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0085E4">
      <w:pPr>
        <w:numPr>
          <w:ilvl w:val="0"/>
          <w:numId w:val="0"/>
        </w:numPr>
        <w:spacing w:line="360" w:lineRule="auto"/>
        <w:rPr>
          <w:rFonts w:ascii="宋体" w:hAnsi="宋体" w:eastAsia="宋体" w:cs="宋体"/>
          <w:sz w:val="24"/>
          <w:szCs w:val="24"/>
        </w:rPr>
      </w:pPr>
      <w:r>
        <w:rPr>
          <w:rFonts w:ascii="Times New Roman" w:hAnsi="Times New Roman" w:eastAsia="宋体" w:cs="Times New Roman"/>
          <w:b/>
          <w:bCs/>
          <w:sz w:val="24"/>
          <w:lang w:val="en-US" w:eastAsia="zh-CN"/>
        </w:rPr>
        <w:t>1.</w:t>
      </w:r>
      <w:r>
        <w:rPr>
          <w:rFonts w:hint="eastAsia" w:ascii="Times New Roman" w:hAnsi="Times New Roman" w:eastAsia="宋体" w:cs="Times New Roman"/>
          <w:b/>
          <w:bCs/>
          <w:sz w:val="24"/>
          <w:lang w:val="en-US" w:eastAsia="zh-CN"/>
        </w:rPr>
        <w:t xml:space="preserve"> </w:t>
      </w:r>
      <w:r>
        <w:rPr>
          <w:rFonts w:hint="eastAsia"/>
          <w:sz w:val="24"/>
          <w:szCs w:val="24"/>
        </w:rPr>
        <w:t>一种基于多尺度滑动窗口和</w:t>
      </w:r>
      <w:r>
        <w:rPr>
          <w:rFonts w:hint="eastAsia" w:ascii="宋体" w:hAnsi="宋体" w:eastAsia="宋体" w:cs="宋体"/>
          <w:sz w:val="24"/>
          <w:szCs w:val="24"/>
        </w:rPr>
        <w:t>专家网络的</w:t>
      </w:r>
      <w:r>
        <w:rPr>
          <w:rFonts w:hint="eastAsia" w:ascii="宋体" w:hAnsi="宋体" w:eastAsia="宋体" w:cs="宋体"/>
          <w:sz w:val="24"/>
          <w:szCs w:val="24"/>
          <w:lang w:val="en-US" w:eastAsia="zh-CN"/>
        </w:rPr>
        <w:t>行人重识别</w:t>
      </w:r>
      <w:r>
        <w:rPr>
          <w:rFonts w:hint="eastAsia" w:ascii="宋体" w:hAnsi="宋体" w:eastAsia="宋体" w:cs="宋体"/>
          <w:sz w:val="24"/>
          <w:szCs w:val="24"/>
        </w:rPr>
        <w:t>方法</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其特征在于，</w:t>
      </w:r>
      <w:commentRangeStart w:id="0"/>
      <w:r>
        <w:rPr>
          <w:rFonts w:hint="eastAsia" w:ascii="宋体" w:hAnsi="宋体" w:eastAsia="宋体" w:cs="宋体"/>
          <w:sz w:val="24"/>
          <w:szCs w:val="24"/>
          <w:lang w:val="en-US" w:eastAsia="zh-CN"/>
        </w:rPr>
        <w:t>包括以下步骤</w:t>
      </w:r>
      <w:commentRangeEnd w:id="0"/>
      <w:r>
        <w:commentReference w:id="0"/>
      </w:r>
      <w:r>
        <w:rPr>
          <w:rFonts w:hint="eastAsia" w:ascii="宋体" w:hAnsi="宋体" w:eastAsia="宋体" w:cs="宋体"/>
          <w:sz w:val="24"/>
          <w:szCs w:val="24"/>
          <w:lang w:val="en-US" w:eastAsia="zh-CN"/>
        </w:rPr>
        <w:t>：</w:t>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ab/>
      </w:r>
      <w:r>
        <w:rPr>
          <w:rFonts w:hint="eastAsia" w:ascii="宋体" w:hAnsi="宋体" w:eastAsia="宋体" w:cs="宋体"/>
          <w:b/>
          <w:color w:val="000000"/>
          <w:sz w:val="24"/>
          <w:szCs w:val="24"/>
        </w:rPr>
        <w:t>步骤</w:t>
      </w:r>
      <w:ins w:id="0" w:author="♚酸奶" w:date="2025-12-05T09:05:30Z">
        <w:r>
          <w:rPr>
            <w:rFonts w:hint="eastAsia" w:ascii="宋体" w:hAnsi="宋体" w:cs="宋体"/>
            <w:b/>
            <w:color w:val="000000"/>
            <w:sz w:val="24"/>
            <w:szCs w:val="24"/>
            <w:lang w:val="en-US" w:eastAsia="zh-CN"/>
          </w:rPr>
          <w:t>S</w:t>
        </w:r>
      </w:ins>
      <w:r>
        <w:rPr>
          <w:rFonts w:hint="eastAsia" w:ascii="宋体" w:hAnsi="宋体" w:eastAsia="宋体" w:cs="宋体"/>
          <w:b/>
          <w:color w:val="000000"/>
          <w:sz w:val="24"/>
          <w:szCs w:val="24"/>
        </w:rPr>
        <w:t>1、</w:t>
      </w:r>
      <w:r>
        <w:rPr>
          <w:rFonts w:hint="eastAsia" w:ascii="宋体" w:hAnsi="宋体" w:eastAsia="宋体" w:cs="宋体"/>
          <w:b/>
          <w:color w:val="000000"/>
          <w:sz w:val="24"/>
          <w:szCs w:val="24"/>
          <w:lang w:val="en-US" w:eastAsia="zh-CN"/>
        </w:rPr>
        <w:t>获取</w:t>
      </w:r>
      <w:ins w:id="1" w:author="Jisoo" w:date="2025-12-07T17:17:21Z">
        <w:r>
          <w:rPr>
            <w:rFonts w:hint="eastAsia" w:ascii="宋体" w:hAnsi="宋体" w:cs="宋体"/>
            <w:b/>
            <w:color w:val="000000"/>
            <w:sz w:val="24"/>
            <w:szCs w:val="24"/>
            <w:lang w:val="en-US" w:eastAsia="zh-CN"/>
          </w:rPr>
          <w:t>并</w:t>
        </w:r>
      </w:ins>
      <w:ins w:id="2" w:author="Jisoo" w:date="2025-12-07T17:17:23Z">
        <w:r>
          <w:rPr>
            <w:rFonts w:hint="eastAsia" w:ascii="宋体" w:hAnsi="宋体" w:cs="宋体"/>
            <w:b/>
            <w:color w:val="000000"/>
            <w:sz w:val="24"/>
            <w:szCs w:val="24"/>
            <w:lang w:val="en-US" w:eastAsia="zh-CN"/>
          </w:rPr>
          <w:t>预处理</w:t>
        </w:r>
      </w:ins>
      <w:r>
        <w:rPr>
          <w:rFonts w:hint="eastAsia" w:ascii="宋体" w:hAnsi="宋体" w:eastAsia="宋体" w:cs="宋体"/>
          <w:b/>
          <w:color w:val="000000"/>
          <w:sz w:val="24"/>
          <w:szCs w:val="24"/>
          <w:lang w:val="en-US" w:eastAsia="zh-CN"/>
        </w:rPr>
        <w:t>输入特征</w:t>
      </w:r>
      <w:del w:id="3" w:author="Jisoo" w:date="2025-12-07T17:17:26Z">
        <w:r>
          <w:rPr>
            <w:rFonts w:hint="eastAsia" w:ascii="宋体" w:hAnsi="宋体" w:eastAsia="宋体" w:cs="宋体"/>
            <w:b/>
            <w:color w:val="000000"/>
            <w:sz w:val="24"/>
            <w:szCs w:val="24"/>
            <w:lang w:val="en-US" w:eastAsia="zh-CN"/>
          </w:rPr>
          <w:delText>序列</w:delText>
        </w:r>
      </w:del>
      <w:r>
        <w:rPr>
          <w:rFonts w:hint="eastAsia" w:ascii="宋体" w:hAnsi="宋体" w:eastAsia="宋体" w:cs="宋体"/>
          <w:b/>
          <w:color w:val="000000"/>
          <w:sz w:val="24"/>
          <w:szCs w:val="24"/>
        </w:rPr>
        <w:t>：</w:t>
      </w:r>
      <w:del w:id="4" w:author="Jisoo" w:date="2025-12-07T17:17:49Z">
        <w:r>
          <w:rPr>
            <w:rFonts w:hint="eastAsia" w:ascii="宋体" w:hAnsi="宋体" w:eastAsia="宋体" w:cs="宋体"/>
            <w:sz w:val="24"/>
            <w:szCs w:val="24"/>
          </w:rPr>
          <w:delText>所</w:delText>
        </w:r>
      </w:del>
      <w:ins w:id="5" w:author="Jisoo" w:date="2025-12-07T17:17:48Z">
        <w:r>
          <w:rPr>
            <w:rFonts w:hint="eastAsia" w:ascii="宋体" w:hAnsi="宋体" w:eastAsia="宋体" w:cs="宋体"/>
            <w:sz w:val="24"/>
            <w:szCs w:val="24"/>
          </w:rPr>
          <w:t>获取所述行人图像的输入特征序列</w:t>
        </w:r>
      </w:ins>
      <m:oMath>
        <w:ins w:id="6" w:author="Jisoo" w:date="2025-12-07T17:17:56Z">
          <m:r>
            <m:rPr/>
            <w:rPr>
              <w:rFonts w:hint="default" w:ascii="Cambria Math" w:hAnsi="Cambria Math" w:cs="宋体"/>
              <w:kern w:val="2"/>
              <w:sz w:val="24"/>
              <w:szCs w:val="24"/>
              <w:lang w:val="en-US" w:eastAsia="zh-CN" w:bidi="ar-SA"/>
            </w:rPr>
            <m:t>X</m:t>
          </m:r>
        </w:ins>
      </m:oMath>
      <w:ins w:id="7" w:author="Jisoo" w:date="2025-12-07T17:17:48Z">
        <w:r>
          <w:rPr>
            <w:rFonts w:hint="eastAsia" w:ascii="宋体" w:hAnsi="宋体" w:eastAsia="宋体" w:cs="宋体"/>
            <w:sz w:val="24"/>
            <w:szCs w:val="24"/>
          </w:rPr>
          <w:t>，所述输入特征序列包括多个图像块的特征向量，每个特征向量具有预设的特征维度</w:t>
        </w:r>
      </w:ins>
      <w:ins w:id="8" w:author="Jisoo" w:date="2025-12-07T17:18:08Z">
        <w:r>
          <w:rPr>
            <w:rFonts w:hint="eastAsia" w:ascii="宋体" w:hAnsi="宋体" w:cs="宋体"/>
            <w:sz w:val="24"/>
            <w:szCs w:val="24"/>
            <w:lang w:eastAsia="zh-CN"/>
          </w:rPr>
          <w:t>，</w:t>
        </w:r>
      </w:ins>
      <w:ins w:id="9" w:author="Jisoo" w:date="2025-12-07T17:17:48Z">
        <w:r>
          <w:rPr>
            <w:rFonts w:hint="eastAsia" w:ascii="宋体" w:hAnsi="宋体" w:eastAsia="宋体" w:cs="宋体"/>
            <w:sz w:val="24"/>
            <w:szCs w:val="24"/>
          </w:rPr>
          <w:t>并对所述特征向量进行编码与归一化处理</w:t>
        </w:r>
      </w:ins>
      <w:del w:id="10" w:author="Jisoo" w:date="2025-12-07T17:17:47Z">
        <w:r>
          <w:rPr>
            <w:rFonts w:hint="eastAsia" w:ascii="宋体" w:hAnsi="宋体" w:eastAsia="宋体" w:cs="宋体"/>
            <w:sz w:val="24"/>
            <w:szCs w:val="24"/>
          </w:rPr>
          <w:delText>述输入特征序列包括多个图像块的特征向量，每个特征向量具有预设的特征维度</w:delText>
        </w:r>
      </w:del>
      <w:r>
        <w:rPr>
          <w:rFonts w:hint="eastAsia" w:ascii="宋体" w:hAnsi="宋体" w:eastAsia="宋体" w:cs="宋体"/>
          <w:sz w:val="24"/>
          <w:szCs w:val="24"/>
        </w:rPr>
        <w:t>；</w:t>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ab/>
      </w:r>
      <w:r>
        <w:rPr>
          <w:rFonts w:hint="eastAsia" w:ascii="宋体" w:hAnsi="宋体" w:eastAsia="宋体" w:cs="宋体"/>
          <w:b/>
          <w:color w:val="000000"/>
          <w:sz w:val="24"/>
          <w:szCs w:val="24"/>
        </w:rPr>
        <w:t>步骤</w:t>
      </w:r>
      <w:ins w:id="11" w:author="♚酸奶" w:date="2025-12-05T09:05:31Z">
        <w:r>
          <w:rPr>
            <w:rFonts w:hint="eastAsia" w:ascii="宋体" w:hAnsi="宋体" w:cs="宋体"/>
            <w:b/>
            <w:color w:val="000000"/>
            <w:sz w:val="24"/>
            <w:szCs w:val="24"/>
            <w:lang w:val="en-US" w:eastAsia="zh-CN"/>
          </w:rPr>
          <w:t>S</w:t>
        </w:r>
      </w:ins>
      <w:r>
        <w:rPr>
          <w:rFonts w:hint="eastAsia" w:ascii="宋体" w:hAnsi="宋体" w:eastAsia="宋体" w:cs="宋体"/>
          <w:b/>
          <w:color w:val="000000"/>
          <w:sz w:val="24"/>
          <w:szCs w:val="24"/>
        </w:rPr>
        <w:t>2、</w:t>
      </w:r>
      <w:r>
        <w:rPr>
          <w:rFonts w:hint="eastAsia" w:ascii="宋体" w:hAnsi="宋体" w:eastAsia="宋体" w:cs="宋体"/>
          <w:b/>
          <w:color w:val="000000"/>
          <w:sz w:val="24"/>
          <w:szCs w:val="24"/>
          <w:lang w:val="en-US" w:eastAsia="zh-CN"/>
        </w:rPr>
        <w:t>多尺度</w:t>
      </w:r>
      <w:del w:id="12" w:author="Jisoo" w:date="2025-12-07T17:19:43Z">
        <w:r>
          <w:rPr>
            <w:rFonts w:hint="default" w:ascii="宋体" w:hAnsi="宋体" w:eastAsia="宋体" w:cs="宋体"/>
            <w:b/>
            <w:color w:val="000000"/>
            <w:sz w:val="24"/>
            <w:szCs w:val="24"/>
            <w:lang w:val="en-US" w:eastAsia="zh-CN"/>
          </w:rPr>
          <w:delText>滑动窗口处理</w:delText>
        </w:r>
      </w:del>
      <w:ins w:id="13" w:author="Jisoo" w:date="2025-12-07T17:19:49Z">
        <w:r>
          <w:rPr>
            <w:rFonts w:hint="eastAsia" w:ascii="宋体" w:hAnsi="宋体" w:cs="宋体"/>
            <w:b/>
            <w:color w:val="000000"/>
            <w:sz w:val="24"/>
            <w:szCs w:val="24"/>
            <w:lang w:val="en-US" w:eastAsia="zh-CN"/>
          </w:rPr>
          <w:t>特征提取</w:t>
        </w:r>
      </w:ins>
      <w:r>
        <w:rPr>
          <w:rFonts w:hint="eastAsia" w:ascii="宋体" w:hAnsi="宋体" w:eastAsia="宋体" w:cs="宋体"/>
          <w:b/>
          <w:color w:val="000000"/>
          <w:sz w:val="24"/>
          <w:szCs w:val="24"/>
        </w:rPr>
        <w:t>：</w:t>
      </w:r>
      <w:r>
        <w:rPr>
          <w:rFonts w:hint="eastAsia" w:ascii="宋体" w:hAnsi="宋体" w:eastAsia="宋体" w:cs="宋体"/>
          <w:sz w:val="24"/>
          <w:szCs w:val="24"/>
        </w:rPr>
        <w:t>使用至少三个不同尺度的滑动窗口</w:t>
      </w:r>
      <w:ins w:id="14" w:author="Jisoo" w:date="2025-12-07T17:19:58Z">
        <w:r>
          <w:rPr>
            <w:rFonts w:hint="eastAsia" w:ascii="宋体" w:hAnsi="宋体" w:cs="宋体"/>
            <w:sz w:val="24"/>
            <w:szCs w:val="24"/>
            <w:lang w:val="en-US" w:eastAsia="zh-CN"/>
          </w:rPr>
          <w:t>(</w:t>
        </w:r>
      </w:ins>
      <m:oMath>
        <m:sSub>
          <m:sSubPr>
            <m:ctrlPr>
              <w:ins w:id="15" w:author="Jisoo" w:date="2025-12-07T17:20:05Z">
                <w:rPr>
                  <w:rFonts w:ascii="Cambria Math" w:hAnsi="Cambria Math" w:cs="宋体"/>
                  <w:i/>
                  <w:sz w:val="24"/>
                  <w:szCs w:val="24"/>
                  <w:lang w:val="en-US"/>
                </w:rPr>
              </w:ins>
            </m:ctrlPr>
          </m:sSubPr>
          <m:e>
            <w:ins w:id="16" w:author="Jisoo" w:date="2025-12-07T17:20:07Z">
              <m:r>
                <m:rPr/>
                <w:rPr>
                  <w:rFonts w:hint="default" w:ascii="Cambria Math" w:hAnsi="Cambria Math" w:cs="宋体"/>
                  <w:sz w:val="24"/>
                  <w:szCs w:val="24"/>
                  <w:lang w:val="en-US" w:eastAsia="zh-CN"/>
                </w:rPr>
                <m:t>S</m:t>
              </m:r>
            </w:ins>
            <m:ctrlPr>
              <w:ins w:id="17" w:author="Jisoo" w:date="2025-12-07T17:20:05Z">
                <w:rPr>
                  <w:rFonts w:ascii="Cambria Math" w:hAnsi="Cambria Math" w:cs="宋体"/>
                  <w:i/>
                  <w:sz w:val="24"/>
                  <w:szCs w:val="24"/>
                  <w:lang w:val="en-US"/>
                </w:rPr>
              </w:ins>
            </m:ctrlPr>
          </m:e>
          <m:sub>
            <w:ins w:id="18" w:author="Jisoo" w:date="2025-12-07T17:20:09Z">
              <m:r>
                <m:rPr/>
                <w:rPr>
                  <w:rFonts w:hint="default" w:ascii="Cambria Math" w:hAnsi="Cambria Math" w:cs="宋体"/>
                  <w:sz w:val="24"/>
                  <w:szCs w:val="24"/>
                  <w:lang w:val="en-US" w:eastAsia="zh-CN"/>
                </w:rPr>
                <m:t>1</m:t>
              </m:r>
            </w:ins>
            <m:ctrlPr>
              <w:ins w:id="19" w:author="Jisoo" w:date="2025-12-07T17:20:05Z">
                <w:rPr>
                  <w:rFonts w:ascii="Cambria Math" w:hAnsi="Cambria Math" w:cs="宋体"/>
                  <w:i/>
                  <w:sz w:val="24"/>
                  <w:szCs w:val="24"/>
                  <w:lang w:val="en-US"/>
                </w:rPr>
              </w:ins>
            </m:ctrlPr>
          </m:sub>
        </m:sSub>
        <w:ins w:id="20" w:author="Jisoo" w:date="2025-12-07T17:20:11Z">
          <m:r>
            <m:rPr/>
            <w:rPr>
              <w:rFonts w:hint="default" w:ascii="Cambria Math" w:hAnsi="Cambria Math" w:cs="宋体"/>
              <w:sz w:val="24"/>
              <w:szCs w:val="24"/>
              <w:lang w:val="en-US" w:eastAsia="zh-CN"/>
            </w:rPr>
            <m:t>,</m:t>
          </m:r>
        </w:ins>
        <m:sSub>
          <m:sSubPr>
            <m:ctrlPr>
              <w:ins w:id="21" w:author="Jisoo" w:date="2025-12-07T17:20:15Z">
                <m:rPr/>
                <w:rPr>
                  <w:rFonts w:hint="default" w:ascii="Cambria Math" w:hAnsi="Cambria Math" w:cs="宋体"/>
                  <w:i/>
                  <w:sz w:val="24"/>
                  <w:szCs w:val="24"/>
                  <w:lang w:val="en-US" w:eastAsia="zh-CN"/>
                </w:rPr>
              </w:ins>
            </m:ctrlPr>
          </m:sSubPr>
          <m:e>
            <w:ins w:id="22" w:author="Jisoo" w:date="2025-12-07T17:20:16Z">
              <m:r>
                <m:rPr/>
                <w:rPr>
                  <w:rFonts w:hint="default" w:ascii="Cambria Math" w:hAnsi="Cambria Math" w:cs="宋体"/>
                  <w:sz w:val="24"/>
                  <w:szCs w:val="24"/>
                  <w:lang w:val="en-US" w:eastAsia="zh-CN"/>
                </w:rPr>
                <m:t>S</m:t>
              </m:r>
            </w:ins>
            <m:ctrlPr>
              <w:ins w:id="23" w:author="Jisoo" w:date="2025-12-07T17:20:15Z">
                <m:rPr/>
                <w:rPr>
                  <w:rFonts w:hint="default" w:ascii="Cambria Math" w:hAnsi="Cambria Math" w:cs="宋体"/>
                  <w:i/>
                  <w:sz w:val="24"/>
                  <w:szCs w:val="24"/>
                  <w:lang w:val="en-US" w:eastAsia="zh-CN"/>
                </w:rPr>
              </w:ins>
            </m:ctrlPr>
          </m:e>
          <m:sub>
            <w:ins w:id="24" w:author="Jisoo" w:date="2025-12-07T17:20:17Z">
              <m:r>
                <m:rPr/>
                <w:rPr>
                  <w:rFonts w:hint="default" w:ascii="Cambria Math" w:hAnsi="Cambria Math" w:cs="宋体"/>
                  <w:sz w:val="24"/>
                  <w:szCs w:val="24"/>
                  <w:lang w:val="en-US" w:eastAsia="zh-CN"/>
                </w:rPr>
                <m:t>2</m:t>
              </m:r>
            </w:ins>
            <m:ctrlPr>
              <w:ins w:id="25" w:author="Jisoo" w:date="2025-12-07T17:20:15Z">
                <m:rPr/>
                <w:rPr>
                  <w:rFonts w:hint="default" w:ascii="Cambria Math" w:hAnsi="Cambria Math" w:cs="宋体"/>
                  <w:i/>
                  <w:sz w:val="24"/>
                  <w:szCs w:val="24"/>
                  <w:lang w:val="en-US" w:eastAsia="zh-CN"/>
                </w:rPr>
              </w:ins>
            </m:ctrlPr>
          </m:sub>
        </m:sSub>
        <w:ins w:id="26" w:author="Jisoo" w:date="2025-12-07T17:20:18Z">
          <m:r>
            <m:rPr/>
            <w:rPr>
              <w:rFonts w:hint="default" w:ascii="Cambria Math" w:hAnsi="Cambria Math" w:cs="宋体"/>
              <w:sz w:val="24"/>
              <w:szCs w:val="24"/>
              <w:lang w:val="en-US" w:eastAsia="zh-CN"/>
            </w:rPr>
            <m:t>,</m:t>
          </m:r>
        </w:ins>
        <m:sSub>
          <m:sSubPr>
            <m:ctrlPr>
              <w:ins w:id="27" w:author="Jisoo" w:date="2025-12-07T17:20:20Z">
                <m:rPr/>
                <w:rPr>
                  <w:rFonts w:hint="default" w:ascii="Cambria Math" w:hAnsi="Cambria Math" w:cs="宋体"/>
                  <w:i/>
                  <w:sz w:val="24"/>
                  <w:szCs w:val="24"/>
                  <w:lang w:val="en-US" w:eastAsia="zh-CN"/>
                </w:rPr>
              </w:ins>
            </m:ctrlPr>
          </m:sSubPr>
          <m:e>
            <w:ins w:id="28" w:author="Jisoo" w:date="2025-12-07T17:20:21Z">
              <m:r>
                <m:rPr/>
                <w:rPr>
                  <w:rFonts w:hint="default" w:ascii="Cambria Math" w:hAnsi="Cambria Math" w:cs="宋体"/>
                  <w:sz w:val="24"/>
                  <w:szCs w:val="24"/>
                  <w:lang w:val="en-US" w:eastAsia="zh-CN"/>
                </w:rPr>
                <m:t>S</m:t>
              </m:r>
            </w:ins>
            <m:ctrlPr>
              <w:ins w:id="29" w:author="Jisoo" w:date="2025-12-07T17:20:20Z">
                <m:rPr/>
                <w:rPr>
                  <w:rFonts w:hint="default" w:ascii="Cambria Math" w:hAnsi="Cambria Math" w:cs="宋体"/>
                  <w:i/>
                  <w:sz w:val="24"/>
                  <w:szCs w:val="24"/>
                  <w:lang w:val="en-US" w:eastAsia="zh-CN"/>
                </w:rPr>
              </w:ins>
            </m:ctrlPr>
          </m:e>
          <m:sub>
            <w:ins w:id="30" w:author="Jisoo" w:date="2025-12-07T17:20:22Z">
              <m:r>
                <m:rPr/>
                <w:rPr>
                  <w:rFonts w:hint="default" w:ascii="Cambria Math" w:hAnsi="Cambria Math" w:cs="宋体"/>
                  <w:sz w:val="24"/>
                  <w:szCs w:val="24"/>
                  <w:lang w:val="en-US" w:eastAsia="zh-CN"/>
                </w:rPr>
                <m:t>3</m:t>
              </m:r>
            </w:ins>
            <m:ctrlPr>
              <w:ins w:id="31" w:author="Jisoo" w:date="2025-12-07T17:20:20Z">
                <m:rPr/>
                <w:rPr>
                  <w:rFonts w:hint="default" w:ascii="Cambria Math" w:hAnsi="Cambria Math" w:cs="宋体"/>
                  <w:i/>
                  <w:sz w:val="24"/>
                  <w:szCs w:val="24"/>
                  <w:lang w:val="en-US" w:eastAsia="zh-CN"/>
                </w:rPr>
              </w:ins>
            </m:ctrlPr>
          </m:sub>
        </m:sSub>
      </m:oMath>
      <w:ins w:id="32" w:author="Jisoo" w:date="2025-12-07T17:19:58Z">
        <w:r>
          <w:rPr>
            <w:rFonts w:hint="eastAsia" w:ascii="宋体" w:hAnsi="宋体" w:cs="宋体"/>
            <w:sz w:val="24"/>
            <w:szCs w:val="24"/>
            <w:lang w:val="en-US" w:eastAsia="zh-CN"/>
          </w:rPr>
          <w:t>)</w:t>
        </w:r>
      </w:ins>
      <w:ins w:id="33" w:author="Jisoo" w:date="2025-12-07T17:21:14Z">
        <w:r>
          <w:rPr>
            <w:rFonts w:hint="eastAsia" w:ascii="宋体" w:hAnsi="宋体" w:cs="宋体"/>
            <w:sz w:val="24"/>
            <w:szCs w:val="24"/>
            <w:lang w:val="en-US" w:eastAsia="zh-CN"/>
          </w:rPr>
          <w:t>分别对所述特征序列</w:t>
        </w:r>
      </w:ins>
      <m:oMath>
        <w:ins w:id="34" w:author="Jisoo" w:date="2025-12-07T17:21:36Z">
          <m:r>
            <m:rPr/>
            <w:rPr>
              <w:rFonts w:hint="default" w:ascii="Cambria Math" w:hAnsi="Cambria Math" w:cs="宋体"/>
              <w:kern w:val="2"/>
              <w:sz w:val="24"/>
              <w:szCs w:val="24"/>
              <w:lang w:val="en-US" w:eastAsia="zh-CN" w:bidi="ar-SA"/>
            </w:rPr>
            <m:t>X</m:t>
          </m:r>
        </w:ins>
      </m:oMath>
      <w:ins w:id="35" w:author="Jisoo" w:date="2025-12-07T17:21:14Z">
        <w:r>
          <w:rPr>
            <w:rFonts w:hint="eastAsia" w:ascii="宋体" w:hAnsi="宋体" w:cs="宋体"/>
            <w:sz w:val="24"/>
            <w:szCs w:val="24"/>
            <w:lang w:val="en-US" w:eastAsia="zh-CN"/>
          </w:rPr>
          <w:t>进行处理，以提取不同感受野的局部特征，从而获得多尺度特征表示</w:t>
        </w:r>
      </w:ins>
      <m:oMath>
        <m:sSub>
          <m:sSubPr>
            <m:ctrlPr>
              <w:ins w:id="36" w:author="Jisoo" w:date="2025-12-07T17:21:47Z">
                <w:rPr>
                  <w:rFonts w:ascii="Cambria Math" w:hAnsi="Cambria Math" w:cs="宋体"/>
                  <w:i/>
                  <w:sz w:val="24"/>
                  <w:szCs w:val="24"/>
                  <w:lang w:val="en-US"/>
                </w:rPr>
              </w:ins>
            </m:ctrlPr>
          </m:sSubPr>
          <m:e>
            <w:ins w:id="37" w:author="Jisoo" w:date="2025-12-07T17:21:48Z">
              <m:r>
                <m:rPr/>
                <w:rPr>
                  <w:rFonts w:hint="default" w:ascii="Cambria Math" w:hAnsi="Cambria Math" w:cs="宋体"/>
                  <w:sz w:val="24"/>
                  <w:szCs w:val="24"/>
                  <w:lang w:val="en-US" w:eastAsia="zh-CN"/>
                </w:rPr>
                <m:t>F</m:t>
              </m:r>
            </w:ins>
            <m:ctrlPr>
              <w:ins w:id="38" w:author="Jisoo" w:date="2025-12-07T17:21:47Z">
                <w:rPr>
                  <w:rFonts w:ascii="Cambria Math" w:hAnsi="Cambria Math" w:cs="宋体"/>
                  <w:i/>
                  <w:sz w:val="24"/>
                  <w:szCs w:val="24"/>
                  <w:lang w:val="en-US"/>
                </w:rPr>
              </w:ins>
            </m:ctrlPr>
          </m:e>
          <m:sub>
            <w:ins w:id="39" w:author="Jisoo" w:date="2025-12-07T17:21:50Z">
              <m:r>
                <m:rPr/>
                <w:rPr>
                  <w:rFonts w:hint="default" w:ascii="Cambria Math" w:hAnsi="Cambria Math" w:cs="宋体"/>
                  <w:sz w:val="24"/>
                  <w:szCs w:val="24"/>
                  <w:lang w:val="en-US" w:eastAsia="zh-CN"/>
                </w:rPr>
                <m:t>I</m:t>
              </m:r>
            </w:ins>
            <m:ctrlPr>
              <w:ins w:id="40" w:author="Jisoo" w:date="2025-12-07T17:21:47Z">
                <w:rPr>
                  <w:rFonts w:ascii="Cambria Math" w:hAnsi="Cambria Math" w:cs="宋体"/>
                  <w:i/>
                  <w:sz w:val="24"/>
                  <w:szCs w:val="24"/>
                  <w:lang w:val="en-US"/>
                </w:rPr>
              </w:ins>
            </m:ctrlPr>
          </m:sub>
        </m:sSub>
      </m:oMath>
      <w:del w:id="41" w:author="Jisoo" w:date="2025-12-07T17:21:05Z">
        <w:r>
          <w:rPr>
            <w:rFonts w:hint="eastAsia" w:ascii="宋体" w:hAnsi="宋体" w:eastAsia="宋体" w:cs="宋体"/>
            <w:sz w:val="24"/>
            <w:szCs w:val="24"/>
          </w:rPr>
          <w:delText>分别对特征序列进行一维卷积操作，所述滑动窗口的尺度分别为4×4、8×8和16×16，每个尺度的滑动窗口使用对应的卷积核大小和步长</w:delText>
        </w:r>
      </w:del>
      <w:r>
        <w:rPr>
          <w:rFonts w:hint="eastAsia" w:ascii="宋体" w:hAnsi="宋体" w:eastAsia="宋体" w:cs="宋体"/>
          <w:sz w:val="24"/>
          <w:szCs w:val="24"/>
        </w:rPr>
        <w:t>；</w:t>
      </w:r>
      <w:ins w:id="42" w:author="Jisoo" w:date="2025-12-07T17:22:00Z">
        <w:r>
          <w:rPr>
            <w:rFonts w:hint="eastAsia" w:ascii="宋体" w:hAnsi="宋体" w:cs="宋体"/>
            <w:sz w:val="24"/>
            <w:szCs w:val="24"/>
            <w:lang w:val="en-US" w:eastAsia="zh-CN"/>
          </w:rPr>
          <w:t>所述</w:t>
        </w:r>
      </w:ins>
      <w:ins w:id="43" w:author="Jisoo" w:date="2025-12-07T17:22:04Z">
        <w:r>
          <w:rPr>
            <w:rFonts w:hint="eastAsia" w:ascii="宋体" w:hAnsi="宋体" w:cs="宋体"/>
            <w:sz w:val="24"/>
            <w:szCs w:val="24"/>
            <w:lang w:val="en-US" w:eastAsia="zh-CN"/>
          </w:rPr>
          <w:t>滑动窗口</w:t>
        </w:r>
      </w:ins>
      <w:ins w:id="44" w:author="Jisoo" w:date="2025-12-07T17:22:06Z">
        <w:r>
          <w:rPr>
            <w:rFonts w:hint="eastAsia" w:ascii="宋体" w:hAnsi="宋体" w:cs="宋体"/>
            <w:sz w:val="24"/>
            <w:szCs w:val="24"/>
            <w:lang w:val="en-US" w:eastAsia="zh-CN"/>
          </w:rPr>
          <w:t>的</w:t>
        </w:r>
      </w:ins>
      <w:ins w:id="45" w:author="Jisoo" w:date="2025-12-07T17:22:08Z">
        <w:r>
          <w:rPr>
            <w:rFonts w:hint="eastAsia" w:ascii="宋体" w:hAnsi="宋体" w:cs="宋体"/>
            <w:sz w:val="24"/>
            <w:szCs w:val="24"/>
            <w:lang w:val="en-US" w:eastAsia="zh-CN"/>
          </w:rPr>
          <w:t>尺度</w:t>
        </w:r>
      </w:ins>
      <w:ins w:id="46" w:author="Jisoo" w:date="2025-12-07T17:22:10Z">
        <w:r>
          <w:rPr>
            <w:rFonts w:hint="eastAsia" w:ascii="宋体" w:hAnsi="宋体" w:cs="宋体"/>
            <w:sz w:val="24"/>
            <w:szCs w:val="24"/>
            <w:lang w:val="en-US" w:eastAsia="zh-CN"/>
          </w:rPr>
          <w:t>具体包括</w:t>
        </w:r>
      </w:ins>
      <m:oMath>
        <w:ins w:id="47" w:author="Jisoo" w:date="2025-12-07T17:22:13Z">
          <m:r>
            <m:rPr/>
            <w:rPr>
              <w:rFonts w:hint="default" w:ascii="Cambria Math" w:hAnsi="Cambria Math" w:cs="宋体"/>
              <w:kern w:val="2"/>
              <w:sz w:val="24"/>
              <w:szCs w:val="24"/>
              <w:lang w:val="en-US" w:eastAsia="zh-CN" w:bidi="ar-SA"/>
            </w:rPr>
            <m:t>4</m:t>
          </m:r>
        </w:ins>
        <w:ins w:id="48" w:author="Jisoo" w:date="2025-12-07T17:22:18Z">
          <m:r>
            <m:rPr/>
            <w:rPr>
              <w:rFonts w:hint="default" w:ascii="Cambria Math" w:hAnsi="Cambria Math" w:cs="Cambria Math"/>
              <w:kern w:val="2"/>
              <w:sz w:val="24"/>
              <w:szCs w:val="24"/>
              <w:lang w:val="en-US" w:eastAsia="zh-CN" w:bidi="ar-SA"/>
            </w:rPr>
            <m:t>×</m:t>
          </m:r>
        </w:ins>
        <w:ins w:id="49" w:author="Jisoo" w:date="2025-12-07T17:22:19Z">
          <m:r>
            <m:rPr/>
            <w:rPr>
              <w:rFonts w:hint="default" w:ascii="Cambria Math" w:hAnsi="Cambria Math" w:cs="宋体"/>
              <w:kern w:val="2"/>
              <w:sz w:val="24"/>
              <w:szCs w:val="24"/>
              <w:lang w:val="en-US" w:eastAsia="zh-CN" w:bidi="ar-SA"/>
            </w:rPr>
            <m:t>4</m:t>
          </m:r>
        </w:ins>
        <w:ins w:id="50" w:author="Jisoo" w:date="2025-12-07T17:22:22Z">
          <m:r>
            <m:rPr/>
            <w:rPr>
              <w:rFonts w:hint="eastAsia" w:ascii="Cambria Math" w:hAnsi="Cambria Math" w:cs="宋体"/>
              <w:kern w:val="2"/>
              <w:sz w:val="24"/>
              <w:szCs w:val="24"/>
              <w:lang w:val="en-US" w:eastAsia="zh-CN" w:bidi="ar-SA"/>
            </w:rPr>
            <m:t>、</m:t>
          </m:r>
        </w:ins>
        <w:ins w:id="51" w:author="Jisoo" w:date="2025-12-07T17:22:27Z">
          <m:r>
            <m:rPr/>
            <w:rPr>
              <w:rFonts w:hint="default" w:ascii="Cambria Math" w:hAnsi="Cambria Math" w:cs="宋体"/>
              <w:kern w:val="2"/>
              <w:sz w:val="24"/>
              <w:szCs w:val="24"/>
              <w:lang w:val="en-US" w:eastAsia="zh-CN" w:bidi="ar-SA"/>
            </w:rPr>
            <m:t>8</m:t>
          </m:r>
        </w:ins>
        <w:ins w:id="52" w:author="Jisoo" w:date="2025-12-07T17:22:29Z">
          <m:r>
            <m:rPr/>
            <w:rPr>
              <w:rFonts w:hint="default" w:ascii="Cambria Math" w:hAnsi="Cambria Math" w:cs="Cambria Math"/>
              <w:kern w:val="2"/>
              <w:sz w:val="24"/>
              <w:szCs w:val="24"/>
              <w:lang w:val="en-US" w:eastAsia="zh-CN" w:bidi="ar-SA"/>
            </w:rPr>
            <m:t>×</m:t>
          </m:r>
        </w:ins>
        <w:ins w:id="53" w:author="Jisoo" w:date="2025-12-07T17:22:30Z">
          <m:r>
            <m:rPr/>
            <w:rPr>
              <w:rFonts w:hint="default" w:ascii="Cambria Math" w:hAnsi="Cambria Math" w:cs="宋体"/>
              <w:kern w:val="2"/>
              <w:sz w:val="24"/>
              <w:szCs w:val="24"/>
              <w:lang w:val="en-US" w:eastAsia="zh-CN" w:bidi="ar-SA"/>
            </w:rPr>
            <m:t>8</m:t>
          </m:r>
        </w:ins>
      </m:oMath>
      <w:ins w:id="54" w:author="Jisoo" w:date="2025-12-07T17:22:40Z">
        <w:r>
          <m:rPr/>
          <w:rPr>
            <w:rFonts w:hint="eastAsia" w:hAnsi="Cambria Math" w:cs="宋体"/>
            <w:i w:val="0"/>
            <w:kern w:val="2"/>
            <w:sz w:val="24"/>
            <w:szCs w:val="24"/>
            <w:lang w:val="en-US" w:eastAsia="zh-CN" w:bidi="ar-SA"/>
          </w:rPr>
          <w:t>和</w:t>
        </w:r>
      </w:ins>
      <m:oMath>
        <w:ins w:id="55" w:author="Jisoo" w:date="2025-12-07T17:22:42Z">
          <m:r>
            <m:rPr/>
            <w:rPr>
              <w:rFonts w:hint="default" w:ascii="Cambria Math" w:hAnsi="Cambria Math" w:cs="宋体"/>
              <w:kern w:val="2"/>
              <w:sz w:val="24"/>
              <w:szCs w:val="24"/>
              <w:lang w:val="en-US" w:eastAsia="zh-CN" w:bidi="ar-SA"/>
            </w:rPr>
            <m:t>1</m:t>
          </m:r>
        </w:ins>
        <w:ins w:id="56" w:author="Jisoo" w:date="2025-12-07T17:22:43Z">
          <m:r>
            <m:rPr/>
            <w:rPr>
              <w:rFonts w:hint="default" w:ascii="Cambria Math" w:hAnsi="Cambria Math" w:cs="宋体"/>
              <w:kern w:val="2"/>
              <w:sz w:val="24"/>
              <w:szCs w:val="24"/>
              <w:lang w:val="en-US" w:eastAsia="zh-CN" w:bidi="ar-SA"/>
            </w:rPr>
            <m:t>6</m:t>
          </m:r>
        </w:ins>
        <w:ins w:id="57" w:author="Jisoo" w:date="2025-12-07T17:22:47Z">
          <m:r>
            <m:rPr/>
            <w:rPr>
              <w:rFonts w:hint="default" w:ascii="Cambria Math" w:hAnsi="Cambria Math" w:cs="Cambria Math"/>
              <w:kern w:val="2"/>
              <w:sz w:val="24"/>
              <w:szCs w:val="24"/>
              <w:lang w:val="en-US" w:eastAsia="zh-CN" w:bidi="ar-SA"/>
            </w:rPr>
            <m:t>×</m:t>
          </m:r>
        </w:ins>
        <w:ins w:id="58" w:author="Jisoo" w:date="2025-12-07T17:22:48Z">
          <m:r>
            <m:rPr/>
            <w:rPr>
              <w:rFonts w:hint="default" w:ascii="Cambria Math" w:hAnsi="Cambria Math" w:cs="宋体"/>
              <w:kern w:val="2"/>
              <w:sz w:val="24"/>
              <w:szCs w:val="24"/>
              <w:lang w:val="en-US" w:eastAsia="zh-CN" w:bidi="ar-SA"/>
            </w:rPr>
            <m:t>16</m:t>
          </m:r>
        </w:ins>
      </m:oMath>
      <w:ins w:id="59" w:author="Jisoo" w:date="2025-12-07T17:27:30Z">
        <w:r>
          <m:rPr/>
          <w:rPr>
            <w:rFonts w:hint="eastAsia" w:hAnsi="Cambria Math" w:cs="宋体"/>
            <w:i w:val="0"/>
            <w:kern w:val="2"/>
            <w:sz w:val="24"/>
            <w:szCs w:val="24"/>
            <w:lang w:val="en-US" w:eastAsia="zh-CN" w:bidi="ar-SA"/>
          </w:rPr>
          <w:t>；</w:t>
        </w:r>
      </w:ins>
      <w:bookmarkStart w:id="0" w:name="_GoBack"/>
      <w:bookmarkEnd w:id="0"/>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Times New Roman" w:hAnsi="Times New Roman"/>
          <w:b/>
          <w:color w:val="000000"/>
          <w:sz w:val="24"/>
        </w:rPr>
        <w:t>步骤</w:t>
      </w:r>
      <w:ins w:id="60" w:author="♚酸奶" w:date="2025-12-05T09:05:32Z">
        <w:r>
          <w:rPr>
            <w:rFonts w:hint="eastAsia"/>
            <w:b/>
            <w:color w:val="000000"/>
            <w:sz w:val="24"/>
            <w:lang w:val="en-US" w:eastAsia="zh-CN"/>
          </w:rPr>
          <w:t>S</w:t>
        </w:r>
      </w:ins>
      <w:r>
        <w:rPr>
          <w:rFonts w:ascii="Times New Roman" w:hAnsi="Times New Roman"/>
          <w:b/>
          <w:color w:val="000000"/>
          <w:sz w:val="24"/>
        </w:rPr>
        <w:t>3、</w:t>
      </w:r>
      <w:r>
        <w:rPr>
          <w:rFonts w:hint="eastAsia"/>
          <w:b/>
          <w:color w:val="000000"/>
          <w:sz w:val="24"/>
          <w:lang w:val="en-US" w:eastAsia="zh-CN"/>
        </w:rPr>
        <w:t>专家网络</w:t>
      </w:r>
      <w:ins w:id="61" w:author="Jisoo" w:date="2025-12-07T17:18:35Z">
        <w:r>
          <w:rPr>
            <w:rFonts w:hint="eastAsia"/>
            <w:b/>
            <w:color w:val="000000"/>
            <w:sz w:val="24"/>
            <w:lang w:val="en-US" w:eastAsia="zh-CN"/>
          </w:rPr>
          <w:t>专业化</w:t>
        </w:r>
      </w:ins>
      <w:del w:id="62" w:author="Jisoo" w:date="2025-12-07T17:18:32Z">
        <w:r>
          <w:rPr>
            <w:rFonts w:hint="eastAsia"/>
            <w:b/>
            <w:color w:val="000000"/>
            <w:sz w:val="24"/>
            <w:lang w:val="en-US" w:eastAsia="zh-CN"/>
          </w:rPr>
          <w:delText>特征</w:delText>
        </w:r>
      </w:del>
      <w:r>
        <w:rPr>
          <w:rFonts w:hint="eastAsia"/>
          <w:b/>
          <w:color w:val="000000"/>
          <w:sz w:val="24"/>
          <w:szCs w:val="24"/>
          <w:lang w:val="en-US" w:eastAsia="zh-CN"/>
        </w:rPr>
        <w:t>处理</w:t>
      </w:r>
      <w:r>
        <w:rPr>
          <w:rFonts w:ascii="Times New Roman" w:hAnsi="Times New Roman" w:eastAsia="宋体" w:cs="Times New Roman"/>
          <w:b/>
          <w:color w:val="000000"/>
          <w:sz w:val="24"/>
          <w:szCs w:val="24"/>
        </w:rPr>
        <w:t>：</w:t>
      </w:r>
      <w:r>
        <w:rPr>
          <w:rFonts w:hint="eastAsia"/>
          <w:sz w:val="24"/>
          <w:szCs w:val="24"/>
        </w:rPr>
        <w:t>为每个尺度</w:t>
      </w:r>
      <m:oMath>
        <m:sSub>
          <m:sSubPr>
            <m:ctrlPr>
              <w:ins w:id="63" w:author="Jisoo" w:date="2025-12-07T17:18:48Z">
                <w:rPr>
                  <w:rFonts w:ascii="Cambria Math" w:hAnsi="Cambria Math"/>
                  <w:i/>
                  <w:sz w:val="24"/>
                  <w:szCs w:val="24"/>
                </w:rPr>
              </w:ins>
            </m:ctrlPr>
          </m:sSubPr>
          <m:e>
            <w:ins w:id="64" w:author="Jisoo" w:date="2025-12-07T17:18:49Z">
              <m:r>
                <m:rPr/>
                <w:rPr>
                  <w:rFonts w:hint="default" w:ascii="Cambria Math" w:hAnsi="Cambria Math"/>
                  <w:sz w:val="24"/>
                  <w:szCs w:val="24"/>
                  <w:lang w:val="en-US" w:eastAsia="zh-CN"/>
                </w:rPr>
                <m:t>S</m:t>
              </m:r>
            </w:ins>
            <m:ctrlPr>
              <w:ins w:id="65" w:author="Jisoo" w:date="2025-12-07T17:18:48Z">
                <w:rPr>
                  <w:rFonts w:ascii="Cambria Math" w:hAnsi="Cambria Math"/>
                  <w:i/>
                  <w:sz w:val="24"/>
                  <w:szCs w:val="24"/>
                </w:rPr>
              </w:ins>
            </m:ctrlPr>
          </m:e>
          <m:sub>
            <w:ins w:id="66" w:author="Jisoo" w:date="2025-12-07T17:18:51Z">
              <m:r>
                <m:rPr/>
                <w:rPr>
                  <w:rFonts w:hint="default" w:ascii="Cambria Math" w:hAnsi="Cambria Math"/>
                  <w:sz w:val="24"/>
                  <w:szCs w:val="24"/>
                  <w:lang w:val="en-US" w:eastAsia="zh-CN"/>
                </w:rPr>
                <m:t>i</m:t>
              </m:r>
            </w:ins>
            <m:ctrlPr>
              <w:ins w:id="67" w:author="Jisoo" w:date="2025-12-07T17:18:48Z">
                <w:rPr>
                  <w:rFonts w:ascii="Cambria Math" w:hAnsi="Cambria Math"/>
                  <w:i/>
                  <w:sz w:val="24"/>
                  <w:szCs w:val="24"/>
                </w:rPr>
              </w:ins>
            </m:ctrlPr>
          </m:sub>
        </m:sSub>
      </m:oMath>
      <w:r>
        <w:rPr>
          <w:rFonts w:hint="eastAsia"/>
          <w:sz w:val="24"/>
          <w:szCs w:val="24"/>
        </w:rPr>
        <w:t>配置专门的专家网络</w:t>
      </w:r>
      <m:oMath>
        <m:sSub>
          <m:sSubPr>
            <m:ctrlPr>
              <w:ins w:id="68" w:author="Jisoo" w:date="2025-12-07T17:18:57Z">
                <w:rPr>
                  <w:rFonts w:ascii="Cambria Math" w:hAnsi="Cambria Math"/>
                  <w:i/>
                  <w:sz w:val="24"/>
                  <w:szCs w:val="24"/>
                </w:rPr>
              </w:ins>
            </m:ctrlPr>
          </m:sSubPr>
          <m:e>
            <w:ins w:id="69" w:author="Jisoo" w:date="2025-12-07T17:18:59Z">
              <m:r>
                <m:rPr/>
                <w:rPr>
                  <w:rFonts w:hint="default" w:ascii="Cambria Math" w:hAnsi="Cambria Math"/>
                  <w:sz w:val="24"/>
                  <w:szCs w:val="24"/>
                  <w:lang w:val="en-US" w:eastAsia="zh-CN"/>
                </w:rPr>
                <m:t>E</m:t>
              </m:r>
            </w:ins>
            <m:ctrlPr>
              <w:ins w:id="70" w:author="Jisoo" w:date="2025-12-07T17:18:57Z">
                <w:rPr>
                  <w:rFonts w:ascii="Cambria Math" w:hAnsi="Cambria Math"/>
                  <w:i/>
                  <w:sz w:val="24"/>
                  <w:szCs w:val="24"/>
                </w:rPr>
              </w:ins>
            </m:ctrlPr>
          </m:e>
          <m:sub>
            <w:ins w:id="71" w:author="Jisoo" w:date="2025-12-07T17:19:00Z">
              <m:r>
                <m:rPr/>
                <w:rPr>
                  <w:rFonts w:hint="default" w:ascii="Cambria Math" w:hAnsi="Cambria Math"/>
                  <w:sz w:val="24"/>
                  <w:szCs w:val="24"/>
                  <w:lang w:val="en-US" w:eastAsia="zh-CN"/>
                </w:rPr>
                <m:t>i</m:t>
              </m:r>
            </w:ins>
            <m:ctrlPr>
              <w:ins w:id="72" w:author="Jisoo" w:date="2025-12-07T17:18:57Z">
                <w:rPr>
                  <w:rFonts w:ascii="Cambria Math" w:hAnsi="Cambria Math"/>
                  <w:i/>
                  <w:sz w:val="24"/>
                  <w:szCs w:val="24"/>
                </w:rPr>
              </w:ins>
            </m:ctrlPr>
          </m:sub>
        </m:sSub>
      </m:oMath>
      <w:r>
        <w:rPr>
          <w:rFonts w:hint="eastAsia"/>
          <w:sz w:val="24"/>
          <w:szCs w:val="24"/>
        </w:rPr>
        <w:t>，</w:t>
      </w:r>
      <w:ins w:id="73" w:author="Jisoo" w:date="2025-12-07T17:23:08Z">
        <w:r>
          <w:rPr>
            <w:rFonts w:hint="eastAsia"/>
            <w:sz w:val="24"/>
            <w:szCs w:val="24"/>
            <w:lang w:val="en-US" w:eastAsia="zh-CN"/>
          </w:rPr>
          <w:t>所述</w:t>
        </w:r>
      </w:ins>
      <w:del w:id="74" w:author="Jisoo" w:date="2025-12-07T17:23:07Z">
        <w:r>
          <w:rPr>
            <w:rFonts w:hint="eastAsia"/>
            <w:sz w:val="24"/>
            <w:szCs w:val="24"/>
          </w:rPr>
          <w:delText>每</w:delText>
        </w:r>
      </w:del>
      <w:del w:id="75" w:author="Jisoo" w:date="2025-12-07T17:23:06Z">
        <w:r>
          <w:rPr>
            <w:rFonts w:hint="eastAsia"/>
            <w:sz w:val="24"/>
            <w:szCs w:val="24"/>
          </w:rPr>
          <w:delText>个</w:delText>
        </w:r>
      </w:del>
      <w:r>
        <w:rPr>
          <w:rFonts w:hint="eastAsia"/>
          <w:sz w:val="24"/>
          <w:szCs w:val="24"/>
        </w:rPr>
        <w:t>专家网络</w:t>
      </w:r>
      <m:oMath>
        <m:sSub>
          <m:sSubPr>
            <m:ctrlPr>
              <w:ins w:id="76" w:author="Jisoo" w:date="2025-12-07T17:23:14Z">
                <w:rPr>
                  <w:rFonts w:ascii="Cambria Math" w:hAnsi="Cambria Math"/>
                  <w:i/>
                  <w:sz w:val="24"/>
                  <w:szCs w:val="24"/>
                </w:rPr>
              </w:ins>
            </m:ctrlPr>
          </m:sSubPr>
          <m:e>
            <w:ins w:id="77" w:author="Jisoo" w:date="2025-12-07T17:23:15Z">
              <m:r>
                <m:rPr/>
                <w:rPr>
                  <w:rFonts w:hint="default" w:ascii="Cambria Math" w:hAnsi="Cambria Math"/>
                  <w:sz w:val="24"/>
                  <w:szCs w:val="24"/>
                  <w:lang w:val="en-US" w:eastAsia="zh-CN"/>
                </w:rPr>
                <m:t>E</m:t>
              </m:r>
            </w:ins>
            <m:ctrlPr>
              <w:ins w:id="78" w:author="Jisoo" w:date="2025-12-07T17:23:14Z">
                <w:rPr>
                  <w:rFonts w:ascii="Cambria Math" w:hAnsi="Cambria Math"/>
                  <w:i/>
                  <w:sz w:val="24"/>
                  <w:szCs w:val="24"/>
                </w:rPr>
              </w:ins>
            </m:ctrlPr>
          </m:e>
          <m:sub>
            <w:ins w:id="79" w:author="Jisoo" w:date="2025-12-07T17:23:17Z">
              <m:r>
                <m:rPr/>
                <w:rPr>
                  <w:rFonts w:hint="default" w:ascii="Cambria Math" w:hAnsi="Cambria Math"/>
                  <w:sz w:val="24"/>
                  <w:szCs w:val="24"/>
                  <w:lang w:val="en-US" w:eastAsia="zh-CN"/>
                </w:rPr>
                <m:t>i</m:t>
              </m:r>
            </w:ins>
            <m:ctrlPr>
              <w:ins w:id="80" w:author="Jisoo" w:date="2025-12-07T17:23:14Z">
                <w:rPr>
                  <w:rFonts w:ascii="Cambria Math" w:hAnsi="Cambria Math"/>
                  <w:i/>
                  <w:sz w:val="24"/>
                  <w:szCs w:val="24"/>
                </w:rPr>
              </w:ins>
            </m:ctrlPr>
          </m:sub>
        </m:sSub>
      </m:oMath>
      <w:r>
        <w:rPr>
          <w:rFonts w:hint="eastAsia"/>
          <w:sz w:val="24"/>
          <w:szCs w:val="24"/>
        </w:rPr>
        <w:t>包括多层感知机结构和残差连接机制，</w:t>
      </w:r>
      <w:ins w:id="81" w:author="Jisoo" w:date="2025-12-07T17:19:19Z">
        <w:r>
          <w:rPr>
            <w:rFonts w:hint="eastAsia"/>
            <w:sz w:val="24"/>
            <w:szCs w:val="24"/>
            <w:lang w:val="en-US" w:eastAsia="zh-CN"/>
          </w:rPr>
          <w:t>用于</w:t>
        </w:r>
      </w:ins>
      <w:r>
        <w:rPr>
          <w:rFonts w:hint="eastAsia"/>
          <w:sz w:val="24"/>
          <w:szCs w:val="24"/>
        </w:rPr>
        <w:t>对对应尺度的特征</w:t>
      </w:r>
      <m:oMath>
        <m:sSub>
          <m:sSubPr>
            <m:ctrlPr>
              <w:ins w:id="82" w:author="Jisoo" w:date="2025-12-07T17:23:34Z">
                <w:rPr>
                  <w:rFonts w:ascii="Cambria Math" w:hAnsi="Cambria Math"/>
                  <w:i/>
                  <w:sz w:val="24"/>
                  <w:szCs w:val="24"/>
                </w:rPr>
              </w:ins>
            </m:ctrlPr>
          </m:sSubPr>
          <m:e>
            <w:ins w:id="83" w:author="Jisoo" w:date="2025-12-07T17:23:37Z">
              <m:r>
                <m:rPr/>
                <w:rPr>
                  <w:rFonts w:hint="default" w:ascii="Cambria Math" w:hAnsi="Cambria Math"/>
                  <w:sz w:val="24"/>
                  <w:szCs w:val="24"/>
                  <w:lang w:val="en-US" w:eastAsia="zh-CN"/>
                </w:rPr>
                <m:t>F</m:t>
              </m:r>
            </w:ins>
            <m:ctrlPr>
              <w:ins w:id="84" w:author="Jisoo" w:date="2025-12-07T17:23:34Z">
                <w:rPr>
                  <w:rFonts w:ascii="Cambria Math" w:hAnsi="Cambria Math"/>
                  <w:i/>
                  <w:sz w:val="24"/>
                  <w:szCs w:val="24"/>
                </w:rPr>
              </w:ins>
            </m:ctrlPr>
          </m:e>
          <m:sub>
            <w:ins w:id="85" w:author="Jisoo" w:date="2025-12-07T17:23:38Z">
              <m:r>
                <m:rPr/>
                <w:rPr>
                  <w:rFonts w:hint="default" w:ascii="Cambria Math" w:hAnsi="Cambria Math"/>
                  <w:sz w:val="24"/>
                  <w:szCs w:val="24"/>
                  <w:lang w:val="en-US" w:eastAsia="zh-CN"/>
                </w:rPr>
                <m:t>i</m:t>
              </m:r>
            </w:ins>
            <m:ctrlPr>
              <w:ins w:id="86" w:author="Jisoo" w:date="2025-12-07T17:23:34Z">
                <w:rPr>
                  <w:rFonts w:ascii="Cambria Math" w:hAnsi="Cambria Math"/>
                  <w:i/>
                  <w:sz w:val="24"/>
                  <w:szCs w:val="24"/>
                </w:rPr>
              </w:ins>
            </m:ctrlPr>
          </m:sub>
        </m:sSub>
      </m:oMath>
      <w:r>
        <w:rPr>
          <w:rFonts w:hint="eastAsia"/>
          <w:sz w:val="24"/>
          <w:szCs w:val="24"/>
        </w:rPr>
        <w:t>进行特征增强和维度变换</w:t>
      </w:r>
      <w:ins w:id="87" w:author="Jisoo" w:date="2025-12-07T17:23:48Z">
        <w:r>
          <w:rPr>
            <w:rFonts w:hint="eastAsia"/>
            <w:sz w:val="24"/>
            <w:szCs w:val="24"/>
            <w:lang w:eastAsia="zh-CN"/>
          </w:rPr>
          <w:t>，</w:t>
        </w:r>
      </w:ins>
      <w:ins w:id="88" w:author="Jisoo" w:date="2025-12-07T17:23:58Z">
        <w:r>
          <w:rPr>
            <w:rFonts w:hint="eastAsia"/>
            <w:sz w:val="24"/>
            <w:szCs w:val="24"/>
            <w:lang w:val="en-US" w:eastAsia="zh-CN"/>
          </w:rPr>
          <w:t>输出</w:t>
        </w:r>
      </w:ins>
      <w:ins w:id="89" w:author="Jisoo" w:date="2025-12-07T17:24:02Z">
        <w:r>
          <w:rPr>
            <w:rFonts w:hint="eastAsia"/>
            <w:sz w:val="24"/>
            <w:szCs w:val="24"/>
            <w:lang w:val="en-US" w:eastAsia="zh-CN"/>
          </w:rPr>
          <w:t>专业化</w:t>
        </w:r>
      </w:ins>
      <w:ins w:id="90" w:author="Jisoo" w:date="2025-12-07T17:24:04Z">
        <w:r>
          <w:rPr>
            <w:rFonts w:hint="eastAsia"/>
            <w:sz w:val="24"/>
            <w:szCs w:val="24"/>
            <w:lang w:val="en-US" w:eastAsia="zh-CN"/>
          </w:rPr>
          <w:t>特征</w:t>
        </w:r>
      </w:ins>
      <m:oMath>
        <m:sSub>
          <m:sSubPr>
            <m:ctrlPr>
              <w:ins w:id="91" w:author="Jisoo" w:date="2025-12-07T17:24:08Z">
                <w:rPr>
                  <w:rFonts w:ascii="Cambria Math" w:hAnsi="Cambria Math"/>
                  <w:i/>
                  <w:sz w:val="24"/>
                  <w:szCs w:val="24"/>
                  <w:lang w:val="en-US"/>
                </w:rPr>
              </w:ins>
            </m:ctrlPr>
          </m:sSubPr>
          <m:e>
            <w:ins w:id="92" w:author="Jisoo" w:date="2025-12-07T17:24:09Z">
              <m:r>
                <m:rPr/>
                <w:rPr>
                  <w:rFonts w:hint="default" w:ascii="Cambria Math" w:hAnsi="Cambria Math"/>
                  <w:sz w:val="24"/>
                  <w:szCs w:val="24"/>
                  <w:lang w:val="en-US" w:eastAsia="zh-CN"/>
                </w:rPr>
                <m:t>G</m:t>
              </m:r>
            </w:ins>
            <m:ctrlPr>
              <w:ins w:id="93" w:author="Jisoo" w:date="2025-12-07T17:24:08Z">
                <w:rPr>
                  <w:rFonts w:ascii="Cambria Math" w:hAnsi="Cambria Math"/>
                  <w:i/>
                  <w:sz w:val="24"/>
                  <w:szCs w:val="24"/>
                  <w:lang w:val="en-US"/>
                </w:rPr>
              </w:ins>
            </m:ctrlPr>
          </m:e>
          <m:sub>
            <w:ins w:id="94" w:author="Jisoo" w:date="2025-12-07T17:24:11Z">
              <m:r>
                <m:rPr/>
                <w:rPr>
                  <w:rFonts w:hint="default" w:ascii="Cambria Math" w:hAnsi="Cambria Math"/>
                  <w:sz w:val="24"/>
                  <w:szCs w:val="24"/>
                  <w:lang w:val="en-US" w:eastAsia="zh-CN"/>
                </w:rPr>
                <m:t>i</m:t>
              </m:r>
            </w:ins>
            <m:ctrlPr>
              <w:ins w:id="95" w:author="Jisoo" w:date="2025-12-07T17:24:08Z">
                <w:rPr>
                  <w:rFonts w:ascii="Cambria Math" w:hAnsi="Cambria Math"/>
                  <w:i/>
                  <w:sz w:val="24"/>
                  <w:szCs w:val="24"/>
                  <w:lang w:val="en-US"/>
                </w:rPr>
              </w:ins>
            </m:ctrlPr>
          </m:sub>
        </m:sSub>
      </m:oMath>
      <w:ins w:id="96" w:author="Jisoo" w:date="2025-12-07T17:27:35Z">
        <w:r>
          <w:rPr>
            <w:rFonts w:hint="eastAsia" w:hAnsi="Cambria Math"/>
            <w:i w:val="0"/>
            <w:sz w:val="24"/>
            <w:szCs w:val="24"/>
            <w:lang w:val="en-US" w:eastAsia="zh-CN"/>
          </w:rPr>
          <w:t>；</w:t>
        </w:r>
      </w:ins>
      <w:del w:id="97" w:author="Jisoo" w:date="2025-12-07T17:23:47Z">
        <w:r>
          <w:rPr>
            <w:rFonts w:hint="eastAsia"/>
            <w:sz w:val="24"/>
            <w:szCs w:val="24"/>
          </w:rPr>
          <w:delText>；</w:delText>
        </w:r>
      </w:del>
    </w:p>
    <w:p w14:paraId="07124D91">
      <w:pPr>
        <w:numPr>
          <w:ilvl w:val="0"/>
          <w:numId w:val="0"/>
        </w:numPr>
        <w:spacing w:line="360" w:lineRule="auto"/>
        <w:ind w:firstLine="420" w:firstLineChars="0"/>
        <w:rPr>
          <w:rFonts w:hint="eastAsia" w:ascii="宋体" w:hAnsi="宋体" w:eastAsia="宋体" w:cs="宋体"/>
          <w:sz w:val="24"/>
          <w:szCs w:val="24"/>
          <w:lang w:eastAsia="zh-CN"/>
        </w:rPr>
      </w:pPr>
      <w:commentRangeStart w:id="1"/>
      <w:r>
        <w:rPr>
          <w:rFonts w:ascii="Times New Roman" w:hAnsi="Times New Roman"/>
          <w:b/>
          <w:color w:val="000000"/>
          <w:sz w:val="24"/>
        </w:rPr>
        <w:t>步骤</w:t>
      </w:r>
      <w:ins w:id="98" w:author="♚酸奶" w:date="2025-12-05T09:05:33Z">
        <w:r>
          <w:rPr>
            <w:rFonts w:hint="eastAsia"/>
            <w:b/>
            <w:color w:val="000000"/>
            <w:sz w:val="24"/>
            <w:lang w:val="en-US" w:eastAsia="zh-CN"/>
          </w:rPr>
          <w:t>S</w:t>
        </w:r>
      </w:ins>
      <w:r>
        <w:rPr>
          <w:rFonts w:hint="eastAsia"/>
          <w:b/>
          <w:color w:val="000000"/>
          <w:sz w:val="24"/>
          <w:lang w:val="en-US" w:eastAsia="zh-CN"/>
        </w:rPr>
        <w:t>4</w:t>
      </w:r>
      <w:r>
        <w:rPr>
          <w:rFonts w:ascii="Times New Roman" w:hAnsi="Times New Roman"/>
          <w:b/>
          <w:color w:val="000000"/>
          <w:sz w:val="24"/>
        </w:rPr>
        <w:t>、</w:t>
      </w:r>
      <w:r>
        <w:rPr>
          <w:rFonts w:hint="eastAsia"/>
          <w:b/>
          <w:color w:val="000000"/>
          <w:sz w:val="24"/>
          <w:lang w:val="en-US" w:eastAsia="zh-CN"/>
        </w:rPr>
        <w:t>门控</w:t>
      </w:r>
      <w:del w:id="99" w:author="Jisoo" w:date="2025-12-07T17:24:30Z">
        <w:r>
          <w:rPr>
            <w:rFonts w:hint="default"/>
            <w:b/>
            <w:color w:val="000000"/>
            <w:sz w:val="24"/>
            <w:lang w:val="en-US" w:eastAsia="zh-CN"/>
          </w:rPr>
          <w:delText>网络权重</w:delText>
        </w:r>
      </w:del>
      <w:del w:id="100" w:author="Jisoo" w:date="2025-12-07T17:24:30Z">
        <w:r>
          <w:rPr>
            <w:rFonts w:hint="default" w:ascii="宋体" w:hAnsi="宋体" w:eastAsia="宋体" w:cs="宋体"/>
            <w:b/>
            <w:color w:val="000000"/>
            <w:sz w:val="24"/>
            <w:szCs w:val="24"/>
            <w:lang w:val="en-US" w:eastAsia="zh-CN"/>
          </w:rPr>
          <w:delText>计算</w:delText>
        </w:r>
        <w:commentRangeEnd w:id="1"/>
      </w:del>
      <w:r>
        <w:commentReference w:id="1"/>
      </w:r>
      <w:ins w:id="101" w:author="Jisoo" w:date="2025-12-07T17:24:34Z">
        <w:r>
          <w:rPr>
            <w:rFonts w:hint="eastAsia"/>
            <w:b/>
            <w:color w:val="000000"/>
            <w:sz w:val="24"/>
            <w:lang w:val="en-US" w:eastAsia="zh-CN"/>
          </w:rPr>
          <w:t>加权融合</w:t>
        </w:r>
      </w:ins>
      <w:ins w:id="102" w:author="Jisoo" w:date="2025-12-07T17:24:35Z">
        <w:r>
          <w:rPr>
            <w:rFonts w:hint="eastAsia"/>
            <w:b/>
            <w:color w:val="000000"/>
            <w:sz w:val="24"/>
            <w:lang w:val="en-US" w:eastAsia="zh-CN"/>
          </w:rPr>
          <w:t>与</w:t>
        </w:r>
      </w:ins>
      <w:ins w:id="103" w:author="Jisoo" w:date="2025-12-07T17:24:36Z">
        <w:r>
          <w:rPr>
            <w:rFonts w:hint="eastAsia"/>
            <w:b/>
            <w:color w:val="000000"/>
            <w:sz w:val="24"/>
            <w:lang w:val="en-US" w:eastAsia="zh-CN"/>
          </w:rPr>
          <w:t>输出</w:t>
        </w:r>
      </w:ins>
      <w:r>
        <w:rPr>
          <w:rFonts w:hint="eastAsia" w:ascii="宋体" w:hAnsi="宋体" w:eastAsia="宋体" w:cs="宋体"/>
          <w:b/>
          <w:color w:val="000000"/>
          <w:sz w:val="24"/>
          <w:szCs w:val="24"/>
        </w:rPr>
        <w:t>：</w:t>
      </w:r>
      <w:r>
        <w:rPr>
          <w:rFonts w:hint="eastAsia" w:ascii="宋体" w:hAnsi="宋体" w:eastAsia="宋体" w:cs="宋体"/>
          <w:sz w:val="24"/>
          <w:szCs w:val="24"/>
        </w:rPr>
        <w:t>利用门控网络模块</w:t>
      </w:r>
      <m:oMath>
        <w:ins w:id="104" w:author="Jisoo" w:date="2025-12-07T17:24:43Z">
          <m:r>
            <m:rPr/>
            <w:rPr>
              <w:rFonts w:hint="default" w:ascii="Cambria Math" w:hAnsi="Cambria Math" w:cs="宋体"/>
              <w:kern w:val="2"/>
              <w:sz w:val="24"/>
              <w:szCs w:val="24"/>
              <w:lang w:val="en-US" w:eastAsia="zh-CN" w:bidi="ar-SA"/>
            </w:rPr>
            <m:t>G</m:t>
          </m:r>
        </w:ins>
      </m:oMath>
      <w:r>
        <w:rPr>
          <w:rFonts w:hint="eastAsia" w:ascii="宋体" w:hAnsi="宋体" w:eastAsia="宋体" w:cs="宋体"/>
          <w:sz w:val="24"/>
          <w:szCs w:val="24"/>
        </w:rPr>
        <w:t>计算各专家网络</w:t>
      </w:r>
      <m:oMath>
        <m:sSub>
          <m:sSubPr>
            <m:ctrlPr>
              <w:ins w:id="105" w:author="Jisoo" w:date="2025-12-07T17:24:49Z">
                <w:rPr>
                  <w:rFonts w:ascii="Cambria Math" w:hAnsi="Cambria Math" w:cs="宋体"/>
                  <w:i/>
                  <w:sz w:val="24"/>
                  <w:szCs w:val="24"/>
                </w:rPr>
              </w:ins>
            </m:ctrlPr>
          </m:sSubPr>
          <m:e>
            <w:ins w:id="106" w:author="Jisoo" w:date="2025-12-07T17:24:50Z">
              <m:r>
                <m:rPr/>
                <w:rPr>
                  <w:rFonts w:hint="default" w:ascii="Cambria Math" w:hAnsi="Cambria Math" w:cs="宋体"/>
                  <w:sz w:val="24"/>
                  <w:szCs w:val="24"/>
                  <w:lang w:val="en-US" w:eastAsia="zh-CN"/>
                </w:rPr>
                <m:t>E</m:t>
              </m:r>
            </w:ins>
            <m:ctrlPr>
              <w:ins w:id="107" w:author="Jisoo" w:date="2025-12-07T17:24:49Z">
                <w:rPr>
                  <w:rFonts w:ascii="Cambria Math" w:hAnsi="Cambria Math" w:cs="宋体"/>
                  <w:i/>
                  <w:sz w:val="24"/>
                  <w:szCs w:val="24"/>
                </w:rPr>
              </w:ins>
            </m:ctrlPr>
          </m:e>
          <m:sub>
            <w:ins w:id="108" w:author="Jisoo" w:date="2025-12-07T17:24:52Z">
              <m:r>
                <m:rPr/>
                <w:rPr>
                  <w:rFonts w:hint="default" w:ascii="Cambria Math" w:hAnsi="Cambria Math" w:cs="宋体"/>
                  <w:sz w:val="24"/>
                  <w:szCs w:val="24"/>
                  <w:lang w:val="en-US" w:eastAsia="zh-CN"/>
                </w:rPr>
                <m:t>i</m:t>
              </m:r>
            </w:ins>
            <m:ctrlPr>
              <w:ins w:id="109" w:author="Jisoo" w:date="2025-12-07T17:24:49Z">
                <w:rPr>
                  <w:rFonts w:ascii="Cambria Math" w:hAnsi="Cambria Math" w:cs="宋体"/>
                  <w:i/>
                  <w:sz w:val="24"/>
                  <w:szCs w:val="24"/>
                </w:rPr>
              </w:ins>
            </m:ctrlPr>
          </m:sub>
        </m:sSub>
      </m:oMath>
      <w:r>
        <w:rPr>
          <w:rFonts w:hint="eastAsia" w:ascii="宋体" w:hAnsi="宋体" w:eastAsia="宋体" w:cs="宋体"/>
          <w:sz w:val="24"/>
          <w:szCs w:val="24"/>
        </w:rPr>
        <w:t>的</w:t>
      </w:r>
      <w:ins w:id="110" w:author="Jisoo" w:date="2025-12-07T17:24:58Z">
        <w:r>
          <w:rPr>
            <w:rFonts w:hint="eastAsia" w:ascii="宋体" w:hAnsi="宋体" w:cs="宋体"/>
            <w:sz w:val="24"/>
            <w:szCs w:val="24"/>
            <w:lang w:val="en-US" w:eastAsia="zh-CN"/>
          </w:rPr>
          <w:t>融合</w:t>
        </w:r>
      </w:ins>
      <w:r>
        <w:rPr>
          <w:rFonts w:hint="eastAsia" w:ascii="宋体" w:hAnsi="宋体" w:eastAsia="宋体" w:cs="宋体"/>
          <w:sz w:val="24"/>
          <w:szCs w:val="24"/>
        </w:rPr>
        <w:t>权重分布</w:t>
      </w:r>
      <m:oMath>
        <w:ins w:id="111" w:author="Jisoo" w:date="2025-12-07T17:25:02Z">
          <m:r>
            <m:rPr/>
            <w:rPr>
              <w:rFonts w:hint="default" w:ascii="Cambria Math" w:hAnsi="Cambria Math" w:cs="宋体"/>
              <w:kern w:val="2"/>
              <w:sz w:val="24"/>
              <w:szCs w:val="24"/>
              <w:lang w:val="en-US" w:eastAsia="zh-CN" w:bidi="ar-SA"/>
            </w:rPr>
            <m:t>W</m:t>
          </m:r>
        </w:ins>
      </m:oMath>
      <w:r>
        <w:rPr>
          <w:rFonts w:hint="eastAsia" w:ascii="宋体" w:hAnsi="宋体" w:eastAsia="宋体" w:cs="宋体"/>
          <w:sz w:val="24"/>
          <w:szCs w:val="24"/>
        </w:rPr>
        <w:t>，</w:t>
      </w:r>
      <w:ins w:id="112" w:author="Jisoo" w:date="2025-12-07T17:25:32Z">
        <w:r>
          <w:rPr>
            <w:rFonts w:hint="eastAsia" w:ascii="宋体" w:hAnsi="宋体" w:cs="宋体"/>
            <w:sz w:val="24"/>
            <w:szCs w:val="24"/>
            <w:lang w:val="en-US" w:eastAsia="zh-CN"/>
          </w:rPr>
          <w:t>根据</w:t>
        </w:r>
      </w:ins>
      <w:ins w:id="113" w:author="Jisoo" w:date="2025-12-07T17:25:37Z">
        <w:r>
          <w:rPr>
            <w:rFonts w:hint="eastAsia" w:ascii="宋体" w:hAnsi="宋体" w:cs="宋体"/>
            <w:sz w:val="24"/>
            <w:szCs w:val="24"/>
            <w:lang w:val="en-US" w:eastAsia="zh-CN"/>
          </w:rPr>
          <w:t>所述</w:t>
        </w:r>
      </w:ins>
      <w:ins w:id="114" w:author="Jisoo" w:date="2025-12-07T17:25:40Z">
        <w:r>
          <w:rPr>
            <w:rFonts w:hint="eastAsia" w:ascii="宋体" w:hAnsi="宋体" w:cs="宋体"/>
            <w:sz w:val="24"/>
            <w:szCs w:val="24"/>
            <w:lang w:val="en-US" w:eastAsia="zh-CN"/>
          </w:rPr>
          <w:t>权重</w:t>
        </w:r>
      </w:ins>
      <m:oMath>
        <w:ins w:id="115" w:author="Jisoo" w:date="2025-12-07T17:25:45Z">
          <m:r>
            <m:rPr/>
            <w:rPr>
              <w:rFonts w:hint="default" w:ascii="Cambria Math" w:hAnsi="Cambria Math" w:cs="宋体"/>
              <w:kern w:val="2"/>
              <w:sz w:val="24"/>
              <w:szCs w:val="24"/>
              <w:lang w:val="en-US" w:eastAsia="zh-CN" w:bidi="ar-SA"/>
            </w:rPr>
            <m:t>W</m:t>
          </m:r>
        </w:ins>
      </m:oMath>
      <w:ins w:id="116" w:author="Jisoo" w:date="2025-12-07T17:25:53Z">
        <w:r>
          <m:rPr/>
          <w:rPr>
            <w:rFonts w:hint="eastAsia" w:hAnsi="Cambria Math" w:cs="宋体"/>
            <w:i w:val="0"/>
            <w:kern w:val="2"/>
            <w:sz w:val="24"/>
            <w:szCs w:val="24"/>
            <w:lang w:val="en-US" w:eastAsia="zh-CN" w:bidi="ar-SA"/>
          </w:rPr>
          <w:t>对</w:t>
        </w:r>
      </w:ins>
      <w:ins w:id="117" w:author="Jisoo" w:date="2025-12-07T17:26:02Z">
        <w:r>
          <m:rPr/>
          <w:rPr>
            <w:rFonts w:hint="eastAsia" w:hAnsi="Cambria Math" w:cs="宋体"/>
            <w:i w:val="0"/>
            <w:kern w:val="2"/>
            <w:sz w:val="24"/>
            <w:szCs w:val="24"/>
            <w:lang w:val="en-US" w:eastAsia="zh-CN" w:bidi="ar-SA"/>
          </w:rPr>
          <w:t>各</w:t>
        </w:r>
      </w:ins>
      <w:ins w:id="118" w:author="Jisoo" w:date="2025-12-07T17:26:06Z">
        <w:r>
          <m:rPr/>
          <w:rPr>
            <w:rFonts w:hint="eastAsia" w:hAnsi="Cambria Math" w:cs="宋体"/>
            <w:i w:val="0"/>
            <w:kern w:val="2"/>
            <w:sz w:val="24"/>
            <w:szCs w:val="24"/>
            <w:lang w:val="en-US" w:eastAsia="zh-CN" w:bidi="ar-SA"/>
          </w:rPr>
          <w:t>专家网络</w:t>
        </w:r>
      </w:ins>
      <w:ins w:id="119" w:author="Jisoo" w:date="2025-12-07T17:26:11Z">
        <w:r>
          <m:rPr/>
          <w:rPr>
            <w:rFonts w:hint="eastAsia" w:hAnsi="Cambria Math" w:cs="宋体"/>
            <w:i w:val="0"/>
            <w:kern w:val="2"/>
            <w:sz w:val="24"/>
            <w:szCs w:val="24"/>
            <w:lang w:val="en-US" w:eastAsia="zh-CN" w:bidi="ar-SA"/>
          </w:rPr>
          <w:t>的</w:t>
        </w:r>
      </w:ins>
      <w:ins w:id="120" w:author="Jisoo" w:date="2025-12-07T17:26:17Z">
        <w:r>
          <m:rPr/>
          <w:rPr>
            <w:rFonts w:hint="eastAsia" w:hAnsi="Cambria Math" w:cs="宋体"/>
            <w:i w:val="0"/>
            <w:kern w:val="2"/>
            <w:sz w:val="24"/>
            <w:szCs w:val="24"/>
            <w:lang w:val="en-US" w:eastAsia="zh-CN" w:bidi="ar-SA"/>
          </w:rPr>
          <w:t>专业化特征输出</w:t>
        </w:r>
      </w:ins>
      <m:oMath>
        <m:sSub>
          <m:sSubPr>
            <m:ctrlPr>
              <w:ins w:id="121" w:author="Jisoo" w:date="2025-12-07T17:26:24Z">
                <w:rPr>
                  <w:rFonts w:ascii="Cambria Math" w:hAnsi="Cambria Math" w:cs="宋体"/>
                  <w:i/>
                  <w:kern w:val="2"/>
                  <w:sz w:val="24"/>
                  <w:szCs w:val="24"/>
                  <w:lang w:val="en-US" w:bidi="ar-SA"/>
                </w:rPr>
              </w:ins>
            </m:ctrlPr>
          </m:sSubPr>
          <m:e>
            <w:ins w:id="122" w:author="Jisoo" w:date="2025-12-07T17:26:25Z">
              <m:r>
                <m:rPr/>
                <w:rPr>
                  <w:rFonts w:hint="default" w:ascii="Cambria Math" w:hAnsi="Cambria Math" w:cs="宋体"/>
                  <w:kern w:val="2"/>
                  <w:sz w:val="24"/>
                  <w:szCs w:val="24"/>
                  <w:lang w:val="en-US" w:eastAsia="zh-CN" w:bidi="ar-SA"/>
                </w:rPr>
                <m:t>G</m:t>
              </m:r>
            </w:ins>
            <m:ctrlPr>
              <w:ins w:id="123" w:author="Jisoo" w:date="2025-12-07T17:26:24Z">
                <w:rPr>
                  <w:rFonts w:ascii="Cambria Math" w:hAnsi="Cambria Math" w:cs="宋体"/>
                  <w:i/>
                  <w:kern w:val="2"/>
                  <w:sz w:val="24"/>
                  <w:szCs w:val="24"/>
                  <w:lang w:val="en-US" w:bidi="ar-SA"/>
                </w:rPr>
              </w:ins>
            </m:ctrlPr>
          </m:e>
          <m:sub>
            <w:ins w:id="124" w:author="Jisoo" w:date="2025-12-07T17:26:28Z">
              <m:r>
                <m:rPr/>
                <w:rPr>
                  <w:rFonts w:hint="default" w:ascii="Cambria Math" w:hAnsi="Cambria Math" w:cs="宋体"/>
                  <w:kern w:val="2"/>
                  <w:sz w:val="24"/>
                  <w:szCs w:val="24"/>
                  <w:lang w:val="en-US" w:eastAsia="zh-CN" w:bidi="ar-SA"/>
                </w:rPr>
                <m:t>i</m:t>
              </m:r>
            </w:ins>
            <m:ctrlPr>
              <w:ins w:id="125" w:author="Jisoo" w:date="2025-12-07T17:26:24Z">
                <w:rPr>
                  <w:rFonts w:ascii="Cambria Math" w:hAnsi="Cambria Math" w:cs="宋体"/>
                  <w:i/>
                  <w:kern w:val="2"/>
                  <w:sz w:val="24"/>
                  <w:szCs w:val="24"/>
                  <w:lang w:val="en-US" w:bidi="ar-SA"/>
                </w:rPr>
              </w:ins>
            </m:ctrlPr>
          </m:sub>
        </m:sSub>
      </m:oMath>
      <w:ins w:id="126" w:author="Jisoo" w:date="2025-12-07T17:26:33Z">
        <w:r>
          <w:rPr>
            <w:rFonts w:hint="eastAsia" w:hAnsi="Cambria Math" w:cs="宋体"/>
            <w:i w:val="0"/>
            <w:kern w:val="2"/>
            <w:sz w:val="24"/>
            <w:szCs w:val="24"/>
            <w:lang w:val="en-US" w:eastAsia="zh-CN" w:bidi="ar-SA"/>
          </w:rPr>
          <w:t>进行</w:t>
        </w:r>
      </w:ins>
      <w:ins w:id="127" w:author="Jisoo" w:date="2025-12-07T17:26:36Z">
        <w:r>
          <w:rPr>
            <w:rFonts w:hint="eastAsia" w:hAnsi="Cambria Math" w:cs="宋体"/>
            <w:i w:val="0"/>
            <w:kern w:val="2"/>
            <w:sz w:val="24"/>
            <w:szCs w:val="24"/>
            <w:lang w:val="en-US" w:eastAsia="zh-CN" w:bidi="ar-SA"/>
          </w:rPr>
          <w:t>加权求和</w:t>
        </w:r>
      </w:ins>
      <w:ins w:id="128" w:author="Jisoo" w:date="2025-12-07T17:27:04Z">
        <w:r>
          <w:rPr>
            <w:rFonts w:hint="eastAsia" w:hAnsi="Cambria Math" w:cs="宋体"/>
            <w:i w:val="0"/>
            <w:kern w:val="2"/>
            <w:sz w:val="24"/>
            <w:szCs w:val="24"/>
            <w:lang w:val="en-US" w:eastAsia="zh-CN" w:bidi="ar-SA"/>
          </w:rPr>
          <w:t>，</w:t>
        </w:r>
      </w:ins>
      <w:ins w:id="129" w:author="Jisoo" w:date="2025-12-07T17:27:00Z">
        <w:r>
          <w:rPr>
            <w:rFonts w:hint="eastAsia" w:hAnsi="Cambria Math" w:cs="宋体"/>
            <w:i w:val="0"/>
            <w:kern w:val="2"/>
            <w:sz w:val="24"/>
            <w:szCs w:val="24"/>
            <w:lang w:val="en-US" w:eastAsia="zh-CN" w:bidi="ar-SA"/>
          </w:rPr>
          <w:t>通过最终融合层对加权融合结果进行进一步处理，输出该行人图像的统一判别特征</w:t>
        </w:r>
      </w:ins>
      <m:oMath>
        <m:sSub>
          <m:sSubPr>
            <m:ctrlPr>
              <w:ins w:id="130" w:author="Jisoo" w:date="2025-12-07T17:27:16Z">
                <w:rPr>
                  <w:rFonts w:ascii="Cambria Math" w:hAnsi="Cambria Math" w:cs="宋体"/>
                  <w:i/>
                  <w:kern w:val="2"/>
                  <w:sz w:val="24"/>
                  <w:szCs w:val="24"/>
                  <w:lang w:val="en-US" w:bidi="ar-SA"/>
                </w:rPr>
              </w:ins>
            </m:ctrlPr>
          </m:sSubPr>
          <m:e>
            <w:ins w:id="131" w:author="Jisoo" w:date="2025-12-07T17:27:17Z">
              <m:r>
                <m:rPr/>
                <w:rPr>
                  <w:rFonts w:hint="default" w:ascii="Cambria Math" w:hAnsi="Cambria Math" w:cs="宋体"/>
                  <w:kern w:val="2"/>
                  <w:sz w:val="24"/>
                  <w:szCs w:val="24"/>
                  <w:lang w:val="en-US" w:eastAsia="zh-CN" w:bidi="ar-SA"/>
                </w:rPr>
                <m:t>F</m:t>
              </m:r>
            </w:ins>
            <m:ctrlPr>
              <w:ins w:id="132" w:author="Jisoo" w:date="2025-12-07T17:27:16Z">
                <w:rPr>
                  <w:rFonts w:ascii="Cambria Math" w:hAnsi="Cambria Math" w:cs="宋体"/>
                  <w:i/>
                  <w:kern w:val="2"/>
                  <w:sz w:val="24"/>
                  <w:szCs w:val="24"/>
                  <w:lang w:val="en-US" w:bidi="ar-SA"/>
                </w:rPr>
              </w:ins>
            </m:ctrlPr>
          </m:e>
          <m:sub>
            <w:ins w:id="133" w:author="Jisoo" w:date="2025-12-07T17:27:20Z">
              <m:r>
                <m:rPr/>
                <w:rPr>
                  <w:rFonts w:hint="default" w:ascii="Cambria Math" w:hAnsi="Cambria Math" w:cs="宋体"/>
                  <w:kern w:val="2"/>
                  <w:sz w:val="24"/>
                  <w:szCs w:val="24"/>
                  <w:lang w:val="en-US" w:eastAsia="zh-CN" w:bidi="ar-SA"/>
                </w:rPr>
                <m:t>fused</m:t>
              </m:r>
            </w:ins>
            <m:ctrlPr>
              <w:ins w:id="134" w:author="Jisoo" w:date="2025-12-07T17:27:16Z">
                <w:rPr>
                  <w:rFonts w:ascii="Cambria Math" w:hAnsi="Cambria Math" w:cs="宋体"/>
                  <w:i/>
                  <w:kern w:val="2"/>
                  <w:sz w:val="24"/>
                  <w:szCs w:val="24"/>
                  <w:lang w:val="en-US" w:bidi="ar-SA"/>
                </w:rPr>
              </w:ins>
            </m:ctrlPr>
          </m:sub>
        </m:sSub>
      </m:oMath>
      <w:del w:id="135" w:author="Jisoo" w:date="2025-12-07T17:26:45Z">
        <w:r>
          <w:rPr>
            <w:rFonts w:hint="eastAsia" w:ascii="宋体" w:hAnsi="宋体" w:eastAsia="宋体" w:cs="宋体"/>
            <w:sz w:val="24"/>
            <w:szCs w:val="24"/>
          </w:rPr>
          <w:delText>将</w:delText>
        </w:r>
      </w:del>
      <w:del w:id="136" w:author="Jisoo" w:date="2025-12-07T17:26:44Z">
        <w:r>
          <w:rPr>
            <w:rFonts w:hint="eastAsia" w:ascii="宋体" w:hAnsi="宋体" w:eastAsia="宋体" w:cs="宋体"/>
            <w:sz w:val="24"/>
            <w:szCs w:val="24"/>
          </w:rPr>
          <w:delText>各尺度的特征进行拼接形成多尺度特征向量，通过门控网络的多层感知机结构计算权重，使用温度参数控制权重分布的尖锐程度，通过</w:delText>
        </w:r>
      </w:del>
      <m:oMath>
        <w:del w:id="137" w:author="Jisoo" w:date="2025-12-07T17:26:44Z">
          <m:r>
            <m:rPr/>
            <w:rPr>
              <w:rFonts w:hint="default" w:ascii="Cambria Math" w:hAnsi="Cambria Math" w:cs="宋体"/>
              <w:kern w:val="2"/>
              <w:sz w:val="24"/>
              <w:szCs w:val="24"/>
              <w:lang w:val="en-US" w:eastAsia="zh-CN" w:bidi="ar-SA"/>
            </w:rPr>
            <m:t>Softmax</m:t>
          </m:r>
        </w:del>
      </m:oMath>
      <w:del w:id="138" w:author="Jisoo" w:date="2025-12-07T17:26:44Z">
        <w:r>
          <w:rPr>
            <w:rFonts w:hint="eastAsia" w:ascii="宋体" w:hAnsi="宋体" w:eastAsia="宋体" w:cs="宋体"/>
            <w:sz w:val="24"/>
            <w:szCs w:val="24"/>
          </w:rPr>
          <w:delText>函数进行权重归一化</w:delText>
        </w:r>
      </w:del>
      <w:ins w:id="139" w:author="Jisoo" w:date="2025-12-07T17:27:37Z">
        <w:r>
          <w:rPr>
            <w:rFonts w:hint="eastAsia" w:ascii="宋体" w:hAnsi="宋体" w:cs="宋体"/>
            <w:sz w:val="24"/>
            <w:szCs w:val="24"/>
            <w:lang w:eastAsia="zh-CN"/>
          </w:rPr>
          <w:t>；</w:t>
        </w:r>
      </w:ins>
      <w:del w:id="140" w:author="Jisoo" w:date="2025-12-07T17:27:23Z">
        <w:r>
          <w:rPr>
            <w:rFonts w:hint="eastAsia" w:ascii="宋体" w:hAnsi="宋体" w:cs="宋体"/>
            <w:sz w:val="24"/>
            <w:szCs w:val="24"/>
            <w:lang w:eastAsia="zh-CN"/>
          </w:rPr>
          <w:delText>；</w:delText>
        </w:r>
      </w:del>
    </w:p>
    <w:p w14:paraId="16C88579">
      <w:pPr>
        <w:numPr>
          <w:ilvl w:val="0"/>
          <w:numId w:val="0"/>
        </w:numPr>
        <w:spacing w:line="360" w:lineRule="auto"/>
        <w:ind w:firstLine="420" w:firstLineChars="0"/>
        <w:rPr>
          <w:rFonts w:hint="eastAsia" w:ascii="宋体" w:hAnsi="宋体" w:eastAsia="宋体" w:cs="宋体"/>
          <w:sz w:val="24"/>
          <w:szCs w:val="24"/>
        </w:rPr>
      </w:pPr>
      <w:r>
        <w:rPr>
          <w:rFonts w:hint="eastAsia" w:ascii="宋体" w:hAnsi="宋体" w:eastAsia="宋体" w:cs="宋体"/>
          <w:b/>
          <w:color w:val="000000"/>
          <w:sz w:val="24"/>
          <w:szCs w:val="24"/>
        </w:rPr>
        <w:t>步骤</w:t>
      </w:r>
      <w:ins w:id="141" w:author="♚酸奶" w:date="2025-12-05T09:05:35Z">
        <w:r>
          <w:rPr>
            <w:rFonts w:hint="eastAsia" w:ascii="宋体" w:hAnsi="宋体" w:cs="宋体"/>
            <w:b/>
            <w:color w:val="000000"/>
            <w:sz w:val="24"/>
            <w:szCs w:val="24"/>
            <w:lang w:val="en-US" w:eastAsia="zh-CN"/>
          </w:rPr>
          <w:t>S</w:t>
        </w:r>
      </w:ins>
      <w:r>
        <w:rPr>
          <w:rFonts w:hint="eastAsia" w:ascii="宋体" w:hAnsi="宋体" w:eastAsia="宋体" w:cs="宋体"/>
          <w:b/>
          <w:color w:val="000000"/>
          <w:sz w:val="24"/>
          <w:szCs w:val="24"/>
          <w:lang w:val="en-US" w:eastAsia="zh-CN"/>
        </w:rPr>
        <w:t>5</w:t>
      </w:r>
      <w:r>
        <w:rPr>
          <w:rFonts w:hint="eastAsia" w:ascii="宋体" w:hAnsi="宋体" w:eastAsia="宋体" w:cs="宋体"/>
          <w:b/>
          <w:color w:val="000000"/>
          <w:sz w:val="24"/>
          <w:szCs w:val="24"/>
        </w:rPr>
        <w:t>、</w:t>
      </w:r>
      <w:del w:id="142" w:author="Jisoo" w:date="2025-12-07T17:27:48Z">
        <w:r>
          <w:rPr>
            <w:rFonts w:hint="eastAsia" w:ascii="宋体" w:hAnsi="宋体" w:eastAsia="宋体" w:cs="宋体"/>
            <w:b/>
            <w:color w:val="000000"/>
            <w:sz w:val="24"/>
            <w:szCs w:val="24"/>
            <w:lang w:val="en-US" w:eastAsia="zh-CN"/>
          </w:rPr>
          <w:delText>加权融合输</w:delText>
        </w:r>
      </w:del>
      <w:del w:id="143" w:author="Jisoo" w:date="2025-12-07T17:27:47Z">
        <w:r>
          <w:rPr>
            <w:rFonts w:hint="eastAsia" w:ascii="宋体" w:hAnsi="宋体" w:eastAsia="宋体" w:cs="宋体"/>
            <w:b/>
            <w:color w:val="000000"/>
            <w:sz w:val="24"/>
            <w:szCs w:val="24"/>
            <w:lang w:val="en-US" w:eastAsia="zh-CN"/>
          </w:rPr>
          <w:delText>出</w:delText>
        </w:r>
      </w:del>
      <w:ins w:id="144" w:author="Jisoo" w:date="2025-12-07T17:27:47Z">
        <w:r>
          <w:rPr>
            <w:rFonts w:hint="eastAsia" w:ascii="宋体" w:hAnsi="宋体" w:cs="宋体"/>
            <w:b/>
            <w:color w:val="000000"/>
            <w:sz w:val="24"/>
            <w:szCs w:val="24"/>
            <w:lang w:val="en-US" w:eastAsia="zh-CN"/>
          </w:rPr>
          <w:t>行人</w:t>
        </w:r>
      </w:ins>
      <w:ins w:id="145" w:author="Jisoo" w:date="2025-12-07T17:27:52Z">
        <w:r>
          <w:rPr>
            <w:rFonts w:hint="eastAsia" w:ascii="宋体" w:hAnsi="宋体" w:cs="宋体"/>
            <w:b/>
            <w:color w:val="000000"/>
            <w:sz w:val="24"/>
            <w:szCs w:val="24"/>
            <w:lang w:val="en-US" w:eastAsia="zh-CN"/>
          </w:rPr>
          <w:t>重识别</w:t>
        </w:r>
      </w:ins>
      <w:ins w:id="146" w:author="Jisoo" w:date="2025-12-07T17:27:54Z">
        <w:r>
          <w:rPr>
            <w:rFonts w:hint="eastAsia" w:ascii="宋体" w:hAnsi="宋体" w:cs="宋体"/>
            <w:b/>
            <w:color w:val="000000"/>
            <w:sz w:val="24"/>
            <w:szCs w:val="24"/>
            <w:lang w:val="en-US" w:eastAsia="zh-CN"/>
          </w:rPr>
          <w:t>检索</w:t>
        </w:r>
      </w:ins>
      <w:ins w:id="147" w:author="Jisoo" w:date="2025-12-07T17:27:56Z">
        <w:r>
          <w:rPr>
            <w:rFonts w:hint="eastAsia" w:ascii="宋体" w:hAnsi="宋体" w:cs="宋体"/>
            <w:b/>
            <w:color w:val="000000"/>
            <w:sz w:val="24"/>
            <w:szCs w:val="24"/>
            <w:lang w:val="en-US" w:eastAsia="zh-CN"/>
          </w:rPr>
          <w:t>与</w:t>
        </w:r>
      </w:ins>
      <w:ins w:id="148" w:author="Jisoo" w:date="2025-12-07T17:28:01Z">
        <w:r>
          <w:rPr>
            <w:rFonts w:hint="eastAsia" w:ascii="宋体" w:hAnsi="宋体" w:cs="宋体"/>
            <w:b/>
            <w:color w:val="000000"/>
            <w:sz w:val="24"/>
            <w:szCs w:val="24"/>
            <w:lang w:val="en-US" w:eastAsia="zh-CN"/>
          </w:rPr>
          <w:t>优化</w:t>
        </w:r>
      </w:ins>
      <w:r>
        <w:rPr>
          <w:rFonts w:hint="eastAsia" w:ascii="宋体" w:hAnsi="宋体" w:eastAsia="宋体" w:cs="宋体"/>
          <w:b/>
          <w:color w:val="000000"/>
          <w:sz w:val="24"/>
          <w:szCs w:val="24"/>
        </w:rPr>
        <w:t>：</w:t>
      </w:r>
      <w:del w:id="149" w:author="Jisoo" w:date="2025-12-07T17:28:12Z">
        <w:r>
          <w:rPr>
            <w:rFonts w:hint="eastAsia" w:ascii="宋体" w:hAnsi="宋体" w:eastAsia="宋体" w:cs="宋体"/>
            <w:sz w:val="24"/>
            <w:szCs w:val="24"/>
          </w:rPr>
          <w:delText>根</w:delText>
        </w:r>
      </w:del>
      <w:ins w:id="150" w:author="Jisoo" w:date="2025-12-07T17:28:11Z">
        <w:r>
          <w:rPr>
            <w:rFonts w:hint="eastAsia" w:ascii="宋体" w:hAnsi="宋体" w:cs="宋体"/>
            <w:sz w:val="24"/>
            <w:szCs w:val="24"/>
            <w:lang w:val="en-US" w:eastAsia="zh-CN"/>
          </w:rPr>
          <w:t>利用</w:t>
        </w:r>
      </w:ins>
      <w:ins w:id="151" w:author="Jisoo" w:date="2025-12-07T17:28:15Z">
        <w:r>
          <w:rPr>
            <w:rFonts w:hint="eastAsia" w:ascii="宋体" w:hAnsi="宋体" w:cs="宋体"/>
            <w:sz w:val="24"/>
            <w:szCs w:val="24"/>
            <w:lang w:val="en-US" w:eastAsia="zh-CN"/>
          </w:rPr>
          <w:t>所述</w:t>
        </w:r>
      </w:ins>
      <w:ins w:id="152" w:author="Jisoo" w:date="2025-12-07T17:28:29Z">
        <w:r>
          <w:rPr>
            <w:rFonts w:hint="eastAsia" w:ascii="宋体" w:hAnsi="宋体" w:cs="宋体"/>
            <w:sz w:val="24"/>
            <w:szCs w:val="24"/>
            <w:lang w:val="en-US" w:eastAsia="zh-CN"/>
          </w:rPr>
          <w:t>统一判别</w:t>
        </w:r>
      </w:ins>
      <w:ins w:id="153" w:author="Jisoo" w:date="2025-12-07T17:28:32Z">
        <w:r>
          <w:rPr>
            <w:rFonts w:hint="eastAsia" w:ascii="宋体" w:hAnsi="宋体" w:cs="宋体"/>
            <w:sz w:val="24"/>
            <w:szCs w:val="24"/>
            <w:lang w:val="en-US" w:eastAsia="zh-CN"/>
          </w:rPr>
          <w:t>特征</w:t>
        </w:r>
      </w:ins>
      <m:oMath>
        <m:sSub>
          <m:sSubPr>
            <m:ctrlPr>
              <w:ins w:id="154" w:author="Jisoo" w:date="2025-12-07T17:28:34Z">
                <w:rPr>
                  <w:rFonts w:ascii="Cambria Math" w:hAnsi="Cambria Math" w:cs="宋体"/>
                  <w:i/>
                  <w:sz w:val="24"/>
                  <w:szCs w:val="24"/>
                  <w:lang w:val="en-US"/>
                </w:rPr>
              </w:ins>
            </m:ctrlPr>
          </m:sSubPr>
          <m:e>
            <w:ins w:id="155" w:author="Jisoo" w:date="2025-12-07T17:28:36Z">
              <m:r>
                <m:rPr/>
                <w:rPr>
                  <w:rFonts w:hint="default" w:ascii="Cambria Math" w:hAnsi="Cambria Math" w:cs="宋体"/>
                  <w:sz w:val="24"/>
                  <w:szCs w:val="24"/>
                  <w:lang w:val="en-US" w:eastAsia="zh-CN"/>
                </w:rPr>
                <m:t>F</m:t>
              </m:r>
            </w:ins>
            <m:ctrlPr>
              <w:ins w:id="156" w:author="Jisoo" w:date="2025-12-07T17:28:34Z">
                <w:rPr>
                  <w:rFonts w:ascii="Cambria Math" w:hAnsi="Cambria Math" w:cs="宋体"/>
                  <w:i/>
                  <w:sz w:val="24"/>
                  <w:szCs w:val="24"/>
                  <w:lang w:val="en-US"/>
                </w:rPr>
              </w:ins>
            </m:ctrlPr>
          </m:e>
          <m:sub>
            <w:ins w:id="157" w:author="Jisoo" w:date="2025-12-07T17:28:40Z">
              <m:r>
                <m:rPr/>
                <w:rPr>
                  <w:rFonts w:hint="default" w:ascii="Cambria Math" w:hAnsi="Cambria Math" w:cs="宋体"/>
                  <w:sz w:val="24"/>
                  <w:szCs w:val="24"/>
                  <w:lang w:val="en-US" w:eastAsia="zh-CN"/>
                </w:rPr>
                <m:t>fused</m:t>
              </m:r>
            </w:ins>
            <m:ctrlPr>
              <w:ins w:id="158" w:author="Jisoo" w:date="2025-12-07T17:28:34Z">
                <w:rPr>
                  <w:rFonts w:ascii="Cambria Math" w:hAnsi="Cambria Math" w:cs="宋体"/>
                  <w:i/>
                  <w:sz w:val="24"/>
                  <w:szCs w:val="24"/>
                  <w:lang w:val="en-US"/>
                </w:rPr>
              </w:ins>
            </m:ctrlPr>
          </m:sub>
        </m:sSub>
      </m:oMath>
      <w:ins w:id="159" w:author="Jisoo" w:date="2025-12-07T17:28:44Z">
        <w:r>
          <w:rPr>
            <w:rFonts w:hint="eastAsia" w:hAnsi="Cambria Math" w:cs="宋体"/>
            <w:i w:val="0"/>
            <w:sz w:val="24"/>
            <w:szCs w:val="24"/>
            <w:lang w:val="en-US" w:eastAsia="zh-CN"/>
          </w:rPr>
          <w:t>，</w:t>
        </w:r>
      </w:ins>
      <w:ins w:id="160" w:author="Jisoo" w:date="2025-12-07T17:28:46Z">
        <w:r>
          <w:rPr>
            <w:rFonts w:hint="eastAsia" w:hAnsi="Cambria Math" w:cs="宋体"/>
            <w:i w:val="0"/>
            <w:sz w:val="24"/>
            <w:szCs w:val="24"/>
            <w:lang w:val="en-US" w:eastAsia="zh-CN"/>
          </w:rPr>
          <w:t>在</w:t>
        </w:r>
      </w:ins>
      <w:ins w:id="161" w:author="Jisoo" w:date="2025-12-07T17:29:03Z">
        <w:r>
          <w:rPr>
            <w:rFonts w:hint="eastAsia" w:hAnsi="Cambria Math" w:cs="宋体"/>
            <w:i w:val="0"/>
            <w:sz w:val="24"/>
            <w:szCs w:val="24"/>
            <w:lang w:val="en-US" w:eastAsia="zh-CN"/>
          </w:rPr>
          <w:t>推理阶段计算其与图库中行人特征的距离度量以完成行人检索和匹配；在训练阶段，结合身份分类损失和三元组损失对所述</w:t>
        </w:r>
      </w:ins>
      <m:oMath>
        <m:sSub>
          <m:sSubPr>
            <m:ctrlPr>
              <w:ins w:id="162" w:author="Jisoo" w:date="2025-12-07T17:29:11Z">
                <w:rPr>
                  <w:rFonts w:ascii="Cambria Math" w:hAnsi="Cambria Math" w:cs="宋体"/>
                  <w:i/>
                  <w:sz w:val="24"/>
                  <w:szCs w:val="24"/>
                  <w:lang w:val="en-US"/>
                </w:rPr>
              </w:ins>
            </m:ctrlPr>
          </m:sSubPr>
          <m:e>
            <w:ins w:id="163" w:author="Jisoo" w:date="2025-12-07T17:29:12Z">
              <m:r>
                <m:rPr/>
                <w:rPr>
                  <w:rFonts w:hint="default" w:ascii="Cambria Math" w:hAnsi="Cambria Math" w:cs="宋体"/>
                  <w:sz w:val="24"/>
                  <w:szCs w:val="24"/>
                  <w:lang w:val="en-US" w:eastAsia="zh-CN"/>
                </w:rPr>
                <m:t>F</m:t>
              </m:r>
            </w:ins>
            <m:ctrlPr>
              <w:ins w:id="164" w:author="Jisoo" w:date="2025-12-07T17:29:11Z">
                <w:rPr>
                  <w:rFonts w:ascii="Cambria Math" w:hAnsi="Cambria Math" w:cs="宋体"/>
                  <w:i/>
                  <w:sz w:val="24"/>
                  <w:szCs w:val="24"/>
                  <w:lang w:val="en-US"/>
                </w:rPr>
              </w:ins>
            </m:ctrlPr>
          </m:e>
          <m:sub>
            <w:ins w:id="165" w:author="Jisoo" w:date="2025-12-07T17:29:15Z">
              <m:r>
                <m:rPr/>
                <w:rPr>
                  <w:rFonts w:hint="default" w:ascii="Cambria Math" w:hAnsi="Cambria Math" w:cs="宋体"/>
                  <w:sz w:val="24"/>
                  <w:szCs w:val="24"/>
                  <w:lang w:val="en-US" w:eastAsia="zh-CN"/>
                </w:rPr>
                <m:t>fused</m:t>
              </m:r>
            </w:ins>
            <m:ctrlPr>
              <w:ins w:id="166" w:author="Jisoo" w:date="2025-12-07T17:29:11Z">
                <w:rPr>
                  <w:rFonts w:ascii="Cambria Math" w:hAnsi="Cambria Math" w:cs="宋体"/>
                  <w:i/>
                  <w:sz w:val="24"/>
                  <w:szCs w:val="24"/>
                  <w:lang w:val="en-US"/>
                </w:rPr>
              </w:ins>
            </m:ctrlPr>
          </m:sub>
        </m:sSub>
      </m:oMath>
      <w:ins w:id="167" w:author="Jisoo" w:date="2025-12-07T17:29:18Z">
        <w:r>
          <w:rPr>
            <w:rFonts w:hint="eastAsia" w:hAnsi="Cambria Math" w:cs="宋体"/>
            <w:i w:val="0"/>
            <w:sz w:val="24"/>
            <w:szCs w:val="24"/>
            <w:lang w:val="en-US" w:eastAsia="zh-CN"/>
          </w:rPr>
          <w:t>进行</w:t>
        </w:r>
      </w:ins>
      <w:ins w:id="168" w:author="Jisoo" w:date="2025-12-07T17:29:20Z">
        <w:r>
          <w:rPr>
            <w:rFonts w:hint="eastAsia" w:hAnsi="Cambria Math" w:cs="宋体"/>
            <w:i w:val="0"/>
            <w:sz w:val="24"/>
            <w:szCs w:val="24"/>
            <w:lang w:val="en-US" w:eastAsia="zh-CN"/>
          </w:rPr>
          <w:t>优化</w:t>
        </w:r>
      </w:ins>
      <w:ins w:id="169" w:author="Jisoo" w:date="2025-12-07T17:29:21Z">
        <w:r>
          <w:rPr>
            <w:rFonts w:hint="eastAsia" w:hAnsi="Cambria Math" w:cs="宋体"/>
            <w:i w:val="0"/>
            <w:sz w:val="24"/>
            <w:szCs w:val="24"/>
            <w:lang w:val="en-US" w:eastAsia="zh-CN"/>
          </w:rPr>
          <w:t>，</w:t>
        </w:r>
      </w:ins>
      <w:ins w:id="170" w:author="Jisoo" w:date="2025-12-07T17:31:04Z">
        <w:r>
          <w:rPr>
            <w:rFonts w:hint="eastAsia" w:hAnsi="Cambria Math" w:cs="宋体"/>
            <w:i w:val="0"/>
            <w:sz w:val="24"/>
            <w:szCs w:val="24"/>
            <w:lang w:val="en-US" w:eastAsia="zh-CN"/>
          </w:rPr>
          <w:t>以</w:t>
        </w:r>
      </w:ins>
      <w:ins w:id="171" w:author="Jisoo" w:date="2025-12-07T17:31:06Z">
        <w:r>
          <w:rPr>
            <w:rFonts w:hint="eastAsia" w:hAnsi="Cambria Math" w:cs="宋体"/>
            <w:i w:val="0"/>
            <w:sz w:val="24"/>
            <w:szCs w:val="24"/>
            <w:lang w:val="en-US" w:eastAsia="zh-CN"/>
          </w:rPr>
          <w:t>提升</w:t>
        </w:r>
      </w:ins>
      <w:ins w:id="172" w:author="Jisoo" w:date="2025-12-07T17:31:08Z">
        <w:r>
          <w:rPr>
            <w:rFonts w:hint="eastAsia" w:hAnsi="Cambria Math" w:cs="宋体"/>
            <w:i w:val="0"/>
            <w:sz w:val="24"/>
            <w:szCs w:val="24"/>
            <w:lang w:val="en-US" w:eastAsia="zh-CN"/>
          </w:rPr>
          <w:t>所述</w:t>
        </w:r>
      </w:ins>
      <w:ins w:id="173" w:author="Jisoo" w:date="2025-12-07T17:31:11Z">
        <w:r>
          <w:rPr>
            <w:rFonts w:hint="eastAsia" w:hAnsi="Cambria Math" w:cs="宋体"/>
            <w:i w:val="0"/>
            <w:sz w:val="24"/>
            <w:szCs w:val="24"/>
            <w:lang w:val="en-US" w:eastAsia="zh-CN"/>
          </w:rPr>
          <w:t>行人重识别</w:t>
        </w:r>
      </w:ins>
      <w:ins w:id="174" w:author="Jisoo" w:date="2025-12-07T17:31:14Z">
        <w:r>
          <w:rPr>
            <w:rFonts w:hint="eastAsia" w:hAnsi="Cambria Math" w:cs="宋体"/>
            <w:i w:val="0"/>
            <w:sz w:val="24"/>
            <w:szCs w:val="24"/>
            <w:lang w:val="en-US" w:eastAsia="zh-CN"/>
          </w:rPr>
          <w:t>的</w:t>
        </w:r>
      </w:ins>
      <w:ins w:id="175" w:author="Jisoo" w:date="2025-12-07T17:31:20Z">
        <w:r>
          <w:rPr>
            <w:rFonts w:hint="eastAsia" w:hAnsi="Cambria Math" w:cs="宋体"/>
            <w:i w:val="0"/>
            <w:sz w:val="24"/>
            <w:szCs w:val="24"/>
            <w:lang w:val="en-US" w:eastAsia="zh-CN"/>
          </w:rPr>
          <w:t>检索性能和</w:t>
        </w:r>
      </w:ins>
      <w:ins w:id="176" w:author="Jisoo" w:date="2025-12-07T17:31:22Z">
        <w:r>
          <w:rPr>
            <w:rFonts w:hint="eastAsia" w:hAnsi="Cambria Math" w:cs="宋体"/>
            <w:i w:val="0"/>
            <w:sz w:val="24"/>
            <w:szCs w:val="24"/>
            <w:lang w:val="en-US" w:eastAsia="zh-CN"/>
          </w:rPr>
          <w:t>准确性</w:t>
        </w:r>
      </w:ins>
      <w:del w:id="177" w:author="Jisoo" w:date="2025-12-07T17:28:08Z">
        <w:r>
          <w:rPr>
            <w:rFonts w:hint="eastAsia" w:ascii="宋体" w:hAnsi="宋体" w:eastAsia="宋体" w:cs="宋体"/>
            <w:sz w:val="24"/>
            <w:szCs w:val="24"/>
          </w:rPr>
          <w:delText>据门控网络计算的权重对各专家网络的输出进行加权求和，通过最终融合层对加权融合结果进行进一步处理，输出融合后的特征表示</w:delText>
        </w:r>
      </w:del>
      <w:r>
        <w:rPr>
          <w:rFonts w:hint="eastAsia" w:ascii="宋体" w:hAnsi="宋体" w:eastAsia="宋体" w:cs="宋体"/>
          <w:sz w:val="24"/>
          <w:szCs w:val="24"/>
        </w:rPr>
        <w:t>。</w:t>
      </w:r>
    </w:p>
    <w:p w14:paraId="52A4160A">
      <w:pPr>
        <w:numPr>
          <w:ilvl w:val="0"/>
          <w:numId w:val="0"/>
        </w:numPr>
        <w:shd w:val="clear" w:color="auto" w:fill="FFFFFF"/>
        <w:spacing w:line="360" w:lineRule="auto"/>
        <w:textAlignment w:val="center"/>
        <w:rPr>
          <w:rFonts w:hint="eastAsia" w:ascii="宋体" w:hAnsi="宋体" w:eastAsia="宋体" w:cs="宋体"/>
          <w:sz w:val="24"/>
          <w:szCs w:val="24"/>
          <w:lang w:eastAsia="zh-CN"/>
        </w:rPr>
      </w:pPr>
      <w:r>
        <w:rPr>
          <w:rFonts w:hint="eastAsia" w:cs="Times New Roman"/>
          <w:b/>
          <w:bCs/>
          <w:sz w:val="24"/>
          <w:lang w:val="en-US" w:eastAsia="zh-CN"/>
        </w:rPr>
        <w:t>2</w:t>
      </w:r>
      <w:r>
        <w:rPr>
          <w:rFonts w:ascii="Times New Roman" w:hAnsi="Times New Roman" w:eastAsia="宋体" w:cs="Times New Roman"/>
          <w:b/>
          <w:bCs/>
          <w:sz w:val="24"/>
          <w:lang w:val="en-US" w:eastAsia="zh-CN"/>
        </w:rPr>
        <w:t>.</w:t>
      </w:r>
      <w:r>
        <w:rPr>
          <w:rFonts w:hint="eastAsia" w:ascii="Times New Roman" w:hAnsi="Times New Roman" w:eastAsia="宋体" w:cs="Times New Roman"/>
          <w:b/>
          <w:bCs/>
          <w:sz w:val="24"/>
          <w:lang w:val="en-US" w:eastAsia="zh-CN"/>
        </w:rPr>
        <w:t xml:space="preserve"> </w:t>
      </w:r>
      <w:r>
        <w:rPr>
          <w:rFonts w:hint="eastAsia" w:ascii="宋体" w:hAnsi="宋体" w:eastAsia="宋体" w:cs="宋体"/>
          <w:sz w:val="24"/>
          <w:szCs w:val="24"/>
        </w:rPr>
        <w:t>根据权利要求1所述的</w:t>
      </w:r>
      <w:r>
        <w:rPr>
          <w:rFonts w:hint="eastAsia" w:ascii="宋体" w:hAnsi="宋体" w:eastAsia="宋体" w:cs="宋体"/>
          <w:sz w:val="24"/>
          <w:szCs w:val="24"/>
          <w:lang w:val="en-US" w:eastAsia="zh-CN"/>
        </w:rPr>
        <w:t>基于多尺度滑动窗口和专家网络的行人重识别</w:t>
      </w:r>
      <w:r>
        <w:rPr>
          <w:rFonts w:hint="eastAsia" w:ascii="宋体" w:hAnsi="宋体" w:eastAsia="宋体" w:cs="宋体"/>
          <w:sz w:val="24"/>
          <w:szCs w:val="24"/>
        </w:rPr>
        <w:t>方法，其特征在于，所述步骤S</w:t>
      </w:r>
      <w:r>
        <w:rPr>
          <w:rFonts w:hint="eastAsia" w:ascii="宋体" w:hAnsi="宋体" w:cs="宋体"/>
          <w:sz w:val="24"/>
          <w:szCs w:val="24"/>
          <w:lang w:val="en-US" w:eastAsia="zh-CN"/>
        </w:rPr>
        <w:t>2</w:t>
      </w:r>
      <w:ins w:id="178" w:author="Jisoo" w:date="2025-12-07T17:33:40Z">
        <w:r>
          <w:rPr>
            <w:rFonts w:hint="eastAsia" w:ascii="宋体" w:hAnsi="宋体" w:cs="宋体"/>
            <w:sz w:val="24"/>
            <w:szCs w:val="24"/>
            <w:lang w:val="en-US" w:eastAsia="zh-CN"/>
          </w:rPr>
          <w:t>具体</w:t>
        </w:r>
      </w:ins>
      <w:r>
        <w:rPr>
          <w:rFonts w:hint="eastAsia" w:ascii="宋体" w:hAnsi="宋体" w:eastAsia="宋体" w:cs="宋体"/>
          <w:sz w:val="24"/>
          <w:szCs w:val="24"/>
        </w:rPr>
        <w:t>包括</w:t>
      </w:r>
      <w:r>
        <w:rPr>
          <w:rFonts w:hint="eastAsia" w:ascii="宋体" w:hAnsi="宋体" w:eastAsia="宋体" w:cs="宋体"/>
          <w:sz w:val="24"/>
          <w:szCs w:val="24"/>
          <w:lang w:eastAsia="zh-CN"/>
        </w:rPr>
        <w:t>：</w:t>
      </w:r>
    </w:p>
    <w:p w14:paraId="2F6BD003">
      <w:pPr>
        <w:numPr>
          <w:ilvl w:val="0"/>
          <w:numId w:val="0"/>
        </w:numPr>
        <w:shd w:val="clear" w:color="auto" w:fill="FFFFFF"/>
        <w:spacing w:line="360" w:lineRule="auto"/>
        <w:ind w:firstLine="420" w:firstLineChars="0"/>
        <w:textAlignment w:val="center"/>
        <w:rPr>
          <w:rFonts w:hint="eastAsia" w:ascii="Times New Roman" w:hAnsi="Times New Roman"/>
          <w:color w:val="000000"/>
          <w:sz w:val="24"/>
          <w:szCs w:val="24"/>
          <w:lang w:val="en-US" w:eastAsia="zh-CN"/>
        </w:rPr>
      </w:pPr>
      <w:r>
        <w:rPr>
          <w:rFonts w:hint="eastAsia"/>
          <w:sz w:val="24"/>
          <w:szCs w:val="24"/>
        </w:rPr>
        <w:t>不同尺度的滑动窗口在特征序列上采用部分重叠的方式滑动，以增强局部连续区域的上下文相关性，窗口的滑动步长根据尺度大小自适应调整，较小窗口具有较小步长以捕获细粒度信息，较大窗口具有较大步长以提取全局语义信息</w:t>
      </w:r>
      <w:r>
        <w:rPr>
          <w:rFonts w:hint="eastAsia" w:hAnsi="Cambria Math"/>
          <w:b w:val="0"/>
          <w:i w:val="0"/>
          <w:color w:val="000000"/>
          <w:sz w:val="24"/>
          <w:szCs w:val="24"/>
          <w:lang w:val="en-US" w:eastAsia="zh-CN"/>
        </w:rPr>
        <w:t>。</w:t>
      </w:r>
    </w:p>
    <w:p w14:paraId="21BC6E44">
      <w:pPr>
        <w:numPr>
          <w:ilvl w:val="0"/>
          <w:numId w:val="0"/>
        </w:numPr>
        <w:shd w:val="clear" w:color="auto" w:fill="FFFFFF"/>
        <w:spacing w:line="360" w:lineRule="auto"/>
        <w:textAlignment w:val="center"/>
        <w:rPr>
          <w:rFonts w:hint="eastAsia" w:ascii="宋体" w:hAnsi="宋体" w:eastAsia="宋体" w:cs="宋体"/>
          <w:sz w:val="24"/>
          <w:szCs w:val="24"/>
        </w:rPr>
      </w:pPr>
      <w:r>
        <w:rPr>
          <w:rFonts w:hint="eastAsia" w:cs="Times New Roman"/>
          <w:b/>
          <w:bCs/>
          <w:sz w:val="24"/>
          <w:lang w:val="en-US" w:eastAsia="zh-CN"/>
        </w:rPr>
        <w:t>3</w:t>
      </w:r>
      <w:r>
        <w:rPr>
          <w:rFonts w:ascii="Times New Roman" w:hAnsi="Times New Roman" w:eastAsia="宋体" w:cs="Times New Roman"/>
          <w:b/>
          <w:bCs/>
          <w:sz w:val="24"/>
          <w:lang w:val="en-US" w:eastAsia="zh-CN"/>
        </w:rPr>
        <w:t>.</w:t>
      </w:r>
      <w:r>
        <w:rPr>
          <w:rFonts w:hint="eastAsia" w:ascii="Times New Roman" w:hAnsi="Times New Roman" w:eastAsia="宋体" w:cs="Times New Roman"/>
          <w:b/>
          <w:bCs/>
          <w:sz w:val="24"/>
          <w:lang w:val="en-US" w:eastAsia="zh-CN"/>
        </w:rPr>
        <w:t xml:space="preserve"> </w:t>
      </w:r>
      <w:r>
        <w:rPr>
          <w:rFonts w:hint="eastAsia" w:ascii="宋体" w:hAnsi="宋体" w:eastAsia="宋体" w:cs="宋体"/>
          <w:sz w:val="24"/>
          <w:szCs w:val="24"/>
        </w:rPr>
        <w:t>根据权利要求1所述的</w:t>
      </w:r>
      <w:r>
        <w:rPr>
          <w:rFonts w:hint="eastAsia" w:ascii="宋体" w:hAnsi="宋体" w:eastAsia="宋体" w:cs="宋体"/>
          <w:sz w:val="24"/>
          <w:szCs w:val="24"/>
          <w:lang w:val="en-US" w:eastAsia="zh-CN"/>
        </w:rPr>
        <w:t>基于多尺度滑动窗口和专家网络的行人重识别</w:t>
      </w:r>
      <w:r>
        <w:rPr>
          <w:rFonts w:hint="eastAsia" w:ascii="宋体" w:hAnsi="宋体" w:eastAsia="宋体" w:cs="宋体"/>
          <w:sz w:val="24"/>
          <w:szCs w:val="24"/>
        </w:rPr>
        <w:t>方法，其特征在于，所述步骤S</w:t>
      </w:r>
      <w:r>
        <w:rPr>
          <w:rFonts w:hint="eastAsia" w:ascii="宋体" w:hAnsi="宋体" w:cs="宋体"/>
          <w:sz w:val="24"/>
          <w:szCs w:val="24"/>
          <w:lang w:val="en-US" w:eastAsia="zh-CN"/>
        </w:rPr>
        <w:t>3</w:t>
      </w:r>
      <w:r>
        <w:rPr>
          <w:rFonts w:hint="eastAsia" w:ascii="宋体" w:hAnsi="宋体" w:eastAsia="宋体" w:cs="宋体"/>
          <w:sz w:val="24"/>
          <w:szCs w:val="24"/>
        </w:rPr>
        <w:t>包括</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ascii="宋体" w:hAnsi="宋体" w:eastAsia="宋体" w:cs="宋体"/>
          <w:sz w:val="24"/>
          <w:szCs w:val="24"/>
        </w:rPr>
        <w:t> </w:t>
      </w:r>
      <w:r>
        <w:rPr>
          <w:rFonts w:hint="eastAsia"/>
          <w:sz w:val="24"/>
          <w:szCs w:val="24"/>
        </w:rPr>
        <w:t>为每一个尺度的特征分别构建独立的专家网络结构</w:t>
      </w:r>
      <m:oMath>
        <m:sSub>
          <m:sSubPr>
            <m:ctrlPr>
              <w:ins w:id="179" w:author="Jisoo" w:date="2025-12-07T17:34:06Z">
                <w:rPr>
                  <w:rFonts w:ascii="Cambria Math" w:hAnsi="Cambria Math"/>
                  <w:i/>
                  <w:sz w:val="24"/>
                  <w:szCs w:val="24"/>
                </w:rPr>
              </w:ins>
            </m:ctrlPr>
          </m:sSubPr>
          <m:e>
            <w:ins w:id="180" w:author="Jisoo" w:date="2025-12-07T17:34:07Z">
              <m:r>
                <m:rPr/>
                <w:rPr>
                  <w:rFonts w:hint="default" w:ascii="Cambria Math" w:hAnsi="Cambria Math"/>
                  <w:sz w:val="24"/>
                  <w:szCs w:val="24"/>
                  <w:lang w:val="en-US" w:eastAsia="zh-CN"/>
                </w:rPr>
                <m:t>E</m:t>
              </m:r>
            </w:ins>
            <m:ctrlPr>
              <w:ins w:id="181" w:author="Jisoo" w:date="2025-12-07T17:34:06Z">
                <w:rPr>
                  <w:rFonts w:ascii="Cambria Math" w:hAnsi="Cambria Math"/>
                  <w:i/>
                  <w:sz w:val="24"/>
                  <w:szCs w:val="24"/>
                </w:rPr>
              </w:ins>
            </m:ctrlPr>
          </m:e>
          <m:sub>
            <w:ins w:id="182" w:author="Jisoo" w:date="2025-12-07T17:34:09Z">
              <m:r>
                <m:rPr/>
                <w:rPr>
                  <w:rFonts w:hint="default" w:ascii="Cambria Math" w:hAnsi="Cambria Math"/>
                  <w:sz w:val="24"/>
                  <w:szCs w:val="24"/>
                  <w:lang w:val="en-US" w:eastAsia="zh-CN"/>
                </w:rPr>
                <m:t>i</m:t>
              </m:r>
            </w:ins>
            <m:ctrlPr>
              <w:ins w:id="183" w:author="Jisoo" w:date="2025-12-07T17:34:06Z">
                <w:rPr>
                  <w:rFonts w:ascii="Cambria Math" w:hAnsi="Cambria Math"/>
                  <w:i/>
                  <w:sz w:val="24"/>
                  <w:szCs w:val="24"/>
                </w:rPr>
              </w:ins>
            </m:ctrlPr>
          </m:sub>
        </m:sSub>
      </m:oMath>
      <w:r>
        <w:rPr>
          <w:rFonts w:hint="eastAsia"/>
          <w:sz w:val="24"/>
          <w:szCs w:val="24"/>
        </w:rPr>
        <w:t>，每个专家网络由输入层、特征变换层与输出层组成；其中，输入层接收相应尺度的特征表示并进行维度映射；特征变换层采用多</w:t>
      </w:r>
      <w:r>
        <w:rPr>
          <w:rFonts w:hint="eastAsia" w:ascii="宋体" w:hAnsi="宋体" w:eastAsia="宋体" w:cs="宋体"/>
          <w:sz w:val="24"/>
          <w:szCs w:val="24"/>
        </w:rPr>
        <w:t>层感知机结构，对输入特征进行非线性变换与深层表征提取；输出层通过残差连接机制将输入特征与变换后的特征进行融合，以实现特征增强与梯度稳定。</w:t>
      </w:r>
    </w:p>
    <w:p w14:paraId="005CC0CA">
      <w:pPr>
        <w:numPr>
          <w:ilvl w:val="0"/>
          <w:numId w:val="0"/>
        </w:numPr>
        <w:shd w:val="clear" w:color="auto" w:fill="FFFFFF"/>
        <w:spacing w:line="360" w:lineRule="auto"/>
        <w:ind w:firstLine="420" w:firstLineChars="0"/>
        <w:textAlignment w:val="center"/>
        <w:rPr>
          <w:rFonts w:hint="eastAsia" w:ascii="宋体" w:hAnsi="宋体" w:eastAsia="宋体" w:cs="宋体"/>
          <w:sz w:val="24"/>
          <w:szCs w:val="24"/>
        </w:rPr>
      </w:pPr>
      <w:r>
        <w:rPr>
          <w:rFonts w:hint="eastAsia" w:ascii="宋体" w:hAnsi="宋体" w:eastAsia="宋体" w:cs="宋体"/>
          <w:sz w:val="24"/>
          <w:szCs w:val="24"/>
        </w:rPr>
        <w:t>进一步地，所述专家网络中设置归一化层和激活函数层，所述归一化层用于保持特征分布的稳定性，所述激活函数</w:t>
      </w:r>
      <w:commentRangeStart w:id="2"/>
      <w:r>
        <w:rPr>
          <w:rFonts w:hint="eastAsia" w:ascii="宋体" w:hAnsi="宋体" w:eastAsia="宋体" w:cs="宋体"/>
          <w:sz w:val="24"/>
          <w:szCs w:val="24"/>
        </w:rPr>
        <w:t>采用</w:t>
      </w:r>
      <w:del w:id="184" w:author="Jisoo" w:date="2025-12-07T17:31:59Z">
        <w:r>
          <w:rPr>
            <w:rFonts w:hint="eastAsia" w:ascii="宋体" w:hAnsi="宋体" w:cs="宋体"/>
            <w:sz w:val="24"/>
            <w:szCs w:val="24"/>
            <w:lang w:val="en-US" w:eastAsia="zh-CN"/>
          </w:rPr>
          <w:delText xml:space="preserve"> </w:delText>
        </w:r>
      </w:del>
      <m:oMath>
        <w:ins w:id="185" w:author="Jisoo" w:date="2025-12-07T17:35:00Z">
          <m:r>
            <m:rPr/>
            <w:rPr>
              <w:rFonts w:hint="default" w:ascii="Cambria Math" w:hAnsi="宋体" w:cs="宋体"/>
              <w:sz w:val="24"/>
              <w:szCs w:val="24"/>
              <w:lang w:val="en-US" w:eastAsia="zh-CN"/>
            </w:rPr>
            <m:t>G</m:t>
          </m:r>
        </w:ins>
        <w:del w:id="186" w:author="Jisoo" w:date="2025-12-07T17:34:55Z">
          <m:r>
            <m:rPr/>
            <w:rPr>
              <w:rFonts w:hint="default" w:ascii="Cambria Math" w:hAnsi="Cambria Math" w:cs="宋体"/>
              <w:kern w:val="2"/>
              <w:sz w:val="24"/>
              <w:szCs w:val="24"/>
              <w:lang w:val="en-US" w:eastAsia="zh-CN" w:bidi="ar-SA"/>
            </w:rPr>
            <m:t>R</m:t>
          </m:r>
        </w:del>
        <m:r>
          <m:rPr/>
          <w:rPr>
            <w:rFonts w:hint="default" w:ascii="Cambria Math" w:hAnsi="Cambria Math" w:cs="宋体"/>
            <w:kern w:val="2"/>
            <w:sz w:val="24"/>
            <w:szCs w:val="24"/>
            <w:lang w:val="en-US" w:eastAsia="zh-CN" w:bidi="ar-SA"/>
          </w:rPr>
          <m:t>eLU</m:t>
        </m:r>
      </m:oMath>
      <w:del w:id="187" w:author="Jisoo" w:date="2025-12-07T17:31:58Z">
        <w:r>
          <w:rPr>
            <w:rFonts w:hint="eastAsia" w:hAnsi="Cambria Math" w:cs="宋体"/>
            <w:i w:val="0"/>
            <w:kern w:val="2"/>
            <w:sz w:val="24"/>
            <w:szCs w:val="24"/>
            <w:lang w:val="en-US" w:eastAsia="zh-CN" w:bidi="ar-SA"/>
          </w:rPr>
          <w:delText xml:space="preserve"> </w:delText>
        </w:r>
      </w:del>
      <w:del w:id="188" w:author="Jisoo" w:date="2025-12-07T17:31:56Z">
        <w:r>
          <w:rPr>
            <w:rFonts w:hint="eastAsia" w:ascii="宋体" w:hAnsi="宋体" w:eastAsia="宋体" w:cs="宋体"/>
            <w:sz w:val="24"/>
            <w:szCs w:val="24"/>
          </w:rPr>
          <w:delText>或</w:delText>
        </w:r>
      </w:del>
      <w:del w:id="189" w:author="Jisoo" w:date="2025-12-07T17:31:56Z">
        <w:r>
          <w:rPr>
            <w:rFonts w:hint="eastAsia" w:ascii="宋体" w:hAnsi="宋体" w:cs="宋体"/>
            <w:sz w:val="24"/>
            <w:szCs w:val="24"/>
            <w:lang w:val="en-US" w:eastAsia="zh-CN"/>
          </w:rPr>
          <w:delText xml:space="preserve"> </w:delText>
        </w:r>
      </w:del>
      <m:oMath>
        <w:del w:id="190" w:author="Jisoo" w:date="2025-12-07T17:31:56Z">
          <m:r>
            <m:rPr/>
            <w:rPr>
              <w:rFonts w:hint="default" w:ascii="Cambria Math" w:hAnsi="Cambria Math" w:cs="宋体"/>
              <w:kern w:val="2"/>
              <w:sz w:val="24"/>
              <w:szCs w:val="24"/>
              <w:lang w:val="en-US" w:eastAsia="zh-CN" w:bidi="ar-SA"/>
            </w:rPr>
            <m:t>GeLU</m:t>
          </m:r>
        </w:del>
      </m:oMath>
      <w:del w:id="191" w:author="Jisoo" w:date="2025-12-07T17:31:56Z">
        <w:r>
          <w:rPr>
            <w:rFonts w:hint="eastAsia" w:hAnsi="Cambria Math" w:cs="宋体"/>
            <w:i w:val="0"/>
            <w:kern w:val="2"/>
            <w:sz w:val="24"/>
            <w:szCs w:val="24"/>
            <w:lang w:val="en-US" w:eastAsia="zh-CN" w:bidi="ar-SA"/>
          </w:rPr>
          <w:delText xml:space="preserve"> </w:delText>
        </w:r>
      </w:del>
      <w:r>
        <w:rPr>
          <w:rFonts w:hint="eastAsia" w:ascii="宋体" w:hAnsi="宋体" w:eastAsia="宋体" w:cs="宋体"/>
          <w:sz w:val="24"/>
          <w:szCs w:val="24"/>
        </w:rPr>
        <w:t>结构</w:t>
      </w:r>
      <w:commentRangeEnd w:id="2"/>
      <w:r>
        <w:commentReference w:id="2"/>
      </w:r>
      <w:r>
        <w:rPr>
          <w:rFonts w:hint="eastAsia" w:ascii="宋体" w:hAnsi="宋体" w:eastAsia="宋体" w:cs="宋体"/>
          <w:sz w:val="24"/>
          <w:szCs w:val="24"/>
        </w:rPr>
        <w:t>，以提升模型的非线性表达能力。</w:t>
      </w:r>
      <w:ins w:id="192" w:author="Jisoo" w:date="2025-12-07T18:08:19Z">
        <w:r>
          <w:rPr>
            <w:rFonts w:hint="eastAsia" w:ascii="宋体" w:hAnsi="宋体" w:eastAsia="宋体" w:cs="宋体"/>
            <w:sz w:val="24"/>
            <w:szCs w:val="24"/>
          </w:rPr>
          <w:t>当各尺度特征经对应专家网络处理后，输出结果被统一映射至相同的特征维度，以便后续门控网络进行加权与融合操作。</w:t>
        </w:r>
      </w:ins>
    </w:p>
    <w:p w14:paraId="7ACE47ED">
      <w:pPr>
        <w:numPr>
          <w:ilvl w:val="0"/>
          <w:numId w:val="0"/>
        </w:numPr>
        <w:shd w:val="clear" w:color="auto" w:fill="FFFFFF"/>
        <w:spacing w:line="360" w:lineRule="auto"/>
        <w:ind w:firstLine="0" w:firstLineChars="0"/>
        <w:textAlignment w:val="center"/>
        <w:rPr>
          <w:del w:id="194" w:author="Jisoo" w:date="2025-12-07T18:08:26Z"/>
          <w:rFonts w:hint="eastAsia" w:ascii="宋体" w:hAnsi="宋体" w:eastAsia="宋体" w:cs="宋体"/>
          <w:sz w:val="24"/>
          <w:szCs w:val="24"/>
        </w:rPr>
        <w:pPrChange w:id="193" w:author="Jisoo" w:date="2025-12-07T18:08:27Z">
          <w:pPr>
            <w:numPr>
              <w:ilvl w:val="0"/>
              <w:numId w:val="0"/>
            </w:numPr>
            <w:shd w:val="clear" w:color="auto" w:fill="FFFFFF"/>
            <w:spacing w:line="360" w:lineRule="auto"/>
            <w:ind w:firstLine="420" w:firstLineChars="0"/>
            <w:textAlignment w:val="center"/>
          </w:pPr>
        </w:pPrChange>
      </w:pPr>
      <w:del w:id="195" w:author="Jisoo" w:date="2025-12-07T18:08:26Z">
        <w:r>
          <w:rPr>
            <w:rFonts w:hint="eastAsia" w:ascii="宋体" w:hAnsi="宋体" w:eastAsia="宋体" w:cs="宋体"/>
            <w:sz w:val="24"/>
            <w:szCs w:val="24"/>
          </w:rPr>
          <w:delText>当各尺度特征经对应专家网络处理后，输出结果被统一映射至相同的特征维度，以便后续门控网络进行加权与融合操作。</w:delText>
        </w:r>
      </w:del>
    </w:p>
    <w:p w14:paraId="0EDED443">
      <w:pPr>
        <w:numPr>
          <w:ilvl w:val="0"/>
          <w:numId w:val="1"/>
        </w:numPr>
        <w:shd w:val="clear" w:color="auto" w:fill="FFFFFF"/>
        <w:spacing w:line="360" w:lineRule="auto"/>
        <w:textAlignment w:val="center"/>
        <w:rPr>
          <w:rFonts w:hint="eastAsia" w:ascii="宋体" w:hAnsi="宋体" w:eastAsia="宋体" w:cs="宋体"/>
          <w:sz w:val="24"/>
          <w:szCs w:val="24"/>
          <w:lang w:eastAsia="zh-CN"/>
        </w:rPr>
      </w:pPr>
      <w:r>
        <w:rPr>
          <w:rFonts w:hint="eastAsia" w:ascii="宋体" w:hAnsi="宋体" w:eastAsia="宋体" w:cs="宋体"/>
          <w:sz w:val="24"/>
          <w:szCs w:val="24"/>
        </w:rPr>
        <w:t>根据权利要求1所述的</w:t>
      </w:r>
      <w:r>
        <w:rPr>
          <w:rFonts w:hint="eastAsia" w:ascii="宋体" w:hAnsi="宋体" w:eastAsia="宋体" w:cs="宋体"/>
          <w:sz w:val="24"/>
          <w:szCs w:val="24"/>
          <w:lang w:val="en-US" w:eastAsia="zh-CN"/>
        </w:rPr>
        <w:t>基于多尺度滑动窗口和专家网络的行人重识别</w:t>
      </w:r>
      <w:r>
        <w:rPr>
          <w:rFonts w:hint="eastAsia" w:ascii="宋体" w:hAnsi="宋体" w:eastAsia="宋体" w:cs="宋体"/>
          <w:sz w:val="24"/>
          <w:szCs w:val="24"/>
        </w:rPr>
        <w:t>方法，其特征在于，所述步骤S</w:t>
      </w:r>
      <w:r>
        <w:rPr>
          <w:rFonts w:hint="eastAsia" w:ascii="宋体" w:hAnsi="宋体" w:cs="宋体"/>
          <w:sz w:val="24"/>
          <w:szCs w:val="24"/>
          <w:lang w:val="en-US" w:eastAsia="zh-CN"/>
        </w:rPr>
        <w:t>4</w:t>
      </w:r>
      <w:r>
        <w:rPr>
          <w:rFonts w:hint="eastAsia" w:ascii="宋体" w:hAnsi="宋体" w:eastAsia="宋体" w:cs="宋体"/>
          <w:sz w:val="24"/>
          <w:szCs w:val="24"/>
        </w:rPr>
        <w:t>包括</w:t>
      </w:r>
      <w:r>
        <w:rPr>
          <w:rFonts w:hint="eastAsia" w:ascii="宋体" w:hAnsi="宋体" w:eastAsia="宋体" w:cs="宋体"/>
          <w:sz w:val="24"/>
          <w:szCs w:val="24"/>
          <w:lang w:eastAsia="zh-CN"/>
        </w:rPr>
        <w:t>：</w:t>
      </w:r>
    </w:p>
    <w:p w14:paraId="4B453C9F">
      <w:pPr>
        <w:numPr>
          <w:ilvl w:val="0"/>
          <w:numId w:val="0"/>
        </w:numPr>
        <w:shd w:val="clear" w:color="auto" w:fill="FFFFFF"/>
        <w:spacing w:line="360" w:lineRule="auto"/>
        <w:ind w:firstLine="420" w:firstLineChars="0"/>
        <w:textAlignment w:val="center"/>
        <w:rPr>
          <w:rFonts w:hint="eastAsia" w:ascii="宋体" w:hAnsi="宋体" w:eastAsia="宋体" w:cs="宋体"/>
          <w:sz w:val="24"/>
          <w:szCs w:val="24"/>
          <w:lang w:val="en-US" w:eastAsia="zh-CN"/>
        </w:rPr>
      </w:pPr>
      <w:r>
        <w:rPr>
          <w:rFonts w:hint="eastAsia" w:ascii="宋体" w:hAnsi="宋体" w:eastAsia="宋体" w:cs="宋体"/>
          <w:sz w:val="24"/>
          <w:szCs w:val="24"/>
        </w:rPr>
        <w:t>将各专家网络输出的多尺度特征进行拼接形成联合特征向量，并输入至门控网络模块</w:t>
      </w:r>
      <m:oMath>
        <w:ins w:id="196" w:author="Jisoo" w:date="2025-12-07T17:35:29Z">
          <m:r>
            <m:rPr/>
            <w:rPr>
              <w:rFonts w:hint="default" w:ascii="Cambria Math" w:hAnsi="Cambria Math" w:cs="宋体"/>
              <w:kern w:val="2"/>
              <w:sz w:val="24"/>
              <w:szCs w:val="24"/>
              <w:lang w:val="en-US" w:eastAsia="zh-CN" w:bidi="ar-SA"/>
            </w:rPr>
            <m:t>G</m:t>
          </m:r>
        </w:ins>
      </m:oMath>
      <w:r>
        <w:rPr>
          <w:rFonts w:hint="eastAsia" w:ascii="宋体" w:hAnsi="宋体" w:eastAsia="宋体" w:cs="宋体"/>
          <w:sz w:val="24"/>
          <w:szCs w:val="24"/>
        </w:rPr>
        <w:t>；所述门控网络包括多层感知机结构，用于计算每个专家网络对应的权重分布</w:t>
      </w:r>
      <m:oMath>
        <w:ins w:id="197" w:author="Jisoo" w:date="2025-12-07T17:35:48Z">
          <m:r>
            <m:rPr/>
            <w:rPr>
              <w:rFonts w:hint="default" w:ascii="Cambria Math" w:hAnsi="Cambria Math" w:cs="宋体"/>
              <w:kern w:val="2"/>
              <w:sz w:val="24"/>
              <w:szCs w:val="24"/>
              <w:lang w:val="en-US" w:eastAsia="zh-CN" w:bidi="ar-SA"/>
            </w:rPr>
            <m:t>W</m:t>
          </m:r>
        </w:ins>
      </m:oMath>
      <w:r>
        <w:rPr>
          <w:rFonts w:hint="eastAsia" w:ascii="宋体" w:hAnsi="宋体" w:eastAsia="宋体" w:cs="宋体"/>
          <w:sz w:val="24"/>
          <w:szCs w:val="24"/>
        </w:rPr>
        <w:t>。</w:t>
      </w:r>
      <w:ins w:id="198" w:author="Jisoo" w:date="2025-12-07T18:08:47Z">
        <w:r>
          <w:rPr>
            <w:rFonts w:hint="eastAsia" w:ascii="宋体" w:hAnsi="宋体" w:cs="宋体"/>
            <w:sz w:val="24"/>
            <w:szCs w:val="24"/>
            <w:lang w:val="en-US" w:eastAsia="zh-CN"/>
          </w:rPr>
          <w:t>所述</w:t>
        </w:r>
      </w:ins>
      <w:ins w:id="199" w:author="Jisoo" w:date="2025-12-07T18:08:49Z">
        <w:r>
          <w:rPr>
            <w:rFonts w:hint="eastAsia" w:ascii="宋体" w:hAnsi="宋体" w:cs="宋体"/>
            <w:sz w:val="24"/>
            <w:szCs w:val="24"/>
            <w:lang w:val="en-US" w:eastAsia="zh-CN"/>
          </w:rPr>
          <w:t>权重</w:t>
        </w:r>
      </w:ins>
      <w:ins w:id="200" w:author="Jisoo" w:date="2025-12-07T18:08:50Z">
        <w:r>
          <w:rPr>
            <w:rFonts w:hint="eastAsia" w:ascii="宋体" w:hAnsi="宋体" w:cs="宋体"/>
            <w:sz w:val="24"/>
            <w:szCs w:val="24"/>
            <w:lang w:val="en-US" w:eastAsia="zh-CN"/>
          </w:rPr>
          <w:t>分布</w:t>
        </w:r>
      </w:ins>
      <m:oMath>
        <w:ins w:id="201" w:author="Jisoo" w:date="2025-12-07T18:08:54Z">
          <m:r>
            <m:rPr/>
            <w:rPr>
              <w:rFonts w:hint="default" w:ascii="Cambria Math" w:hAnsi="Cambria Math" w:cs="宋体"/>
              <w:kern w:val="2"/>
              <w:sz w:val="24"/>
              <w:szCs w:val="24"/>
              <w:lang w:val="en-US" w:eastAsia="zh-CN" w:bidi="ar-SA"/>
            </w:rPr>
            <m:t>W</m:t>
          </m:r>
        </w:ins>
      </m:oMath>
      <w:ins w:id="202" w:author="Jisoo" w:date="2025-12-07T18:08:57Z">
        <w:r>
          <m:rPr/>
          <w:rPr>
            <w:rFonts w:hint="eastAsia" w:hAnsi="Cambria Math" w:cs="宋体"/>
            <w:i w:val="0"/>
            <w:kern w:val="2"/>
            <w:sz w:val="24"/>
            <w:szCs w:val="24"/>
            <w:lang w:val="en-US" w:eastAsia="zh-CN" w:bidi="ar-SA"/>
          </w:rPr>
          <w:t>的</w:t>
        </w:r>
      </w:ins>
      <w:ins w:id="203" w:author="Jisoo" w:date="2025-12-07T18:08:59Z">
        <w:r>
          <m:rPr/>
          <w:rPr>
            <w:rFonts w:hint="eastAsia" w:hAnsi="Cambria Math" w:cs="宋体"/>
            <w:i w:val="0"/>
            <w:kern w:val="2"/>
            <w:sz w:val="24"/>
            <w:szCs w:val="24"/>
            <w:lang w:val="en-US" w:eastAsia="zh-CN" w:bidi="ar-SA"/>
          </w:rPr>
          <w:t>计算过程为</w:t>
        </w:r>
      </w:ins>
      <w:ins w:id="204" w:author="Jisoo" w:date="2025-12-07T18:09:02Z">
        <w:r>
          <m:rPr/>
          <w:rPr>
            <w:rFonts w:hint="eastAsia" w:hAnsi="Cambria Math" w:cs="宋体"/>
            <w:i w:val="0"/>
            <w:kern w:val="2"/>
            <w:sz w:val="24"/>
            <w:szCs w:val="24"/>
            <w:lang w:val="en-US" w:eastAsia="zh-CN" w:bidi="ar-SA"/>
          </w:rPr>
          <w:t>：</w:t>
        </w:r>
      </w:ins>
      <w:ins w:id="205" w:author="Jisoo" w:date="2025-12-07T18:09:19Z">
        <w:r>
          <m:rPr/>
          <w:rPr>
            <w:rFonts w:hint="eastAsia" w:hAnsi="Cambria Math" w:cs="宋体"/>
            <w:i w:val="0"/>
            <w:kern w:val="2"/>
            <w:sz w:val="24"/>
            <w:szCs w:val="24"/>
            <w:lang w:val="en-US" w:eastAsia="zh-CN" w:bidi="ar-SA"/>
          </w:rPr>
          <w:t>门控网络首先对输入特征进行线性变换与非线性映射，通过设置温度参数以控制权重分布的平滑度或尖锐程度，再经</w:t>
        </w:r>
      </w:ins>
      <m:oMath>
        <w:ins w:id="206" w:author="Jisoo" w:date="2025-12-07T18:09:26Z">
          <m:r>
            <m:rPr/>
            <w:rPr>
              <w:rFonts w:hint="default" w:ascii="Cambria Math" w:hAnsi="Cambria Math" w:cs="宋体"/>
              <w:kern w:val="2"/>
              <w:sz w:val="24"/>
              <w:szCs w:val="24"/>
              <w:lang w:val="en-US" w:eastAsia="zh-CN" w:bidi="ar-SA"/>
            </w:rPr>
            <m:t>S</m:t>
          </m:r>
        </w:ins>
        <w:ins w:id="207" w:author="Jisoo" w:date="2025-12-07T18:09:28Z">
          <m:r>
            <m:rPr/>
            <w:rPr>
              <w:rFonts w:hint="default" w:ascii="Cambria Math" w:hAnsi="Cambria Math" w:cs="宋体"/>
              <w:kern w:val="2"/>
              <w:sz w:val="24"/>
              <w:szCs w:val="24"/>
              <w:lang w:val="en-US" w:eastAsia="zh-CN" w:bidi="ar-SA"/>
            </w:rPr>
            <m:t>oftmax</m:t>
          </m:r>
        </w:ins>
      </m:oMath>
      <w:ins w:id="208" w:author="Jisoo" w:date="2025-12-07T18:09:19Z">
        <w:r>
          <m:rPr/>
          <w:rPr>
            <w:rFonts w:hint="eastAsia" w:hAnsi="Cambria Math" w:cs="宋体"/>
            <w:i w:val="0"/>
            <w:kern w:val="2"/>
            <w:sz w:val="24"/>
            <w:szCs w:val="24"/>
            <w:lang w:val="en-US" w:eastAsia="zh-CN" w:bidi="ar-SA"/>
          </w:rPr>
          <w:t>函数对权重进行归一化处理，得到各专家输出在最终融合中的权重比例</w:t>
        </w:r>
      </w:ins>
      <m:oMath>
        <m:sSub>
          <m:sSubPr>
            <m:ctrlPr>
              <w:ins w:id="209" w:author="Jisoo" w:date="2025-12-07T18:09:44Z">
                <w:rPr>
                  <w:rFonts w:ascii="Cambria Math" w:hAnsi="Cambria Math" w:cs="宋体"/>
                  <w:i/>
                  <w:kern w:val="2"/>
                  <w:sz w:val="24"/>
                  <w:szCs w:val="24"/>
                  <w:lang w:val="en-US" w:bidi="ar-SA"/>
                </w:rPr>
              </w:ins>
            </m:ctrlPr>
          </m:sSubPr>
          <m:e>
            <w:ins w:id="210" w:author="Jisoo" w:date="2025-12-07T18:09:46Z">
              <m:r>
                <m:rPr/>
                <w:rPr>
                  <w:rFonts w:hint="default" w:ascii="Cambria Math" w:hAnsi="Cambria Math" w:cs="宋体"/>
                  <w:kern w:val="2"/>
                  <w:sz w:val="24"/>
                  <w:szCs w:val="24"/>
                  <w:lang w:val="en-US" w:eastAsia="zh-CN" w:bidi="ar-SA"/>
                </w:rPr>
                <m:t>w</m:t>
              </m:r>
            </w:ins>
            <m:ctrlPr>
              <w:ins w:id="211" w:author="Jisoo" w:date="2025-12-07T18:09:44Z">
                <w:rPr>
                  <w:rFonts w:ascii="Cambria Math" w:hAnsi="Cambria Math" w:cs="宋体"/>
                  <w:i/>
                  <w:kern w:val="2"/>
                  <w:sz w:val="24"/>
                  <w:szCs w:val="24"/>
                  <w:lang w:val="en-US" w:bidi="ar-SA"/>
                </w:rPr>
              </w:ins>
            </m:ctrlPr>
          </m:e>
          <m:sub>
            <w:ins w:id="212" w:author="Jisoo" w:date="2025-12-07T18:09:47Z">
              <m:r>
                <m:rPr/>
                <w:rPr>
                  <w:rFonts w:hint="default" w:ascii="Cambria Math" w:hAnsi="Cambria Math" w:cs="宋体"/>
                  <w:kern w:val="2"/>
                  <w:sz w:val="24"/>
                  <w:szCs w:val="24"/>
                  <w:lang w:val="en-US" w:eastAsia="zh-CN" w:bidi="ar-SA"/>
                </w:rPr>
                <m:t>i</m:t>
              </m:r>
            </w:ins>
            <m:ctrlPr>
              <w:ins w:id="213" w:author="Jisoo" w:date="2025-12-07T18:09:44Z">
                <w:rPr>
                  <w:rFonts w:ascii="Cambria Math" w:hAnsi="Cambria Math" w:cs="宋体"/>
                  <w:i/>
                  <w:kern w:val="2"/>
                  <w:sz w:val="24"/>
                  <w:szCs w:val="24"/>
                  <w:lang w:val="en-US" w:bidi="ar-SA"/>
                </w:rPr>
              </w:ins>
            </m:ctrlPr>
          </m:sub>
        </m:sSub>
      </m:oMath>
      <w:del w:id="214" w:author="Jisoo" w:date="2025-12-07T17:36:00Z">
        <w:r>
          <w:rPr>
            <w:rFonts w:hint="eastAsia" w:ascii="宋体" w:hAnsi="宋体" w:eastAsia="宋体" w:cs="宋体"/>
            <w:sz w:val="24"/>
            <w:szCs w:val="24"/>
          </w:rPr>
          <w:delText>门控网络首先对输入特征进行线性变换与非线性映射，通过设置温度参数以控制权重分布的平滑度或尖锐程度，再经</w:delText>
        </w:r>
      </w:del>
      <w:del w:id="215" w:author="Jisoo" w:date="2025-12-07T17:36:00Z">
        <w:r>
          <w:rPr>
            <w:rFonts w:hint="default" w:ascii="Times New Roman" w:hAnsi="Times New Roman" w:eastAsia="宋体" w:cs="Times New Roman"/>
            <w:sz w:val="24"/>
            <w:szCs w:val="24"/>
            <w:rPrChange w:id="216" w:author="♚酸奶" w:date="2025-12-05T09:13:09Z">
              <w:rPr>
                <w:rFonts w:hint="eastAsia" w:ascii="宋体" w:hAnsi="宋体" w:eastAsia="宋体" w:cs="宋体"/>
                <w:sz w:val="24"/>
                <w:szCs w:val="24"/>
              </w:rPr>
            </w:rPrChange>
          </w:rPr>
          <w:delText xml:space="preserve"> Softmax</w:delText>
        </w:r>
      </w:del>
      <w:del w:id="218" w:author="Jisoo" w:date="2025-12-07T17:36:00Z">
        <w:r>
          <w:rPr>
            <w:rFonts w:hint="eastAsia" w:ascii="宋体" w:hAnsi="宋体" w:eastAsia="宋体" w:cs="宋体"/>
            <w:sz w:val="24"/>
            <w:szCs w:val="24"/>
          </w:rPr>
          <w:delText xml:space="preserve"> 函数对权重进行归一化处理，从而得到各专家输出在最终融合中的权重比例</w:delText>
        </w:r>
      </w:del>
      <w:r>
        <w:rPr>
          <w:rFonts w:hint="eastAsia" w:ascii="宋体" w:hAnsi="宋体" w:eastAsia="宋体" w:cs="宋体"/>
          <w:sz w:val="24"/>
          <w:szCs w:val="24"/>
        </w:rPr>
        <w:t>。</w:t>
      </w:r>
      <w:ins w:id="219" w:author="Jisoo" w:date="2025-12-07T18:09:55Z">
        <w:r>
          <w:rPr>
            <w:rFonts w:hint="eastAsia" w:ascii="宋体" w:hAnsi="宋体" w:cs="宋体"/>
            <w:sz w:val="24"/>
            <w:szCs w:val="24"/>
            <w:lang w:val="en-US" w:eastAsia="zh-CN"/>
          </w:rPr>
          <w:t>所述方法</w:t>
        </w:r>
      </w:ins>
      <w:ins w:id="220" w:author="Jisoo" w:date="2025-12-07T18:10:02Z">
        <w:r>
          <w:rPr>
            <w:rFonts w:ascii="宋体" w:hAnsi="宋体" w:eastAsia="宋体" w:cs="宋体"/>
            <w:sz w:val="24"/>
            <w:szCs w:val="24"/>
          </w:rPr>
          <w:t>根据门控网络计算得到的权重分布</w:t>
        </w:r>
      </w:ins>
      <m:oMath>
        <w:ins w:id="221" w:author="Jisoo" w:date="2025-12-07T18:10:06Z">
          <m:r>
            <m:rPr/>
            <w:rPr>
              <w:rFonts w:hint="default" w:ascii="Cambria Math" w:hAnsi="Cambria Math" w:cs="宋体"/>
              <w:kern w:val="2"/>
              <w:sz w:val="24"/>
              <w:szCs w:val="24"/>
              <w:lang w:val="en-US" w:eastAsia="zh-CN" w:bidi="ar-SA"/>
            </w:rPr>
            <m:t>W</m:t>
          </m:r>
        </w:ins>
      </m:oMath>
      <w:ins w:id="222" w:author="Jisoo" w:date="2025-12-07T18:10:11Z">
        <w:r>
          <m:rPr/>
          <w:rPr>
            <w:rFonts w:hint="eastAsia" w:hAnsi="Cambria Math" w:cs="宋体"/>
            <w:i w:val="0"/>
            <w:kern w:val="2"/>
            <w:sz w:val="24"/>
            <w:szCs w:val="24"/>
            <w:lang w:val="en-US" w:eastAsia="zh-CN" w:bidi="ar-SA"/>
          </w:rPr>
          <w:t>，</w:t>
        </w:r>
      </w:ins>
      <w:ins w:id="223" w:author="Jisoo" w:date="2025-12-07T18:10:14Z">
        <w:r>
          <m:rPr/>
          <w:rPr>
            <w:rFonts w:hint="eastAsia" w:hAnsi="Cambria Math" w:cs="宋体"/>
            <w:i w:val="0"/>
            <w:kern w:val="2"/>
            <w:sz w:val="24"/>
            <w:szCs w:val="24"/>
            <w:lang w:val="en-US" w:eastAsia="zh-CN" w:bidi="ar-SA"/>
          </w:rPr>
          <w:t>对</w:t>
        </w:r>
      </w:ins>
      <w:ins w:id="224" w:author="Jisoo" w:date="2025-12-07T18:10:21Z">
        <w:r>
          <w:rPr>
            <w:rFonts w:ascii="宋体" w:hAnsi="宋体" w:eastAsia="宋体" w:cs="宋体"/>
            <w:sz w:val="24"/>
            <w:szCs w:val="24"/>
          </w:rPr>
          <w:t>各专家网络的输出特征</w:t>
        </w:r>
      </w:ins>
      <m:oMath>
        <m:sSub>
          <m:sSubPr>
            <m:ctrlPr>
              <w:ins w:id="225" w:author="Jisoo" w:date="2025-12-07T18:10:24Z">
                <w:rPr>
                  <w:rFonts w:ascii="Cambria Math" w:hAnsi="Cambria Math" w:cs="宋体"/>
                  <w:i/>
                  <w:sz w:val="24"/>
                  <w:szCs w:val="24"/>
                </w:rPr>
              </w:ins>
            </m:ctrlPr>
          </m:sSubPr>
          <m:e>
            <w:ins w:id="226" w:author="Jisoo" w:date="2025-12-07T18:10:25Z">
              <m:r>
                <m:rPr/>
                <w:rPr>
                  <w:rFonts w:hint="default" w:ascii="Cambria Math" w:hAnsi="Cambria Math" w:cs="宋体"/>
                  <w:sz w:val="24"/>
                  <w:szCs w:val="24"/>
                  <w:lang w:val="en-US" w:eastAsia="zh-CN"/>
                </w:rPr>
                <m:t>G</m:t>
              </m:r>
            </w:ins>
            <m:ctrlPr>
              <w:ins w:id="227" w:author="Jisoo" w:date="2025-12-07T18:10:24Z">
                <w:rPr>
                  <w:rFonts w:ascii="Cambria Math" w:hAnsi="Cambria Math" w:cs="宋体"/>
                  <w:i/>
                  <w:sz w:val="24"/>
                  <w:szCs w:val="24"/>
                </w:rPr>
              </w:ins>
            </m:ctrlPr>
          </m:e>
          <m:sub>
            <w:ins w:id="228" w:author="Jisoo" w:date="2025-12-07T18:10:27Z">
              <m:r>
                <m:rPr/>
                <w:rPr>
                  <w:rFonts w:hint="default" w:ascii="Cambria Math" w:hAnsi="Cambria Math" w:cs="宋体"/>
                  <w:sz w:val="24"/>
                  <w:szCs w:val="24"/>
                  <w:lang w:val="en-US" w:eastAsia="zh-CN"/>
                </w:rPr>
                <m:t>i</m:t>
              </m:r>
            </w:ins>
            <m:ctrlPr>
              <w:ins w:id="229" w:author="Jisoo" w:date="2025-12-07T18:10:24Z">
                <w:rPr>
                  <w:rFonts w:ascii="Cambria Math" w:hAnsi="Cambria Math" w:cs="宋体"/>
                  <w:i/>
                  <w:sz w:val="24"/>
                  <w:szCs w:val="24"/>
                </w:rPr>
              </w:ins>
            </m:ctrlPr>
          </m:sub>
        </m:sSub>
      </m:oMath>
      <w:ins w:id="230" w:author="Jisoo" w:date="2025-12-07T18:10:31Z">
        <w:r>
          <w:rPr>
            <w:rFonts w:hint="eastAsia" w:hAnsi="Cambria Math" w:cs="宋体"/>
            <w:i w:val="0"/>
            <w:sz w:val="24"/>
            <w:szCs w:val="24"/>
            <w:lang w:val="en-US" w:eastAsia="zh-CN"/>
          </w:rPr>
          <w:t>进行</w:t>
        </w:r>
      </w:ins>
      <w:ins w:id="231" w:author="Jisoo" w:date="2025-12-07T18:10:34Z">
        <w:r>
          <w:rPr>
            <w:rFonts w:hint="eastAsia" w:hAnsi="Cambria Math" w:cs="宋体"/>
            <w:i w:val="0"/>
            <w:sz w:val="24"/>
            <w:szCs w:val="24"/>
            <w:lang w:val="en-US" w:eastAsia="zh-CN"/>
          </w:rPr>
          <w:t>加权求和</w:t>
        </w:r>
      </w:ins>
      <w:ins w:id="232" w:author="Jisoo" w:date="2025-12-07T18:10:36Z">
        <w:r>
          <w:rPr>
            <w:rFonts w:hint="eastAsia" w:hAnsi="Cambria Math" w:cs="宋体"/>
            <w:i w:val="0"/>
            <w:sz w:val="24"/>
            <w:szCs w:val="24"/>
            <w:lang w:val="en-US" w:eastAsia="zh-CN"/>
          </w:rPr>
          <w:t>操作</w:t>
        </w:r>
      </w:ins>
      <w:ins w:id="233" w:author="Jisoo" w:date="2025-12-07T18:10:37Z">
        <w:r>
          <w:rPr>
            <w:rFonts w:hint="eastAsia" w:hAnsi="Cambria Math" w:cs="宋体"/>
            <w:i w:val="0"/>
            <w:sz w:val="24"/>
            <w:szCs w:val="24"/>
            <w:lang w:val="en-US" w:eastAsia="zh-CN"/>
          </w:rPr>
          <w:t>，</w:t>
        </w:r>
      </w:ins>
      <w:ins w:id="234" w:author="Jisoo" w:date="2025-12-07T18:10:38Z">
        <w:r>
          <w:rPr>
            <w:rFonts w:hint="eastAsia" w:hAnsi="Cambria Math" w:cs="宋体"/>
            <w:i w:val="0"/>
            <w:sz w:val="24"/>
            <w:szCs w:val="24"/>
            <w:lang w:val="en-US" w:eastAsia="zh-CN"/>
          </w:rPr>
          <w:t>得到</w:t>
        </w:r>
      </w:ins>
      <w:ins w:id="235" w:author="Jisoo" w:date="2025-12-07T18:10:40Z">
        <w:r>
          <w:rPr>
            <w:rFonts w:hint="eastAsia" w:hAnsi="Cambria Math" w:cs="宋体"/>
            <w:i w:val="0"/>
            <w:sz w:val="24"/>
            <w:szCs w:val="24"/>
            <w:lang w:val="en-US" w:eastAsia="zh-CN"/>
          </w:rPr>
          <w:t>该</w:t>
        </w:r>
      </w:ins>
      <w:ins w:id="236" w:author="Jisoo" w:date="2025-12-07T18:10:43Z">
        <w:r>
          <w:rPr>
            <w:rFonts w:hint="eastAsia" w:hAnsi="Cambria Math" w:cs="宋体"/>
            <w:i w:val="0"/>
            <w:sz w:val="24"/>
            <w:szCs w:val="24"/>
            <w:lang w:val="en-US" w:eastAsia="zh-CN"/>
          </w:rPr>
          <w:t>行人图像</w:t>
        </w:r>
      </w:ins>
      <w:ins w:id="237" w:author="Jisoo" w:date="2025-12-07T18:10:44Z">
        <w:r>
          <w:rPr>
            <w:rFonts w:hint="eastAsia" w:hAnsi="Cambria Math" w:cs="宋体"/>
            <w:i w:val="0"/>
            <w:sz w:val="24"/>
            <w:szCs w:val="24"/>
            <w:lang w:val="en-US" w:eastAsia="zh-CN"/>
          </w:rPr>
          <w:t>的</w:t>
        </w:r>
      </w:ins>
      <w:ins w:id="238" w:author="Jisoo" w:date="2025-12-07T18:10:49Z">
        <w:r>
          <w:rPr>
            <w:rFonts w:hint="eastAsia" w:hAnsi="Cambria Math" w:cs="宋体"/>
            <w:i w:val="0"/>
            <w:sz w:val="24"/>
            <w:szCs w:val="24"/>
            <w:lang w:val="en-US" w:eastAsia="zh-CN"/>
          </w:rPr>
          <w:t>统一</w:t>
        </w:r>
      </w:ins>
      <w:ins w:id="239" w:author="Jisoo" w:date="2025-12-07T18:10:52Z">
        <w:r>
          <w:rPr>
            <w:rFonts w:hint="eastAsia" w:hAnsi="Cambria Math" w:cs="宋体"/>
            <w:i w:val="0"/>
            <w:sz w:val="24"/>
            <w:szCs w:val="24"/>
            <w:lang w:val="en-US" w:eastAsia="zh-CN"/>
          </w:rPr>
          <w:t>判别</w:t>
        </w:r>
      </w:ins>
      <w:ins w:id="240" w:author="Jisoo" w:date="2025-12-07T18:10:54Z">
        <w:r>
          <w:rPr>
            <w:rFonts w:hint="eastAsia" w:hAnsi="Cambria Math" w:cs="宋体"/>
            <w:i w:val="0"/>
            <w:sz w:val="24"/>
            <w:szCs w:val="24"/>
            <w:lang w:val="en-US" w:eastAsia="zh-CN"/>
          </w:rPr>
          <w:t>特征</w:t>
        </w:r>
      </w:ins>
      <m:oMath>
        <m:sSub>
          <m:sSubPr>
            <m:ctrlPr>
              <w:ins w:id="241" w:author="Jisoo" w:date="2025-12-07T18:10:57Z">
                <w:rPr>
                  <w:rFonts w:ascii="Cambria Math" w:hAnsi="Cambria Math" w:cs="宋体"/>
                  <w:i/>
                  <w:sz w:val="24"/>
                  <w:szCs w:val="24"/>
                  <w:lang w:val="en-US"/>
                </w:rPr>
              </w:ins>
            </m:ctrlPr>
          </m:sSubPr>
          <m:e>
            <w:ins w:id="242" w:author="Jisoo" w:date="2025-12-07T18:10:58Z">
              <m:r>
                <m:rPr/>
                <w:rPr>
                  <w:rFonts w:hint="default" w:ascii="Cambria Math" w:hAnsi="Cambria Math" w:cs="宋体"/>
                  <w:sz w:val="24"/>
                  <w:szCs w:val="24"/>
                  <w:lang w:val="en-US" w:eastAsia="zh-CN"/>
                </w:rPr>
                <m:t>F</m:t>
              </m:r>
            </w:ins>
            <m:ctrlPr>
              <w:ins w:id="243" w:author="Jisoo" w:date="2025-12-07T18:10:57Z">
                <w:rPr>
                  <w:rFonts w:ascii="Cambria Math" w:hAnsi="Cambria Math" w:cs="宋体"/>
                  <w:i/>
                  <w:sz w:val="24"/>
                  <w:szCs w:val="24"/>
                  <w:lang w:val="en-US"/>
                </w:rPr>
              </w:ins>
            </m:ctrlPr>
          </m:e>
          <m:sub>
            <w:ins w:id="244" w:author="Jisoo" w:date="2025-12-07T18:11:00Z">
              <m:r>
                <m:rPr/>
                <w:rPr>
                  <w:rFonts w:hint="default" w:ascii="Cambria Math" w:hAnsi="Cambria Math" w:cs="宋体"/>
                  <w:sz w:val="24"/>
                  <w:szCs w:val="24"/>
                  <w:lang w:val="en-US" w:eastAsia="zh-CN"/>
                </w:rPr>
                <m:t>fused</m:t>
              </m:r>
            </w:ins>
            <m:ctrlPr>
              <w:ins w:id="245" w:author="Jisoo" w:date="2025-12-07T18:10:57Z">
                <w:rPr>
                  <w:rFonts w:ascii="Cambria Math" w:hAnsi="Cambria Math" w:cs="宋体"/>
                  <w:i/>
                  <w:sz w:val="24"/>
                  <w:szCs w:val="24"/>
                  <w:lang w:val="en-US"/>
                </w:rPr>
              </w:ins>
            </m:ctrlPr>
          </m:sub>
        </m:sSub>
      </m:oMath>
      <w:ins w:id="246" w:author="Jisoo" w:date="2025-12-07T18:11:03Z">
        <w:r>
          <w:rPr>
            <w:rFonts w:hint="eastAsia" w:hAnsi="Cambria Math" w:cs="宋体"/>
            <w:i w:val="0"/>
            <w:sz w:val="24"/>
            <w:szCs w:val="24"/>
            <w:lang w:val="en-US" w:eastAsia="zh-CN"/>
          </w:rPr>
          <w:t>。</w:t>
        </w:r>
      </w:ins>
    </w:p>
    <w:p w14:paraId="207BCDA5">
      <w:pPr>
        <w:numPr>
          <w:ilvl w:val="0"/>
          <w:numId w:val="1"/>
        </w:numPr>
        <w:shd w:val="clear" w:color="auto" w:fill="FFFFFF"/>
        <w:spacing w:line="360" w:lineRule="auto"/>
        <w:textAlignment w:val="center"/>
        <w:rPr>
          <w:ins w:id="247" w:author="Jisoo" w:date="2025-12-07T18:11:27Z"/>
          <w:rFonts w:hint="eastAsia" w:ascii="宋体" w:hAnsi="宋体" w:eastAsia="宋体" w:cs="宋体"/>
          <w:sz w:val="24"/>
          <w:szCs w:val="24"/>
          <w:lang w:eastAsia="zh-CN"/>
        </w:rPr>
      </w:pPr>
      <w:r>
        <w:rPr>
          <w:rFonts w:hint="eastAsia" w:ascii="宋体" w:hAnsi="宋体" w:eastAsia="宋体" w:cs="宋体"/>
          <w:sz w:val="24"/>
          <w:szCs w:val="24"/>
        </w:rPr>
        <w:t>根据权利要求1所述的</w:t>
      </w:r>
      <w:r>
        <w:rPr>
          <w:rFonts w:hint="eastAsia" w:ascii="宋体" w:hAnsi="宋体" w:eastAsia="宋体" w:cs="宋体"/>
          <w:sz w:val="24"/>
          <w:szCs w:val="24"/>
          <w:lang w:val="en-US" w:eastAsia="zh-CN"/>
        </w:rPr>
        <w:t>基于多尺度滑动窗口和专家网络的行人重识别</w:t>
      </w:r>
      <w:r>
        <w:rPr>
          <w:rFonts w:hint="eastAsia" w:ascii="宋体" w:hAnsi="宋体" w:eastAsia="宋体" w:cs="宋体"/>
          <w:sz w:val="24"/>
          <w:szCs w:val="24"/>
        </w:rPr>
        <w:t>方法，其特征在于，所述步骤S</w:t>
      </w:r>
      <w:r>
        <w:rPr>
          <w:rFonts w:hint="eastAsia" w:ascii="宋体" w:hAnsi="宋体" w:cs="宋体"/>
          <w:sz w:val="24"/>
          <w:szCs w:val="24"/>
          <w:lang w:val="en-US" w:eastAsia="zh-CN"/>
        </w:rPr>
        <w:t>5</w:t>
      </w:r>
      <w:r>
        <w:rPr>
          <w:rFonts w:hint="eastAsia" w:ascii="宋体" w:hAnsi="宋体" w:eastAsia="宋体" w:cs="宋体"/>
          <w:sz w:val="24"/>
          <w:szCs w:val="24"/>
        </w:rPr>
        <w:t>包括</w:t>
      </w:r>
      <w:r>
        <w:rPr>
          <w:rFonts w:hint="eastAsia" w:ascii="宋体" w:hAnsi="宋体" w:eastAsia="宋体" w:cs="宋体"/>
          <w:sz w:val="24"/>
          <w:szCs w:val="24"/>
          <w:lang w:eastAsia="zh-CN"/>
        </w:rPr>
        <w:t>：</w:t>
      </w:r>
    </w:p>
    <w:p w14:paraId="4A2AE1FE">
      <w:pPr>
        <w:numPr>
          <w:ilvl w:val="-1"/>
          <w:numId w:val="0"/>
        </w:numPr>
        <w:shd w:val="clear" w:color="auto" w:fill="FFFFFF"/>
        <w:spacing w:line="360" w:lineRule="auto"/>
        <w:ind w:firstLine="960" w:firstLineChars="400"/>
        <w:textAlignment w:val="center"/>
        <w:rPr>
          <w:del w:id="249" w:author="Jisoo" w:date="2025-12-07T18:11:27Z"/>
          <w:rFonts w:hint="eastAsia" w:ascii="宋体" w:hAnsi="宋体" w:eastAsia="宋体" w:cs="宋体"/>
          <w:b w:val="0"/>
          <w:bCs w:val="0"/>
          <w:sz w:val="24"/>
          <w:szCs w:val="24"/>
          <w:lang w:eastAsia="zh-CN"/>
          <w:rPrChange w:id="250" w:author="Jisoo" w:date="2025-12-07T18:11:58Z">
            <w:rPr>
              <w:del w:id="251" w:author="Jisoo" w:date="2025-12-07T18:11:27Z"/>
              <w:rFonts w:hint="eastAsia" w:ascii="宋体" w:hAnsi="宋体" w:eastAsia="宋体" w:cs="宋体"/>
              <w:sz w:val="24"/>
              <w:szCs w:val="24"/>
              <w:lang w:eastAsia="zh-CN"/>
            </w:rPr>
          </w:rPrChange>
        </w:rPr>
        <w:pPrChange w:id="248" w:author="Jisoo" w:date="2025-12-07T18:11:30Z">
          <w:pPr>
            <w:numPr>
              <w:ilvl w:val="0"/>
              <w:numId w:val="1"/>
            </w:numPr>
            <w:shd w:val="clear" w:color="auto" w:fill="FFFFFF"/>
            <w:spacing w:line="360" w:lineRule="auto"/>
            <w:textAlignment w:val="center"/>
          </w:pPr>
        </w:pPrChange>
      </w:pPr>
      <w:ins w:id="252" w:author="Jisoo" w:date="2025-12-07T18:11:35Z">
        <w:r>
          <w:rPr>
            <w:rFonts w:ascii="宋体" w:hAnsi="宋体" w:eastAsia="宋体" w:cs="宋体"/>
            <w:b w:val="0"/>
            <w:bCs w:val="0"/>
            <w:sz w:val="24"/>
            <w:szCs w:val="24"/>
            <w:rPrChange w:id="253" w:author="Jisoo" w:date="2025-12-07T18:11:58Z">
              <w:rPr>
                <w:rFonts w:ascii="宋体" w:hAnsi="宋体" w:eastAsia="宋体" w:cs="宋体"/>
                <w:sz w:val="24"/>
                <w:szCs w:val="24"/>
              </w:rPr>
            </w:rPrChange>
          </w:rPr>
          <w:t>所述方法在推理阶段利用所述统一判别特征</w:t>
        </w:r>
      </w:ins>
      <m:oMath>
        <m:sSub>
          <m:sSubPr>
            <m:ctrlPr>
              <w:ins w:id="255" w:author="Jisoo" w:date="2025-12-07T18:11:39Z">
                <w:rPr>
                  <w:rFonts w:ascii="Cambria Math" w:hAnsi="Cambria Math" w:cs="宋体"/>
                  <w:b w:val="0"/>
                  <w:bCs w:val="0"/>
                  <w:i/>
                  <w:sz w:val="24"/>
                  <w:szCs w:val="24"/>
                  <w:rPrChange w:id="256" w:author="Jisoo" w:date="2025-12-07T18:11:58Z">
                    <w:rPr>
                      <w:rFonts w:ascii="Cambria Math" w:hAnsi="Cambria Math" w:cs="宋体"/>
                      <w:i/>
                      <w:sz w:val="24"/>
                      <w:szCs w:val="24"/>
                    </w:rPr>
                  </w:rPrChange>
                </w:rPr>
              </w:ins>
            </m:ctrlPr>
          </m:sSubPr>
          <m:e>
            <w:ins w:id="258" w:author="Jisoo" w:date="2025-12-07T18:11:40Z">
              <m:r>
                <m:rPr/>
                <w:rPr>
                  <w:rFonts w:hint="default" w:ascii="Cambria Math" w:hAnsi="Cambria Math" w:cs="宋体"/>
                  <w:sz w:val="24"/>
                  <w:szCs w:val="24"/>
                  <w:lang w:val="en-US" w:eastAsia="zh-CN"/>
                  <w:rPrChange w:id="259" w:author="Jisoo" w:date="2025-12-07T18:11:58Z">
                    <m:rPr/>
                    <w:rPr>
                      <w:rFonts w:hint="default" w:ascii="Cambria Math" w:hAnsi="Cambria Math" w:cs="宋体"/>
                      <w:sz w:val="24"/>
                      <w:szCs w:val="24"/>
                      <w:lang w:val="en-US" w:eastAsia="zh-CN"/>
                    </w:rPr>
                  </w:rPrChange>
                </w:rPr>
                <m:t>F</m:t>
              </m:r>
            </w:ins>
            <m:ctrlPr>
              <w:ins w:id="261" w:author="Jisoo" w:date="2025-12-07T18:11:39Z">
                <w:rPr>
                  <w:rFonts w:ascii="Cambria Math" w:hAnsi="Cambria Math" w:cs="宋体"/>
                  <w:b w:val="0"/>
                  <w:bCs w:val="0"/>
                  <w:i/>
                  <w:sz w:val="24"/>
                  <w:szCs w:val="24"/>
                  <w:rPrChange w:id="262" w:author="Jisoo" w:date="2025-12-07T18:11:58Z">
                    <w:rPr>
                      <w:rFonts w:ascii="Cambria Math" w:hAnsi="Cambria Math" w:cs="宋体"/>
                      <w:i/>
                      <w:sz w:val="24"/>
                      <w:szCs w:val="24"/>
                    </w:rPr>
                  </w:rPrChange>
                </w:rPr>
              </w:ins>
            </m:ctrlPr>
          </m:e>
          <m:sub>
            <w:ins w:id="264" w:author="Jisoo" w:date="2025-12-07T18:11:42Z">
              <m:r>
                <m:rPr/>
                <w:rPr>
                  <w:rFonts w:hint="default" w:ascii="Cambria Math" w:hAnsi="Cambria Math" w:cs="宋体"/>
                  <w:sz w:val="24"/>
                  <w:szCs w:val="24"/>
                  <w:lang w:val="en-US" w:eastAsia="zh-CN"/>
                  <w:rPrChange w:id="265" w:author="Jisoo" w:date="2025-12-07T18:11:58Z">
                    <m:rPr/>
                    <w:rPr>
                      <w:rFonts w:hint="default" w:ascii="Cambria Math" w:hAnsi="Cambria Math" w:cs="宋体"/>
                      <w:sz w:val="24"/>
                      <w:szCs w:val="24"/>
                      <w:lang w:val="en-US" w:eastAsia="zh-CN"/>
                    </w:rPr>
                  </w:rPrChange>
                </w:rPr>
                <m:t>fused</m:t>
              </m:r>
            </w:ins>
            <m:ctrlPr>
              <w:ins w:id="267" w:author="Jisoo" w:date="2025-12-07T18:11:39Z">
                <w:rPr>
                  <w:rFonts w:ascii="Cambria Math" w:hAnsi="Cambria Math" w:cs="宋体"/>
                  <w:b w:val="0"/>
                  <w:bCs w:val="0"/>
                  <w:i/>
                  <w:sz w:val="24"/>
                  <w:szCs w:val="24"/>
                  <w:rPrChange w:id="268" w:author="Jisoo" w:date="2025-12-07T18:11:58Z">
                    <w:rPr>
                      <w:rFonts w:ascii="Cambria Math" w:hAnsi="Cambria Math" w:cs="宋体"/>
                      <w:i/>
                      <w:sz w:val="24"/>
                      <w:szCs w:val="24"/>
                    </w:rPr>
                  </w:rPrChange>
                </w:rPr>
              </w:ins>
            </m:ctrlPr>
          </m:sub>
        </m:sSub>
      </m:oMath>
    </w:p>
    <w:p w14:paraId="207BCDA5">
      <w:pPr>
        <w:numPr>
          <w:ilvl w:val="-1"/>
          <w:numId w:val="0"/>
        </w:numPr>
        <w:shd w:val="clear" w:color="auto" w:fill="FFFFFF"/>
        <w:spacing w:line="360" w:lineRule="auto"/>
        <w:ind w:firstLine="480" w:firstLineChars="200"/>
        <w:textAlignment w:val="center"/>
        <w:rPr>
          <w:del w:id="271" w:author="Jisoo" w:date="2025-12-07T18:11:25Z"/>
          <w:rFonts w:hint="eastAsia" w:asciiTheme="minorEastAsia" w:hAnsiTheme="minorEastAsia" w:eastAsiaTheme="minorEastAsia" w:cstheme="minorEastAsia"/>
          <w:b w:val="0"/>
          <w:bCs w:val="0"/>
          <w:sz w:val="24"/>
          <w:szCs w:val="24"/>
          <w:rPrChange w:id="272" w:author="Jisoo" w:date="2025-12-07T18:11:58Z">
            <w:rPr>
              <w:del w:id="273" w:author="Jisoo" w:date="2025-12-07T18:11:25Z"/>
              <w:rFonts w:hint="eastAsia" w:asciiTheme="minorEastAsia" w:hAnsiTheme="minorEastAsia" w:eastAsiaTheme="minorEastAsia" w:cstheme="minorEastAsia"/>
              <w:sz w:val="24"/>
              <w:szCs w:val="24"/>
            </w:rPr>
          </w:rPrChange>
        </w:rPr>
        <w:pPrChange w:id="270" w:author="Jisoo" w:date="2025-12-07T18:11:30Z">
          <w:pPr>
            <w:spacing w:line="360" w:lineRule="auto"/>
            <w:ind w:firstLine="420" w:firstLineChars="0"/>
          </w:pPr>
        </w:pPrChange>
      </w:pPr>
      <w:del w:id="274" w:author="Jisoo" w:date="2025-12-07T18:11:25Z">
        <w:r>
          <w:rPr>
            <w:rFonts w:hint="eastAsia" w:asciiTheme="minorEastAsia" w:hAnsiTheme="minorEastAsia" w:eastAsiaTheme="minorEastAsia" w:cstheme="minorEastAsia"/>
            <w:b w:val="0"/>
            <w:bCs w:val="0"/>
            <w:sz w:val="24"/>
            <w:szCs w:val="24"/>
            <w:rPrChange w:id="275" w:author="Jisoo" w:date="2025-12-07T18:11:58Z">
              <w:rPr>
                <w:rFonts w:hint="eastAsia" w:asciiTheme="minorEastAsia" w:hAnsiTheme="minorEastAsia" w:eastAsiaTheme="minorEastAsia" w:cstheme="minorEastAsia"/>
                <w:sz w:val="24"/>
                <w:szCs w:val="24"/>
              </w:rPr>
            </w:rPrChange>
          </w:rPr>
          <w:delText>根据门控网络计算得到的权重分布，对各专家网络的输出特征进行加权求和操作，得到融合特征表示；其中，加权求和的计算公式为：</w:delText>
        </w:r>
      </w:del>
      <m:oMath>
        <w:del w:id="277" w:author="Jisoo" w:date="2025-12-07T18:11:25Z">
          <m:r>
            <m:rPr/>
            <w:rPr>
              <w:rFonts w:hint="default" w:ascii="Cambria Math" w:hAnsi="Cambria Math" w:eastAsiaTheme="minorEastAsia" w:cstheme="minorEastAsia"/>
              <w:kern w:val="2"/>
              <w:sz w:val="24"/>
              <w:szCs w:val="24"/>
              <w:lang w:val="en-US" w:eastAsia="zh-CN" w:bidi="ar-SA"/>
              <w:rPrChange w:id="278" w:author="Jisoo" w:date="2025-12-07T18:11:58Z">
                <m:rPr/>
                <w:rPr>
                  <w:rFonts w:hint="default" w:ascii="Cambria Math" w:hAnsi="Cambria Math" w:eastAsiaTheme="minorEastAsia" w:cstheme="minorEastAsia"/>
                  <w:kern w:val="2"/>
                  <w:sz w:val="24"/>
                  <w:szCs w:val="24"/>
                  <w:lang w:val="en-US" w:eastAsia="zh-CN" w:bidi="ar-SA"/>
                </w:rPr>
              </w:rPrChange>
            </w:rPr>
            <m:t>F=</m:t>
          </m:r>
        </w:del>
        <m:nary>
          <m:naryPr>
            <m:chr m:val="∑"/>
            <m:limLoc m:val="undOvr"/>
            <m:subHide m:val="1"/>
            <m:supHide m:val="1"/>
            <m:ctrlPr>
              <w:del w:id="280" w:author="Jisoo" w:date="2025-12-07T18:11:25Z">
                <w:rPr>
                  <w:rFonts w:hint="default" w:ascii="Cambria Math" w:hAnsi="Cambria Math" w:eastAsiaTheme="minorEastAsia" w:cstheme="minorEastAsia"/>
                  <w:b w:val="0"/>
                  <w:bCs w:val="0"/>
                  <w:i/>
                  <w:kern w:val="2"/>
                  <w:sz w:val="24"/>
                  <w:szCs w:val="24"/>
                  <w:lang w:val="en-US" w:eastAsia="zh-CN" w:bidi="ar-SA"/>
                  <w:rPrChange w:id="281" w:author="Jisoo" w:date="2025-12-07T18:11:58Z">
                    <w:rPr>
                      <w:rFonts w:hint="default" w:ascii="Cambria Math" w:hAnsi="Cambria Math" w:eastAsiaTheme="minorEastAsia" w:cstheme="minorEastAsia"/>
                      <w:i/>
                      <w:kern w:val="2"/>
                      <w:sz w:val="24"/>
                      <w:szCs w:val="24"/>
                      <w:lang w:val="en-US" w:eastAsia="zh-CN" w:bidi="ar-SA"/>
                    </w:rPr>
                  </w:rPrChange>
                </w:rPr>
              </w:del>
            </m:ctrlPr>
          </m:naryPr>
          <m:sub>
            <m:ctrlPr>
              <w:del w:id="283" w:author="Jisoo" w:date="2025-12-07T18:11:25Z">
                <w:rPr>
                  <w:rFonts w:hint="default" w:ascii="Cambria Math" w:hAnsi="Cambria Math" w:eastAsiaTheme="minorEastAsia" w:cstheme="minorEastAsia"/>
                  <w:b w:val="0"/>
                  <w:bCs w:val="0"/>
                  <w:i/>
                  <w:kern w:val="2"/>
                  <w:sz w:val="24"/>
                  <w:szCs w:val="24"/>
                  <w:lang w:val="en-US" w:eastAsia="zh-CN" w:bidi="ar-SA"/>
                  <w:rPrChange w:id="284" w:author="Jisoo" w:date="2025-12-07T18:11:58Z">
                    <w:rPr>
                      <w:rFonts w:hint="default" w:ascii="Cambria Math" w:hAnsi="Cambria Math" w:eastAsiaTheme="minorEastAsia" w:cstheme="minorEastAsia"/>
                      <w:i/>
                      <w:kern w:val="2"/>
                      <w:sz w:val="24"/>
                      <w:szCs w:val="24"/>
                      <w:lang w:val="en-US" w:eastAsia="zh-CN" w:bidi="ar-SA"/>
                    </w:rPr>
                  </w:rPrChange>
                </w:rPr>
              </w:del>
            </m:ctrlPr>
          </m:sub>
          <m:sup>
            <m:ctrlPr>
              <w:del w:id="286" w:author="Jisoo" w:date="2025-12-07T18:11:25Z">
                <w:rPr>
                  <w:rFonts w:hint="default" w:ascii="Cambria Math" w:hAnsi="Cambria Math" w:eastAsiaTheme="minorEastAsia" w:cstheme="minorEastAsia"/>
                  <w:b w:val="0"/>
                  <w:bCs w:val="0"/>
                  <w:i/>
                  <w:kern w:val="2"/>
                  <w:sz w:val="24"/>
                  <w:szCs w:val="24"/>
                  <w:lang w:val="en-US" w:eastAsia="zh-CN" w:bidi="ar-SA"/>
                  <w:rPrChange w:id="287" w:author="Jisoo" w:date="2025-12-07T18:11:58Z">
                    <w:rPr>
                      <w:rFonts w:hint="default" w:ascii="Cambria Math" w:hAnsi="Cambria Math" w:eastAsiaTheme="minorEastAsia" w:cstheme="minorEastAsia"/>
                      <w:i/>
                      <w:kern w:val="2"/>
                      <w:sz w:val="24"/>
                      <w:szCs w:val="24"/>
                      <w:lang w:val="en-US" w:eastAsia="zh-CN" w:bidi="ar-SA"/>
                    </w:rPr>
                  </w:rPrChange>
                </w:rPr>
              </w:del>
            </m:ctrlPr>
          </m:sup>
          <m:e>
            <w:del w:id="289" w:author="Jisoo" w:date="2025-12-07T18:11:25Z">
              <m:r>
                <m:rPr/>
                <w:rPr>
                  <w:rFonts w:hint="default" w:ascii="Cambria Math" w:hAnsi="Cambria Math" w:eastAsiaTheme="minorEastAsia" w:cstheme="minorEastAsia"/>
                  <w:kern w:val="2"/>
                  <w:sz w:val="24"/>
                  <w:szCs w:val="24"/>
                  <w:lang w:val="en-US" w:eastAsia="zh-CN" w:bidi="ar-SA"/>
                  <w:rPrChange w:id="290" w:author="Jisoo" w:date="2025-12-07T18:11:58Z">
                    <m:rPr/>
                    <w:rPr>
                      <w:rFonts w:hint="default" w:ascii="Cambria Math" w:hAnsi="Cambria Math" w:eastAsiaTheme="minorEastAsia" w:cstheme="minorEastAsia"/>
                      <w:kern w:val="2"/>
                      <w:sz w:val="24"/>
                      <w:szCs w:val="24"/>
                      <w:lang w:val="en-US" w:eastAsia="zh-CN" w:bidi="ar-SA"/>
                    </w:rPr>
                  </w:rPrChange>
                </w:rPr>
                <m:t>(</m:t>
              </m:r>
            </w:del>
            <m:sSub>
              <m:sSubPr>
                <m:ctrlPr>
                  <w:del w:id="292" w:author="Jisoo" w:date="2025-12-07T18:11:25Z">
                    <w:rPr>
                      <w:rFonts w:hint="default" w:ascii="Cambria Math" w:hAnsi="Cambria Math" w:eastAsiaTheme="minorEastAsia" w:cstheme="minorEastAsia"/>
                      <w:b w:val="0"/>
                      <w:bCs w:val="0"/>
                      <w:i/>
                      <w:kern w:val="2"/>
                      <w:sz w:val="24"/>
                      <w:szCs w:val="24"/>
                      <w:lang w:val="en-US" w:eastAsia="zh-CN" w:bidi="ar-SA"/>
                      <w:rPrChange w:id="293" w:author="Jisoo" w:date="2025-12-07T18:11:58Z">
                        <w:rPr>
                          <w:rFonts w:hint="default" w:ascii="Cambria Math" w:hAnsi="Cambria Math" w:eastAsiaTheme="minorEastAsia" w:cstheme="minorEastAsia"/>
                          <w:i/>
                          <w:kern w:val="2"/>
                          <w:sz w:val="24"/>
                          <w:szCs w:val="24"/>
                          <w:lang w:val="en-US" w:eastAsia="zh-CN" w:bidi="ar-SA"/>
                        </w:rPr>
                      </w:rPrChange>
                    </w:rPr>
                  </w:del>
                </m:ctrlPr>
              </m:sSubPr>
              <m:e>
                <w:del w:id="295" w:author="Jisoo" w:date="2025-12-07T18:11:25Z">
                  <m:r>
                    <m:rPr/>
                    <w:rPr>
                      <w:rFonts w:hint="default" w:ascii="Cambria Math" w:hAnsi="Cambria Math" w:eastAsiaTheme="minorEastAsia" w:cstheme="minorEastAsia"/>
                      <w:kern w:val="2"/>
                      <w:sz w:val="24"/>
                      <w:szCs w:val="24"/>
                      <w:lang w:val="en-US" w:eastAsia="zh-CN" w:bidi="ar-SA"/>
                      <w:rPrChange w:id="296" w:author="Jisoo" w:date="2025-12-07T18:11:58Z">
                        <m:rPr/>
                        <w:rPr>
                          <w:rFonts w:hint="default" w:ascii="Cambria Math" w:hAnsi="Cambria Math" w:eastAsiaTheme="minorEastAsia" w:cstheme="minorEastAsia"/>
                          <w:kern w:val="2"/>
                          <w:sz w:val="24"/>
                          <w:szCs w:val="24"/>
                          <w:lang w:val="en-US" w:eastAsia="zh-CN" w:bidi="ar-SA"/>
                        </w:rPr>
                      </w:rPrChange>
                    </w:rPr>
                    <m:t>w</m:t>
                  </m:r>
                </w:del>
                <m:ctrlPr>
                  <w:del w:id="298" w:author="Jisoo" w:date="2025-12-07T18:11:25Z">
                    <w:rPr>
                      <w:rFonts w:hint="default" w:ascii="Cambria Math" w:hAnsi="Cambria Math" w:eastAsiaTheme="minorEastAsia" w:cstheme="minorEastAsia"/>
                      <w:b w:val="0"/>
                      <w:bCs w:val="0"/>
                      <w:i/>
                      <w:kern w:val="2"/>
                      <w:sz w:val="24"/>
                      <w:szCs w:val="24"/>
                      <w:lang w:val="en-US" w:eastAsia="zh-CN" w:bidi="ar-SA"/>
                      <w:rPrChange w:id="299" w:author="Jisoo" w:date="2025-12-07T18:11:58Z">
                        <w:rPr>
                          <w:rFonts w:hint="default" w:ascii="Cambria Math" w:hAnsi="Cambria Math" w:eastAsiaTheme="minorEastAsia" w:cstheme="minorEastAsia"/>
                          <w:i/>
                          <w:kern w:val="2"/>
                          <w:sz w:val="24"/>
                          <w:szCs w:val="24"/>
                          <w:lang w:val="en-US" w:eastAsia="zh-CN" w:bidi="ar-SA"/>
                        </w:rPr>
                      </w:rPrChange>
                    </w:rPr>
                  </w:del>
                </m:ctrlPr>
              </m:e>
              <m:sub>
                <w:del w:id="301" w:author="Jisoo" w:date="2025-12-07T18:11:25Z">
                  <m:r>
                    <m:rPr/>
                    <w:rPr>
                      <w:rFonts w:hint="default" w:ascii="Cambria Math" w:hAnsi="Cambria Math" w:eastAsiaTheme="minorEastAsia" w:cstheme="minorEastAsia"/>
                      <w:kern w:val="2"/>
                      <w:sz w:val="24"/>
                      <w:szCs w:val="24"/>
                      <w:lang w:val="en-US" w:eastAsia="zh-CN" w:bidi="ar-SA"/>
                      <w:rPrChange w:id="302" w:author="Jisoo" w:date="2025-12-07T18:11:58Z">
                        <m:rPr/>
                        <w:rPr>
                          <w:rFonts w:hint="default" w:ascii="Cambria Math" w:hAnsi="Cambria Math" w:eastAsiaTheme="minorEastAsia" w:cstheme="minorEastAsia"/>
                          <w:kern w:val="2"/>
                          <w:sz w:val="24"/>
                          <w:szCs w:val="24"/>
                          <w:lang w:val="en-US" w:eastAsia="zh-CN" w:bidi="ar-SA"/>
                        </w:rPr>
                      </w:rPrChange>
                    </w:rPr>
                    <m:t>i</m:t>
                  </m:r>
                </w:del>
                <m:ctrlPr>
                  <w:del w:id="304" w:author="Jisoo" w:date="2025-12-07T18:11:25Z">
                    <w:rPr>
                      <w:rFonts w:hint="default" w:ascii="Cambria Math" w:hAnsi="Cambria Math" w:eastAsiaTheme="minorEastAsia" w:cstheme="minorEastAsia"/>
                      <w:b w:val="0"/>
                      <w:bCs w:val="0"/>
                      <w:i/>
                      <w:kern w:val="2"/>
                      <w:sz w:val="24"/>
                      <w:szCs w:val="24"/>
                      <w:lang w:val="en-US" w:eastAsia="zh-CN" w:bidi="ar-SA"/>
                      <w:rPrChange w:id="305" w:author="Jisoo" w:date="2025-12-07T18:11:58Z">
                        <w:rPr>
                          <w:rFonts w:hint="default" w:ascii="Cambria Math" w:hAnsi="Cambria Math" w:eastAsiaTheme="minorEastAsia" w:cstheme="minorEastAsia"/>
                          <w:i/>
                          <w:kern w:val="2"/>
                          <w:sz w:val="24"/>
                          <w:szCs w:val="24"/>
                          <w:lang w:val="en-US" w:eastAsia="zh-CN" w:bidi="ar-SA"/>
                        </w:rPr>
                      </w:rPrChange>
                    </w:rPr>
                  </w:del>
                </m:ctrlPr>
              </m:sub>
            </m:sSub>
            <w:del w:id="307" w:author="Jisoo" w:date="2025-12-07T18:11:25Z">
              <m:r>
                <m:rPr/>
                <w:rPr>
                  <w:rFonts w:ascii="Cambria Math" w:hAnsi="Cambria Math" w:cstheme="minorEastAsia"/>
                  <w:kern w:val="2"/>
                  <w:sz w:val="24"/>
                  <w:szCs w:val="24"/>
                  <w:lang w:val="en-US" w:bidi="ar-SA"/>
                  <w:rPrChange w:id="308" w:author="Jisoo" w:date="2025-12-07T18:11:58Z">
                    <m:rPr/>
                    <w:rPr>
                      <w:rFonts w:ascii="Cambria Math" w:hAnsi="Cambria Math" w:cstheme="minorEastAsia"/>
                      <w:kern w:val="2"/>
                      <w:sz w:val="24"/>
                      <w:szCs w:val="24"/>
                      <w:lang w:val="en-US" w:bidi="ar-SA"/>
                    </w:rPr>
                  </w:rPrChange>
                </w:rPr>
                <m:t>×</m:t>
              </m:r>
            </w:del>
            <m:sSub>
              <m:sSubPr>
                <m:ctrlPr>
                  <w:del w:id="310" w:author="Jisoo" w:date="2025-12-07T18:11:25Z">
                    <w:rPr>
                      <w:rFonts w:ascii="Cambria Math" w:hAnsi="Cambria Math" w:cstheme="minorEastAsia"/>
                      <w:b w:val="0"/>
                      <w:bCs w:val="0"/>
                      <w:i/>
                      <w:kern w:val="2"/>
                      <w:sz w:val="24"/>
                      <w:szCs w:val="24"/>
                      <w:lang w:val="en-US" w:bidi="ar-SA"/>
                      <w:rPrChange w:id="311" w:author="Jisoo" w:date="2025-12-07T18:11:58Z">
                        <w:rPr>
                          <w:rFonts w:ascii="Cambria Math" w:hAnsi="Cambria Math" w:cstheme="minorEastAsia"/>
                          <w:i/>
                          <w:kern w:val="2"/>
                          <w:sz w:val="24"/>
                          <w:szCs w:val="24"/>
                          <w:lang w:val="en-US" w:bidi="ar-SA"/>
                        </w:rPr>
                      </w:rPrChange>
                    </w:rPr>
                  </w:del>
                </m:ctrlPr>
              </m:sSubPr>
              <m:e>
                <w:del w:id="313" w:author="Jisoo" w:date="2025-12-07T18:11:25Z">
                  <m:r>
                    <m:rPr/>
                    <w:rPr>
                      <w:rFonts w:hint="default" w:ascii="Cambria Math" w:hAnsi="Cambria Math" w:cstheme="minorEastAsia"/>
                      <w:kern w:val="2"/>
                      <w:sz w:val="24"/>
                      <w:szCs w:val="24"/>
                      <w:lang w:val="en-US" w:eastAsia="zh-CN" w:bidi="ar-SA"/>
                      <w:rPrChange w:id="314" w:author="Jisoo" w:date="2025-12-07T18:11:58Z">
                        <m:rPr/>
                        <w:rPr>
                          <w:rFonts w:hint="default" w:ascii="Cambria Math" w:hAnsi="Cambria Math" w:cstheme="minorEastAsia"/>
                          <w:kern w:val="2"/>
                          <w:sz w:val="24"/>
                          <w:szCs w:val="24"/>
                          <w:lang w:val="en-US" w:eastAsia="zh-CN" w:bidi="ar-SA"/>
                        </w:rPr>
                      </w:rPrChange>
                    </w:rPr>
                    <m:t>E</m:t>
                  </m:r>
                </w:del>
                <m:ctrlPr>
                  <w:del w:id="316" w:author="Jisoo" w:date="2025-12-07T18:11:25Z">
                    <w:rPr>
                      <w:rFonts w:ascii="Cambria Math" w:hAnsi="Cambria Math" w:cstheme="minorEastAsia"/>
                      <w:b w:val="0"/>
                      <w:bCs w:val="0"/>
                      <w:i/>
                      <w:kern w:val="2"/>
                      <w:sz w:val="24"/>
                      <w:szCs w:val="24"/>
                      <w:lang w:val="en-US" w:bidi="ar-SA"/>
                      <w:rPrChange w:id="317" w:author="Jisoo" w:date="2025-12-07T18:11:58Z">
                        <w:rPr>
                          <w:rFonts w:ascii="Cambria Math" w:hAnsi="Cambria Math" w:cstheme="minorEastAsia"/>
                          <w:i/>
                          <w:kern w:val="2"/>
                          <w:sz w:val="24"/>
                          <w:szCs w:val="24"/>
                          <w:lang w:val="en-US" w:bidi="ar-SA"/>
                        </w:rPr>
                      </w:rPrChange>
                    </w:rPr>
                  </w:del>
                </m:ctrlPr>
              </m:e>
              <m:sub>
                <w:del w:id="319" w:author="Jisoo" w:date="2025-12-07T18:11:25Z">
                  <m:r>
                    <m:rPr/>
                    <w:rPr>
                      <w:rFonts w:hint="default" w:ascii="Cambria Math" w:hAnsi="Cambria Math" w:cstheme="minorEastAsia"/>
                      <w:kern w:val="2"/>
                      <w:sz w:val="24"/>
                      <w:szCs w:val="24"/>
                      <w:lang w:val="en-US" w:eastAsia="zh-CN" w:bidi="ar-SA"/>
                      <w:rPrChange w:id="320" w:author="Jisoo" w:date="2025-12-07T18:11:58Z">
                        <m:rPr/>
                        <w:rPr>
                          <w:rFonts w:hint="default" w:ascii="Cambria Math" w:hAnsi="Cambria Math" w:cstheme="minorEastAsia"/>
                          <w:kern w:val="2"/>
                          <w:sz w:val="24"/>
                          <w:szCs w:val="24"/>
                          <w:lang w:val="en-US" w:eastAsia="zh-CN" w:bidi="ar-SA"/>
                        </w:rPr>
                      </w:rPrChange>
                    </w:rPr>
                    <m:t>i</m:t>
                  </m:r>
                </w:del>
                <m:ctrlPr>
                  <w:del w:id="322" w:author="Jisoo" w:date="2025-12-07T18:11:25Z">
                    <w:rPr>
                      <w:rFonts w:ascii="Cambria Math" w:hAnsi="Cambria Math" w:cstheme="minorEastAsia"/>
                      <w:b w:val="0"/>
                      <w:bCs w:val="0"/>
                      <w:i/>
                      <w:kern w:val="2"/>
                      <w:sz w:val="24"/>
                      <w:szCs w:val="24"/>
                      <w:lang w:val="en-US" w:bidi="ar-SA"/>
                      <w:rPrChange w:id="323" w:author="Jisoo" w:date="2025-12-07T18:11:58Z">
                        <w:rPr>
                          <w:rFonts w:ascii="Cambria Math" w:hAnsi="Cambria Math" w:cstheme="minorEastAsia"/>
                          <w:i/>
                          <w:kern w:val="2"/>
                          <w:sz w:val="24"/>
                          <w:szCs w:val="24"/>
                          <w:lang w:val="en-US" w:bidi="ar-SA"/>
                        </w:rPr>
                      </w:rPrChange>
                    </w:rPr>
                  </w:del>
                </m:ctrlPr>
              </m:sub>
            </m:sSub>
            <w:del w:id="325" w:author="Jisoo" w:date="2025-12-07T18:11:25Z">
              <m:r>
                <m:rPr/>
                <w:rPr>
                  <w:rFonts w:hint="default" w:ascii="Cambria Math" w:hAnsi="Cambria Math" w:eastAsiaTheme="minorEastAsia" w:cstheme="minorEastAsia"/>
                  <w:kern w:val="2"/>
                  <w:sz w:val="24"/>
                  <w:szCs w:val="24"/>
                  <w:lang w:val="en-US" w:eastAsia="zh-CN" w:bidi="ar-SA"/>
                  <w:rPrChange w:id="326" w:author="Jisoo" w:date="2025-12-07T18:11:58Z">
                    <m:rPr/>
                    <w:rPr>
                      <w:rFonts w:hint="default" w:ascii="Cambria Math" w:hAnsi="Cambria Math" w:eastAsiaTheme="minorEastAsia" w:cstheme="minorEastAsia"/>
                      <w:kern w:val="2"/>
                      <w:sz w:val="24"/>
                      <w:szCs w:val="24"/>
                      <w:lang w:val="en-US" w:eastAsia="zh-CN" w:bidi="ar-SA"/>
                    </w:rPr>
                  </w:rPrChange>
                </w:rPr>
                <m:t>)</m:t>
              </m:r>
            </w:del>
            <m:ctrlPr>
              <w:del w:id="328" w:author="Jisoo" w:date="2025-12-07T18:11:25Z">
                <w:rPr>
                  <w:rFonts w:hint="default" w:ascii="Cambria Math" w:hAnsi="Cambria Math" w:eastAsiaTheme="minorEastAsia" w:cstheme="minorEastAsia"/>
                  <w:b w:val="0"/>
                  <w:bCs w:val="0"/>
                  <w:i/>
                  <w:kern w:val="2"/>
                  <w:sz w:val="24"/>
                  <w:szCs w:val="24"/>
                  <w:lang w:val="en-US" w:eastAsia="zh-CN" w:bidi="ar-SA"/>
                  <w:rPrChange w:id="329" w:author="Jisoo" w:date="2025-12-07T18:11:58Z">
                    <w:rPr>
                      <w:rFonts w:hint="default" w:ascii="Cambria Math" w:hAnsi="Cambria Math" w:eastAsiaTheme="minorEastAsia" w:cstheme="minorEastAsia"/>
                      <w:i/>
                      <w:kern w:val="2"/>
                      <w:sz w:val="24"/>
                      <w:szCs w:val="24"/>
                      <w:lang w:val="en-US" w:eastAsia="zh-CN" w:bidi="ar-SA"/>
                    </w:rPr>
                  </w:rPrChange>
                </w:rPr>
              </w:del>
            </m:ctrlPr>
          </m:e>
        </m:nary>
      </m:oMath>
      <w:del w:id="331" w:author="Jisoo" w:date="2025-12-07T18:11:25Z">
        <w:r>
          <w:rPr>
            <w:rFonts w:hint="eastAsia" w:hAnsi="Cambria Math" w:eastAsiaTheme="minorEastAsia" w:cstheme="minorEastAsia"/>
            <w:b w:val="0"/>
            <w:bCs w:val="0"/>
            <w:i w:val="0"/>
            <w:kern w:val="2"/>
            <w:sz w:val="24"/>
            <w:szCs w:val="24"/>
            <w:lang w:val="en-US" w:eastAsia="zh-CN" w:bidi="ar-SA"/>
            <w:rPrChange w:id="332" w:author="Jisoo" w:date="2025-12-07T18:11:58Z">
              <w:rPr>
                <w:rFonts w:hint="eastAsia" w:hAnsi="Cambria Math" w:eastAsiaTheme="minorEastAsia" w:cstheme="minorEastAsia"/>
                <w:i w:val="0"/>
                <w:kern w:val="2"/>
                <w:sz w:val="24"/>
                <w:szCs w:val="24"/>
                <w:lang w:val="en-US" w:eastAsia="zh-CN" w:bidi="ar-SA"/>
              </w:rPr>
            </w:rPrChange>
          </w:rPr>
          <w:delText>，</w:delText>
        </w:r>
      </w:del>
      <w:del w:id="334" w:author="Jisoo" w:date="2025-12-07T18:11:25Z">
        <w:r>
          <w:rPr>
            <w:rFonts w:hint="eastAsia" w:asciiTheme="minorEastAsia" w:hAnsiTheme="minorEastAsia" w:eastAsiaTheme="minorEastAsia" w:cstheme="minorEastAsia"/>
            <w:b w:val="0"/>
            <w:bCs w:val="0"/>
            <w:sz w:val="24"/>
            <w:szCs w:val="24"/>
            <w:rPrChange w:id="335" w:author="Jisoo" w:date="2025-12-07T18:11:58Z">
              <w:rPr>
                <w:rFonts w:hint="eastAsia" w:asciiTheme="minorEastAsia" w:hAnsiTheme="minorEastAsia" w:eastAsiaTheme="minorEastAsia" w:cstheme="minorEastAsia"/>
                <w:sz w:val="24"/>
                <w:szCs w:val="24"/>
              </w:rPr>
            </w:rPrChange>
          </w:rPr>
          <w:delText>其中</w:delText>
        </w:r>
      </w:del>
      <m:oMath>
        <m:sSub>
          <m:sSubPr>
            <m:ctrlPr>
              <w:del w:id="337" w:author="Jisoo" w:date="2025-12-07T18:11:25Z">
                <w:rPr>
                  <w:rFonts w:ascii="Cambria Math" w:hAnsi="Cambria Math" w:cstheme="minorEastAsia"/>
                  <w:b w:val="0"/>
                  <w:bCs w:val="0"/>
                  <w:i/>
                  <w:kern w:val="2"/>
                  <w:sz w:val="24"/>
                  <w:szCs w:val="24"/>
                  <w:lang w:val="en-US" w:bidi="ar-SA"/>
                  <w:rPrChange w:id="338" w:author="Jisoo" w:date="2025-12-07T18:11:58Z">
                    <w:rPr>
                      <w:rFonts w:ascii="Cambria Math" w:hAnsi="Cambria Math" w:cstheme="minorEastAsia"/>
                      <w:i/>
                      <w:kern w:val="2"/>
                      <w:sz w:val="24"/>
                      <w:szCs w:val="24"/>
                      <w:lang w:val="en-US" w:bidi="ar-SA"/>
                    </w:rPr>
                  </w:rPrChange>
                </w:rPr>
              </w:del>
            </m:ctrlPr>
          </m:sSubPr>
          <m:e>
            <w:del w:id="340" w:author="Jisoo" w:date="2025-12-07T18:11:25Z">
              <m:r>
                <m:rPr/>
                <w:rPr>
                  <w:rFonts w:hint="default" w:ascii="Cambria Math" w:hAnsi="Cambria Math" w:cstheme="minorEastAsia"/>
                  <w:kern w:val="2"/>
                  <w:sz w:val="24"/>
                  <w:szCs w:val="24"/>
                  <w:lang w:val="en-US" w:eastAsia="zh-CN" w:bidi="ar-SA"/>
                  <w:rPrChange w:id="341" w:author="Jisoo" w:date="2025-12-07T18:11:58Z">
                    <m:rPr/>
                    <w:rPr>
                      <w:rFonts w:hint="default" w:ascii="Cambria Math" w:hAnsi="Cambria Math" w:cstheme="minorEastAsia"/>
                      <w:kern w:val="2"/>
                      <w:sz w:val="24"/>
                      <w:szCs w:val="24"/>
                      <w:lang w:val="en-US" w:eastAsia="zh-CN" w:bidi="ar-SA"/>
                    </w:rPr>
                  </w:rPrChange>
                </w:rPr>
                <m:t>E</m:t>
              </m:r>
            </w:del>
            <m:ctrlPr>
              <w:del w:id="343" w:author="Jisoo" w:date="2025-12-07T18:11:25Z">
                <w:rPr>
                  <w:rFonts w:ascii="Cambria Math" w:hAnsi="Cambria Math" w:cstheme="minorEastAsia"/>
                  <w:b w:val="0"/>
                  <w:bCs w:val="0"/>
                  <w:i/>
                  <w:kern w:val="2"/>
                  <w:sz w:val="24"/>
                  <w:szCs w:val="24"/>
                  <w:lang w:val="en-US" w:bidi="ar-SA"/>
                  <w:rPrChange w:id="344" w:author="Jisoo" w:date="2025-12-07T18:11:58Z">
                    <w:rPr>
                      <w:rFonts w:ascii="Cambria Math" w:hAnsi="Cambria Math" w:cstheme="minorEastAsia"/>
                      <w:i/>
                      <w:kern w:val="2"/>
                      <w:sz w:val="24"/>
                      <w:szCs w:val="24"/>
                      <w:lang w:val="en-US" w:bidi="ar-SA"/>
                    </w:rPr>
                  </w:rPrChange>
                </w:rPr>
              </w:del>
            </m:ctrlPr>
          </m:e>
          <m:sub>
            <w:del w:id="346" w:author="Jisoo" w:date="2025-12-07T18:11:25Z">
              <m:r>
                <m:rPr/>
                <w:rPr>
                  <w:rFonts w:hint="default" w:ascii="Cambria Math" w:hAnsi="Cambria Math" w:cstheme="minorEastAsia"/>
                  <w:kern w:val="2"/>
                  <w:sz w:val="24"/>
                  <w:szCs w:val="24"/>
                  <w:lang w:val="en-US" w:eastAsia="zh-CN" w:bidi="ar-SA"/>
                  <w:rPrChange w:id="347" w:author="Jisoo" w:date="2025-12-07T18:11:58Z">
                    <m:rPr/>
                    <w:rPr>
                      <w:rFonts w:hint="default" w:ascii="Cambria Math" w:hAnsi="Cambria Math" w:cstheme="minorEastAsia"/>
                      <w:kern w:val="2"/>
                      <w:sz w:val="24"/>
                      <w:szCs w:val="24"/>
                      <w:lang w:val="en-US" w:eastAsia="zh-CN" w:bidi="ar-SA"/>
                    </w:rPr>
                  </w:rPrChange>
                </w:rPr>
                <m:t>i</m:t>
              </m:r>
            </w:del>
            <m:ctrlPr>
              <w:del w:id="349" w:author="Jisoo" w:date="2025-12-07T18:11:25Z">
                <w:rPr>
                  <w:rFonts w:ascii="Cambria Math" w:hAnsi="Cambria Math" w:cstheme="minorEastAsia"/>
                  <w:b w:val="0"/>
                  <w:bCs w:val="0"/>
                  <w:i/>
                  <w:kern w:val="2"/>
                  <w:sz w:val="24"/>
                  <w:szCs w:val="24"/>
                  <w:lang w:val="en-US" w:bidi="ar-SA"/>
                  <w:rPrChange w:id="350" w:author="Jisoo" w:date="2025-12-07T18:11:58Z">
                    <w:rPr>
                      <w:rFonts w:ascii="Cambria Math" w:hAnsi="Cambria Math" w:cstheme="minorEastAsia"/>
                      <w:i/>
                      <w:kern w:val="2"/>
                      <w:sz w:val="24"/>
                      <w:szCs w:val="24"/>
                      <w:lang w:val="en-US" w:bidi="ar-SA"/>
                    </w:rPr>
                  </w:rPrChange>
                </w:rPr>
              </w:del>
            </m:ctrlPr>
          </m:sub>
        </m:sSub>
      </m:oMath>
      <w:del w:id="352" w:author="Jisoo" w:date="2025-12-07T18:11:25Z">
        <w:r>
          <w:rPr>
            <w:rFonts w:hint="eastAsia" w:asciiTheme="minorEastAsia" w:hAnsiTheme="minorEastAsia" w:eastAsiaTheme="minorEastAsia" w:cstheme="minorEastAsia"/>
            <w:b w:val="0"/>
            <w:bCs w:val="0"/>
            <w:sz w:val="24"/>
            <w:szCs w:val="24"/>
            <w:rPrChange w:id="353" w:author="Jisoo" w:date="2025-12-07T18:11:58Z">
              <w:rPr>
                <w:rFonts w:hint="eastAsia" w:asciiTheme="minorEastAsia" w:hAnsiTheme="minorEastAsia" w:eastAsiaTheme="minorEastAsia" w:cstheme="minorEastAsia"/>
                <w:sz w:val="24"/>
                <w:szCs w:val="24"/>
              </w:rPr>
            </w:rPrChange>
          </w:rPr>
          <w:delText>表示第</w:delText>
        </w:r>
      </w:del>
      <m:oMath>
        <w:del w:id="355" w:author="Jisoo" w:date="2025-12-07T18:11:25Z">
          <m:r>
            <m:rPr/>
            <w:rPr>
              <w:rFonts w:hint="default" w:ascii="Cambria Math" w:hAnsi="Cambria Math" w:eastAsiaTheme="minorEastAsia" w:cstheme="minorEastAsia"/>
              <w:kern w:val="2"/>
              <w:sz w:val="24"/>
              <w:szCs w:val="24"/>
              <w:lang w:val="en-US" w:eastAsia="zh-CN" w:bidi="ar-SA"/>
              <w:rPrChange w:id="356" w:author="Jisoo" w:date="2025-12-07T18:11:58Z">
                <m:rPr/>
                <w:rPr>
                  <w:rFonts w:hint="default" w:ascii="Cambria Math" w:hAnsi="Cambria Math" w:eastAsiaTheme="minorEastAsia" w:cstheme="minorEastAsia"/>
                  <w:kern w:val="2"/>
                  <w:sz w:val="24"/>
                  <w:szCs w:val="24"/>
                  <w:lang w:val="en-US" w:eastAsia="zh-CN" w:bidi="ar-SA"/>
                </w:rPr>
              </w:rPrChange>
            </w:rPr>
            <m:t>i</m:t>
          </m:r>
        </w:del>
      </m:oMath>
      <w:del w:id="358" w:author="Jisoo" w:date="2025-12-07T18:11:25Z">
        <w:r>
          <w:rPr>
            <w:rFonts w:hint="eastAsia" w:asciiTheme="minorEastAsia" w:hAnsiTheme="minorEastAsia" w:eastAsiaTheme="minorEastAsia" w:cstheme="minorEastAsia"/>
            <w:b w:val="0"/>
            <w:bCs w:val="0"/>
            <w:sz w:val="24"/>
            <w:szCs w:val="24"/>
            <w:rPrChange w:id="359" w:author="Jisoo" w:date="2025-12-07T18:11:58Z">
              <w:rPr>
                <w:rFonts w:hint="eastAsia" w:asciiTheme="minorEastAsia" w:hAnsiTheme="minorEastAsia" w:eastAsiaTheme="minorEastAsia" w:cstheme="minorEastAsia"/>
                <w:sz w:val="24"/>
                <w:szCs w:val="24"/>
              </w:rPr>
            </w:rPrChange>
          </w:rPr>
          <w:delText>个专家网络的输出特征，</w:delText>
        </w:r>
      </w:del>
      <m:oMath>
        <m:sSub>
          <m:sSubPr>
            <m:ctrlPr>
              <w:del w:id="361" w:author="Jisoo" w:date="2025-12-07T18:11:25Z">
                <w:rPr>
                  <w:rFonts w:ascii="Cambria Math" w:hAnsi="Cambria Math" w:cstheme="minorEastAsia"/>
                  <w:b w:val="0"/>
                  <w:bCs w:val="0"/>
                  <w:i/>
                  <w:kern w:val="2"/>
                  <w:sz w:val="24"/>
                  <w:szCs w:val="24"/>
                  <w:lang w:val="en-US" w:bidi="ar-SA"/>
                  <w:rPrChange w:id="362" w:author="Jisoo" w:date="2025-12-07T18:11:58Z">
                    <w:rPr>
                      <w:rFonts w:ascii="Cambria Math" w:hAnsi="Cambria Math" w:cstheme="minorEastAsia"/>
                      <w:i/>
                      <w:kern w:val="2"/>
                      <w:sz w:val="24"/>
                      <w:szCs w:val="24"/>
                      <w:lang w:val="en-US" w:bidi="ar-SA"/>
                    </w:rPr>
                  </w:rPrChange>
                </w:rPr>
              </w:del>
            </m:ctrlPr>
          </m:sSubPr>
          <m:e>
            <w:del w:id="364" w:author="Jisoo" w:date="2025-12-07T18:11:25Z">
              <m:r>
                <m:rPr/>
                <w:rPr>
                  <w:rFonts w:hint="default" w:ascii="Cambria Math" w:hAnsi="Cambria Math" w:cstheme="minorEastAsia"/>
                  <w:kern w:val="2"/>
                  <w:sz w:val="24"/>
                  <w:szCs w:val="24"/>
                  <w:lang w:val="en-US" w:eastAsia="zh-CN" w:bidi="ar-SA"/>
                  <w:rPrChange w:id="365" w:author="Jisoo" w:date="2025-12-07T18:11:58Z">
                    <m:rPr/>
                    <w:rPr>
                      <w:rFonts w:hint="default" w:ascii="Cambria Math" w:hAnsi="Cambria Math" w:cstheme="minorEastAsia"/>
                      <w:kern w:val="2"/>
                      <w:sz w:val="24"/>
                      <w:szCs w:val="24"/>
                      <w:lang w:val="en-US" w:eastAsia="zh-CN" w:bidi="ar-SA"/>
                    </w:rPr>
                  </w:rPrChange>
                </w:rPr>
                <m:t>w</m:t>
              </m:r>
            </w:del>
            <m:ctrlPr>
              <w:del w:id="367" w:author="Jisoo" w:date="2025-12-07T18:11:25Z">
                <w:rPr>
                  <w:rFonts w:ascii="Cambria Math" w:hAnsi="Cambria Math" w:cstheme="minorEastAsia"/>
                  <w:b w:val="0"/>
                  <w:bCs w:val="0"/>
                  <w:i/>
                  <w:kern w:val="2"/>
                  <w:sz w:val="24"/>
                  <w:szCs w:val="24"/>
                  <w:lang w:val="en-US" w:bidi="ar-SA"/>
                  <w:rPrChange w:id="368" w:author="Jisoo" w:date="2025-12-07T18:11:58Z">
                    <w:rPr>
                      <w:rFonts w:ascii="Cambria Math" w:hAnsi="Cambria Math" w:cstheme="minorEastAsia"/>
                      <w:i/>
                      <w:kern w:val="2"/>
                      <w:sz w:val="24"/>
                      <w:szCs w:val="24"/>
                      <w:lang w:val="en-US" w:bidi="ar-SA"/>
                    </w:rPr>
                  </w:rPrChange>
                </w:rPr>
              </w:del>
            </m:ctrlPr>
          </m:e>
          <m:sub>
            <w:del w:id="370" w:author="Jisoo" w:date="2025-12-07T18:11:25Z">
              <m:r>
                <m:rPr/>
                <w:rPr>
                  <w:rFonts w:hint="default" w:ascii="Cambria Math" w:hAnsi="Cambria Math" w:cstheme="minorEastAsia"/>
                  <w:kern w:val="2"/>
                  <w:sz w:val="24"/>
                  <w:szCs w:val="24"/>
                  <w:lang w:val="en-US" w:eastAsia="zh-CN" w:bidi="ar-SA"/>
                  <w:rPrChange w:id="371" w:author="Jisoo" w:date="2025-12-07T18:11:58Z">
                    <m:rPr/>
                    <w:rPr>
                      <w:rFonts w:hint="default" w:ascii="Cambria Math" w:hAnsi="Cambria Math" w:cstheme="minorEastAsia"/>
                      <w:kern w:val="2"/>
                      <w:sz w:val="24"/>
                      <w:szCs w:val="24"/>
                      <w:lang w:val="en-US" w:eastAsia="zh-CN" w:bidi="ar-SA"/>
                    </w:rPr>
                  </w:rPrChange>
                </w:rPr>
                <m:t>i</m:t>
              </m:r>
            </w:del>
            <m:ctrlPr>
              <w:del w:id="373" w:author="Jisoo" w:date="2025-12-07T18:11:25Z">
                <w:rPr>
                  <w:rFonts w:ascii="Cambria Math" w:hAnsi="Cambria Math" w:cstheme="minorEastAsia"/>
                  <w:b w:val="0"/>
                  <w:bCs w:val="0"/>
                  <w:i/>
                  <w:kern w:val="2"/>
                  <w:sz w:val="24"/>
                  <w:szCs w:val="24"/>
                  <w:lang w:val="en-US" w:bidi="ar-SA"/>
                  <w:rPrChange w:id="374" w:author="Jisoo" w:date="2025-12-07T18:11:58Z">
                    <w:rPr>
                      <w:rFonts w:ascii="Cambria Math" w:hAnsi="Cambria Math" w:cstheme="minorEastAsia"/>
                      <w:i/>
                      <w:kern w:val="2"/>
                      <w:sz w:val="24"/>
                      <w:szCs w:val="24"/>
                      <w:lang w:val="en-US" w:bidi="ar-SA"/>
                    </w:rPr>
                  </w:rPrChange>
                </w:rPr>
              </w:del>
            </m:ctrlPr>
          </m:sub>
        </m:sSub>
      </m:oMath>
      <w:ins w:id="376" w:author="Jisoo" w:date="2025-12-07T18:11:43Z">
        <w:r>
          <w:rPr>
            <w:rFonts w:hint="eastAsia" w:hAnsi="Cambria Math" w:cstheme="minorEastAsia"/>
            <w:b w:val="0"/>
            <w:bCs w:val="0"/>
            <w:i w:val="0"/>
            <w:kern w:val="2"/>
            <w:sz w:val="24"/>
            <w:szCs w:val="24"/>
            <w:lang w:val="en-US" w:eastAsia="zh-CN" w:bidi="ar-SA"/>
            <w:rPrChange w:id="377" w:author="Jisoo" w:date="2025-12-07T18:11:58Z">
              <w:rPr>
                <w:rFonts w:hint="eastAsia" w:hAnsi="Cambria Math" w:cstheme="minorEastAsia"/>
                <w:i w:val="0"/>
                <w:kern w:val="2"/>
                <w:sz w:val="24"/>
                <w:szCs w:val="24"/>
                <w:lang w:val="en-US" w:eastAsia="zh-CN" w:bidi="ar-SA"/>
              </w:rPr>
            </w:rPrChange>
          </w:rPr>
          <w:t>，</w:t>
        </w:r>
      </w:ins>
      <w:ins w:id="379" w:author="Jisoo" w:date="2025-12-07T18:11:55Z">
        <w:r>
          <w:rPr>
            <w:rFonts w:ascii="宋体" w:hAnsi="宋体" w:eastAsia="宋体" w:cs="宋体"/>
            <w:b w:val="0"/>
            <w:bCs w:val="0"/>
            <w:sz w:val="24"/>
            <w:szCs w:val="24"/>
            <w:rPrChange w:id="380" w:author="Jisoo" w:date="2025-12-07T18:11:58Z">
              <w:rPr>
                <w:rFonts w:ascii="宋体" w:hAnsi="宋体" w:eastAsia="宋体" w:cs="宋体"/>
                <w:sz w:val="24"/>
                <w:szCs w:val="24"/>
              </w:rPr>
            </w:rPrChange>
          </w:rPr>
          <w:t>通过计算其与图库中行人特征的</w:t>
        </w:r>
      </w:ins>
      <w:ins w:id="382" w:author="Jisoo" w:date="2025-12-07T18:11:55Z">
        <w:r>
          <w:rPr>
            <w:rFonts w:ascii="宋体" w:hAnsi="宋体" w:eastAsia="宋体" w:cs="宋体"/>
            <w:b w:val="0"/>
            <w:bCs w:val="0"/>
            <w:sz w:val="24"/>
            <w:szCs w:val="24"/>
            <w:rPrChange w:id="383" w:author="Jisoo" w:date="2025-12-07T18:11:58Z">
              <w:rPr>
                <w:rFonts w:ascii="宋体" w:hAnsi="宋体" w:eastAsia="宋体" w:cs="宋体"/>
                <w:b/>
                <w:bCs/>
                <w:sz w:val="24"/>
                <w:szCs w:val="24"/>
              </w:rPr>
            </w:rPrChange>
          </w:rPr>
          <w:t>距离度量</w:t>
        </w:r>
      </w:ins>
      <w:ins w:id="385" w:author="Jisoo" w:date="2025-12-07T18:11:55Z">
        <w:r>
          <w:rPr>
            <w:rFonts w:ascii="宋体" w:hAnsi="宋体" w:eastAsia="宋体" w:cs="宋体"/>
            <w:b w:val="0"/>
            <w:bCs w:val="0"/>
            <w:sz w:val="24"/>
            <w:szCs w:val="24"/>
            <w:rPrChange w:id="386" w:author="Jisoo" w:date="2025-12-07T18:11:58Z">
              <w:rPr>
                <w:rFonts w:ascii="宋体" w:hAnsi="宋体" w:eastAsia="宋体" w:cs="宋体"/>
                <w:sz w:val="24"/>
                <w:szCs w:val="24"/>
              </w:rPr>
            </w:rPrChange>
          </w:rPr>
          <w:t>来完成行人</w:t>
        </w:r>
      </w:ins>
      <w:ins w:id="388" w:author="Jisoo" w:date="2025-12-07T18:11:55Z">
        <w:r>
          <w:rPr>
            <w:rFonts w:ascii="宋体" w:hAnsi="宋体" w:eastAsia="宋体" w:cs="宋体"/>
            <w:b w:val="0"/>
            <w:bCs w:val="0"/>
            <w:sz w:val="24"/>
            <w:szCs w:val="24"/>
            <w:rPrChange w:id="389" w:author="Jisoo" w:date="2025-12-07T18:11:58Z">
              <w:rPr>
                <w:rFonts w:ascii="宋体" w:hAnsi="宋体" w:eastAsia="宋体" w:cs="宋体"/>
                <w:b/>
                <w:bCs/>
                <w:sz w:val="24"/>
                <w:szCs w:val="24"/>
              </w:rPr>
            </w:rPrChange>
          </w:rPr>
          <w:t>检索和匹配</w:t>
        </w:r>
      </w:ins>
      <w:ins w:id="391" w:author="Jisoo" w:date="2025-12-07T18:11:55Z">
        <w:r>
          <w:rPr>
            <w:rFonts w:ascii="宋体" w:hAnsi="宋体" w:eastAsia="宋体" w:cs="宋体"/>
            <w:b w:val="0"/>
            <w:bCs w:val="0"/>
            <w:sz w:val="24"/>
            <w:szCs w:val="24"/>
            <w:rPrChange w:id="392" w:author="Jisoo" w:date="2025-12-07T18:11:58Z">
              <w:rPr>
                <w:rFonts w:ascii="宋体" w:hAnsi="宋体" w:eastAsia="宋体" w:cs="宋体"/>
                <w:sz w:val="24"/>
                <w:szCs w:val="24"/>
              </w:rPr>
            </w:rPrChange>
          </w:rPr>
          <w:t>；所述方法在训练阶段，</w:t>
        </w:r>
      </w:ins>
      <w:ins w:id="394" w:author="Jisoo" w:date="2025-12-07T18:11:55Z">
        <w:r>
          <w:rPr>
            <w:rFonts w:ascii="宋体" w:hAnsi="宋体" w:eastAsia="宋体" w:cs="宋体"/>
            <w:b w:val="0"/>
            <w:bCs w:val="0"/>
            <w:sz w:val="24"/>
            <w:szCs w:val="24"/>
            <w:rPrChange w:id="395" w:author="Jisoo" w:date="2025-12-07T18:11:58Z">
              <w:rPr>
                <w:rFonts w:ascii="宋体" w:hAnsi="宋体" w:eastAsia="宋体" w:cs="宋体"/>
                <w:b/>
                <w:bCs/>
                <w:sz w:val="24"/>
                <w:szCs w:val="24"/>
              </w:rPr>
            </w:rPrChange>
          </w:rPr>
          <w:t>结合身份分类损失（ID Loss）和三元组损失（Triplet Loss</w:t>
        </w:r>
      </w:ins>
      <w:ins w:id="397" w:author="Jisoo" w:date="2025-12-07T18:12:08Z">
        <w:r>
          <w:rPr>
            <w:rFonts w:hint="eastAsia" w:ascii="宋体" w:hAnsi="宋体" w:cs="宋体"/>
            <w:b w:val="0"/>
            <w:bCs w:val="0"/>
            <w:sz w:val="24"/>
            <w:szCs w:val="24"/>
            <w:lang w:eastAsia="zh-CN"/>
          </w:rPr>
          <w:t>）</w:t>
        </w:r>
      </w:ins>
      <w:ins w:id="398" w:author="Jisoo" w:date="2025-12-07T18:11:55Z">
        <w:r>
          <w:rPr>
            <w:rFonts w:ascii="宋体" w:hAnsi="宋体" w:eastAsia="宋体" w:cs="宋体"/>
            <w:b w:val="0"/>
            <w:bCs w:val="0"/>
            <w:sz w:val="24"/>
            <w:szCs w:val="24"/>
            <w:rPrChange w:id="399" w:author="Jisoo" w:date="2025-12-07T18:11:58Z">
              <w:rPr>
                <w:rFonts w:ascii="宋体" w:hAnsi="宋体" w:eastAsia="宋体" w:cs="宋体"/>
                <w:sz w:val="24"/>
                <w:szCs w:val="24"/>
              </w:rPr>
            </w:rPrChange>
          </w:rPr>
          <w:t>对所述</w:t>
        </w:r>
      </w:ins>
      <m:oMath>
        <m:sSub>
          <m:sSubPr>
            <m:ctrlPr>
              <w:ins w:id="401" w:author="Jisoo" w:date="2025-12-07T18:12:15Z">
                <w:rPr>
                  <w:rFonts w:ascii="Cambria Math" w:hAnsi="Cambria Math" w:cs="宋体"/>
                  <w:bCs w:val="0"/>
                  <w:i/>
                  <w:sz w:val="24"/>
                  <w:szCs w:val="24"/>
                </w:rPr>
              </w:ins>
            </m:ctrlPr>
          </m:sSubPr>
          <m:e>
            <w:ins w:id="402" w:author="Jisoo" w:date="2025-12-07T18:12:16Z">
              <m:r>
                <m:rPr/>
                <w:rPr>
                  <w:rFonts w:hint="default" w:ascii="Cambria Math" w:hAnsi="Cambria Math" w:cs="宋体"/>
                  <w:sz w:val="24"/>
                  <w:szCs w:val="24"/>
                  <w:lang w:val="en-US" w:eastAsia="zh-CN"/>
                </w:rPr>
                <m:t>F</m:t>
              </m:r>
            </w:ins>
            <m:ctrlPr>
              <w:ins w:id="403" w:author="Jisoo" w:date="2025-12-07T18:12:15Z">
                <w:rPr>
                  <w:rFonts w:ascii="Cambria Math" w:hAnsi="Cambria Math" w:cs="宋体"/>
                  <w:bCs w:val="0"/>
                  <w:i/>
                  <w:sz w:val="24"/>
                  <w:szCs w:val="24"/>
                </w:rPr>
              </w:ins>
            </m:ctrlPr>
          </m:e>
          <m:sub>
            <w:ins w:id="404" w:author="Jisoo" w:date="2025-12-07T18:12:18Z">
              <m:r>
                <m:rPr/>
                <w:rPr>
                  <w:rFonts w:hint="default" w:ascii="Cambria Math" w:hAnsi="Cambria Math" w:cs="宋体"/>
                  <w:sz w:val="24"/>
                  <w:szCs w:val="24"/>
                  <w:lang w:val="en-US" w:eastAsia="zh-CN"/>
                </w:rPr>
                <m:t>fused</m:t>
              </m:r>
            </w:ins>
            <m:ctrlPr>
              <w:ins w:id="405" w:author="Jisoo" w:date="2025-12-07T18:12:15Z">
                <w:rPr>
                  <w:rFonts w:ascii="Cambria Math" w:hAnsi="Cambria Math" w:cs="宋体"/>
                  <w:bCs w:val="0"/>
                  <w:i/>
                  <w:sz w:val="24"/>
                  <w:szCs w:val="24"/>
                </w:rPr>
              </w:ins>
            </m:ctrlPr>
          </m:sub>
        </m:sSub>
      </m:oMath>
      <w:ins w:id="406" w:author="Jisoo" w:date="2025-12-07T18:12:21Z">
        <w:r>
          <w:rPr>
            <w:rFonts w:hint="eastAsia" w:hAnsi="Cambria Math" w:cs="宋体"/>
            <w:bCs w:val="0"/>
            <w:i w:val="0"/>
            <w:sz w:val="24"/>
            <w:szCs w:val="24"/>
            <w:lang w:val="en-US" w:eastAsia="zh-CN"/>
          </w:rPr>
          <w:t>进行</w:t>
        </w:r>
      </w:ins>
      <w:ins w:id="407" w:author="Jisoo" w:date="2025-12-07T18:12:22Z">
        <w:r>
          <w:rPr>
            <w:rFonts w:hint="eastAsia" w:hAnsi="Cambria Math" w:cs="宋体"/>
            <w:bCs w:val="0"/>
            <w:i w:val="0"/>
            <w:sz w:val="24"/>
            <w:szCs w:val="24"/>
            <w:lang w:val="en-US" w:eastAsia="zh-CN"/>
          </w:rPr>
          <w:t>优化</w:t>
        </w:r>
      </w:ins>
      <w:ins w:id="408" w:author="Jisoo" w:date="2025-12-07T18:12:23Z">
        <w:r>
          <w:rPr>
            <w:rFonts w:hint="eastAsia" w:hAnsi="Cambria Math" w:cs="宋体"/>
            <w:bCs w:val="0"/>
            <w:i w:val="0"/>
            <w:sz w:val="24"/>
            <w:szCs w:val="24"/>
            <w:lang w:val="en-US" w:eastAsia="zh-CN"/>
          </w:rPr>
          <w:t>，</w:t>
        </w:r>
      </w:ins>
      <w:ins w:id="409" w:author="Jisoo" w:date="2025-12-07T18:12:24Z">
        <w:r>
          <w:rPr>
            <w:rFonts w:hint="eastAsia" w:hAnsi="Cambria Math" w:cs="宋体"/>
            <w:bCs w:val="0"/>
            <w:i w:val="0"/>
            <w:sz w:val="24"/>
            <w:szCs w:val="24"/>
            <w:lang w:val="en-US" w:eastAsia="zh-CN"/>
          </w:rPr>
          <w:t>以</w:t>
        </w:r>
      </w:ins>
      <w:ins w:id="410" w:author="Jisoo" w:date="2025-12-07T18:12:35Z">
        <w:r>
          <w:rPr>
            <w:rFonts w:hint="eastAsia" w:hAnsi="Cambria Math" w:cs="宋体"/>
            <w:bCs w:val="0"/>
            <w:i w:val="0"/>
            <w:sz w:val="24"/>
            <w:szCs w:val="24"/>
            <w:lang w:val="en-US" w:eastAsia="zh-CN"/>
          </w:rPr>
          <w:t>最大化类间距离并最小化类内距离，从而显著提升行人重识别的检索性能和准确性。</w:t>
        </w:r>
      </w:ins>
      <w:del w:id="411" w:author="Jisoo" w:date="2025-12-07T18:11:25Z">
        <w:r>
          <w:rPr>
            <w:rFonts w:hint="eastAsia" w:asciiTheme="minorEastAsia" w:hAnsiTheme="minorEastAsia" w:eastAsiaTheme="minorEastAsia" w:cstheme="minorEastAsia"/>
            <w:b w:val="0"/>
            <w:bCs w:val="0"/>
            <w:sz w:val="24"/>
            <w:szCs w:val="24"/>
            <w:rPrChange w:id="412" w:author="Jisoo" w:date="2025-12-07T18:11:58Z">
              <w:rPr>
                <w:rFonts w:hint="eastAsia" w:asciiTheme="minorEastAsia" w:hAnsiTheme="minorEastAsia" w:eastAsiaTheme="minorEastAsia" w:cstheme="minorEastAsia"/>
                <w:sz w:val="24"/>
                <w:szCs w:val="24"/>
              </w:rPr>
            </w:rPrChange>
          </w:rPr>
          <w:delText>表示门控网络为第</w:delText>
        </w:r>
      </w:del>
      <m:oMath>
        <w:del w:id="414" w:author="Jisoo" w:date="2025-12-07T18:11:25Z">
          <m:r>
            <m:rPr/>
            <w:rPr>
              <w:rFonts w:hint="default" w:ascii="Cambria Math" w:hAnsi="Cambria Math" w:eastAsiaTheme="minorEastAsia" w:cstheme="minorEastAsia"/>
              <w:kern w:val="2"/>
              <w:sz w:val="24"/>
              <w:szCs w:val="24"/>
              <w:lang w:val="en-US" w:eastAsia="zh-CN" w:bidi="ar-SA"/>
              <w:rPrChange w:id="415" w:author="Jisoo" w:date="2025-12-07T18:11:58Z">
                <m:rPr/>
                <w:rPr>
                  <w:rFonts w:hint="default" w:ascii="Cambria Math" w:hAnsi="Cambria Math" w:eastAsiaTheme="minorEastAsia" w:cstheme="minorEastAsia"/>
                  <w:kern w:val="2"/>
                  <w:sz w:val="24"/>
                  <w:szCs w:val="24"/>
                  <w:lang w:val="en-US" w:eastAsia="zh-CN" w:bidi="ar-SA"/>
                </w:rPr>
              </w:rPrChange>
            </w:rPr>
            <m:t>i</m:t>
          </m:r>
        </w:del>
      </m:oMath>
      <w:del w:id="417" w:author="Jisoo" w:date="2025-12-07T18:11:25Z">
        <w:r>
          <w:rPr>
            <w:rFonts w:hint="eastAsia" w:asciiTheme="minorEastAsia" w:hAnsiTheme="minorEastAsia" w:eastAsiaTheme="minorEastAsia" w:cstheme="minorEastAsia"/>
            <w:b w:val="0"/>
            <w:bCs w:val="0"/>
            <w:sz w:val="24"/>
            <w:szCs w:val="24"/>
            <w:rPrChange w:id="418" w:author="Jisoo" w:date="2025-12-07T18:11:58Z">
              <w:rPr>
                <w:rFonts w:hint="eastAsia" w:asciiTheme="minorEastAsia" w:hAnsiTheme="minorEastAsia" w:eastAsiaTheme="minorEastAsia" w:cstheme="minorEastAsia"/>
                <w:sz w:val="24"/>
                <w:szCs w:val="24"/>
              </w:rPr>
            </w:rPrChange>
          </w:rPr>
          <w:delText>个专家网络分配的权重，</w:delText>
        </w:r>
      </w:del>
      <m:oMath>
        <w:del w:id="420" w:author="Jisoo" w:date="2025-12-07T18:11:25Z">
          <m:r>
            <m:rPr/>
            <w:rPr>
              <w:rFonts w:hint="default" w:ascii="Cambria Math" w:hAnsi="Cambria Math" w:eastAsiaTheme="minorEastAsia" w:cstheme="minorEastAsia"/>
              <w:kern w:val="2"/>
              <w:sz w:val="24"/>
              <w:szCs w:val="24"/>
              <w:lang w:val="en-US" w:eastAsia="zh-CN" w:bidi="ar-SA"/>
              <w:rPrChange w:id="421" w:author="Jisoo" w:date="2025-12-07T18:11:58Z">
                <m:rPr/>
                <w:rPr>
                  <w:rFonts w:hint="default" w:ascii="Cambria Math" w:hAnsi="Cambria Math" w:eastAsiaTheme="minorEastAsia" w:cstheme="minorEastAsia"/>
                  <w:kern w:val="2"/>
                  <w:sz w:val="24"/>
                  <w:szCs w:val="24"/>
                  <w:lang w:val="en-US" w:eastAsia="zh-CN" w:bidi="ar-SA"/>
                </w:rPr>
              </w:rPrChange>
            </w:rPr>
            <m:t>i</m:t>
          </m:r>
        </w:del>
      </m:oMath>
      <w:del w:id="423" w:author="Jisoo" w:date="2025-12-07T18:11:25Z">
        <w:r>
          <w:rPr>
            <w:rFonts w:hint="eastAsia" w:asciiTheme="minorEastAsia" w:hAnsiTheme="minorEastAsia" w:eastAsiaTheme="minorEastAsia" w:cstheme="minorEastAsia"/>
            <w:b w:val="0"/>
            <w:bCs w:val="0"/>
            <w:sz w:val="24"/>
            <w:szCs w:val="24"/>
            <w:rPrChange w:id="424" w:author="Jisoo" w:date="2025-12-07T18:11:58Z">
              <w:rPr>
                <w:rFonts w:hint="eastAsia" w:asciiTheme="minorEastAsia" w:hAnsiTheme="minorEastAsia" w:eastAsiaTheme="minorEastAsia" w:cstheme="minorEastAsia"/>
                <w:sz w:val="24"/>
                <w:szCs w:val="24"/>
              </w:rPr>
            </w:rPrChange>
          </w:rPr>
          <w:delText>的取值范围为1到专家网络的总数量；</w:delText>
        </w:r>
      </w:del>
    </w:p>
    <w:p w14:paraId="207BCDA5">
      <w:pPr>
        <w:numPr>
          <w:ilvl w:val="-1"/>
          <w:numId w:val="0"/>
        </w:numPr>
        <w:shd w:val="clear" w:color="auto" w:fill="FFFFFF"/>
        <w:spacing w:line="360" w:lineRule="auto"/>
        <w:ind w:firstLine="480" w:firstLineChars="200"/>
        <w:textAlignment w:val="center"/>
        <w:rPr>
          <w:rFonts w:hint="eastAsia" w:asciiTheme="minorEastAsia" w:hAnsiTheme="minorEastAsia" w:eastAsiaTheme="minorEastAsia" w:cstheme="minorEastAsia"/>
          <w:b w:val="0"/>
          <w:bCs w:val="0"/>
          <w:sz w:val="24"/>
          <w:szCs w:val="24"/>
          <w:rPrChange w:id="427" w:author="Jisoo" w:date="2025-12-07T18:11:58Z">
            <w:rPr>
              <w:rFonts w:hint="eastAsia" w:asciiTheme="minorEastAsia" w:hAnsiTheme="minorEastAsia" w:eastAsiaTheme="minorEastAsia" w:cstheme="minorEastAsia"/>
              <w:sz w:val="24"/>
              <w:szCs w:val="24"/>
            </w:rPr>
          </w:rPrChange>
        </w:rPr>
        <w:pPrChange w:id="426" w:author="Jisoo" w:date="2025-12-07T18:11:30Z">
          <w:pPr>
            <w:spacing w:line="360" w:lineRule="auto"/>
          </w:pPr>
        </w:pPrChange>
      </w:pPr>
      <w:del w:id="428" w:author="Jisoo" w:date="2025-12-07T18:11:25Z">
        <w:r>
          <w:rPr>
            <w:rFonts w:hint="eastAsia" w:asciiTheme="minorEastAsia" w:hAnsiTheme="minorEastAsia" w:eastAsiaTheme="minorEastAsia" w:cstheme="minorEastAsia"/>
            <w:b w:val="0"/>
            <w:bCs w:val="0"/>
            <w:sz w:val="24"/>
            <w:szCs w:val="24"/>
            <w:rPrChange w:id="429" w:author="Jisoo" w:date="2025-12-07T18:11:58Z">
              <w:rPr>
                <w:rFonts w:hint="eastAsia" w:asciiTheme="minorEastAsia" w:hAnsiTheme="minorEastAsia" w:eastAsiaTheme="minorEastAsia" w:cstheme="minorEastAsia"/>
                <w:sz w:val="24"/>
                <w:szCs w:val="24"/>
              </w:rPr>
            </w:rPrChange>
          </w:rPr>
          <w:delText xml:space="preserve">    将所述融合特征输入至最终融合层进行进一步处理，所述最终融合层包括线性映射层与归一化层；其中，线性映射层用于对融合特征进行维度变换与特征压缩，归一化层用于对特征进行尺度统一与分布规范化，最终输出融合后的特征表示，用于后续的特征提取与识别任务。</w:delText>
        </w:r>
      </w:del>
    </w:p>
    <w:p w14:paraId="121CA753">
      <w:pPr>
        <w:numPr>
          <w:ilvl w:val="0"/>
          <w:numId w:val="0"/>
        </w:numPr>
        <w:shd w:val="clear" w:color="auto" w:fill="FFFFFF"/>
        <w:spacing w:line="360" w:lineRule="auto"/>
        <w:ind w:firstLine="420" w:firstLineChars="0"/>
        <w:textAlignment w:val="center"/>
        <w:rPr>
          <w:rFonts w:hint="eastAsia" w:ascii="宋体" w:hAnsi="宋体" w:eastAsia="宋体" w:cs="宋体"/>
          <w:b w:val="0"/>
          <w:bCs w:val="0"/>
          <w:sz w:val="24"/>
          <w:szCs w:val="24"/>
          <w:rPrChange w:id="431" w:author="Jisoo" w:date="2025-12-07T18:11:58Z">
            <w:rPr>
              <w:rFonts w:hint="eastAsia" w:ascii="宋体" w:hAnsi="宋体" w:eastAsia="宋体" w:cs="宋体"/>
              <w:sz w:val="24"/>
              <w:szCs w:val="24"/>
            </w:rPr>
          </w:rPrChange>
        </w:rPr>
      </w:pPr>
    </w:p>
    <w:p w14:paraId="2922633F">
      <w:pPr>
        <w:numPr>
          <w:ilvl w:val="0"/>
          <w:numId w:val="0"/>
        </w:numPr>
        <w:shd w:val="clear" w:color="auto" w:fill="FFFFFF"/>
        <w:spacing w:line="360" w:lineRule="auto"/>
        <w:textAlignment w:val="center"/>
        <w:rPr>
          <w:rFonts w:hint="eastAsia" w:ascii="宋体" w:hAnsi="宋体" w:eastAsia="宋体" w:cs="宋体"/>
          <w:sz w:val="24"/>
          <w:szCs w:val="24"/>
        </w:rPr>
      </w:pPr>
    </w:p>
    <w:sectPr>
      <w:headerReference r:id="rId7" w:type="first"/>
      <w:footerReference r:id="rId9" w:type="first"/>
      <w:headerReference r:id="rId5" w:type="default"/>
      <w:headerReference r:id="rId6" w:type="even"/>
      <w:footerReference r:id="rId8" w:type="even"/>
      <w:pgSz w:w="11906" w:h="16838"/>
      <w:pgMar w:top="1418" w:right="851" w:bottom="851" w:left="1418" w:header="851" w:footer="113"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酸奶" w:date="2025-12-05T09:08:30Z" w:initials="">
    <w:p w14:paraId="0B9FB24D">
      <w:pPr>
        <w:pStyle w:val="2"/>
        <w:rPr>
          <w:rFonts w:hint="default" w:eastAsia="宋体"/>
          <w:lang w:val="en-US" w:eastAsia="zh-CN"/>
        </w:rPr>
      </w:pPr>
      <w:r>
        <w:rPr>
          <w:rFonts w:hint="eastAsia"/>
          <w:lang w:val="en-US" w:eastAsia="zh-CN"/>
        </w:rPr>
        <w:t>题目是一种reid方法，实施步骤里完全没提到reid，最后一步少了和reid模型相关的描述，需要提一下，后面的具体描述对应提一下</w:t>
      </w:r>
    </w:p>
  </w:comment>
  <w:comment w:id="1" w:author="♚酸奶" w:date="2025-12-05T09:17:14Z" w:initials="">
    <w:p w14:paraId="153BBB47">
      <w:pPr>
        <w:pStyle w:val="2"/>
        <w:rPr>
          <w:rFonts w:hint="default" w:eastAsia="宋体"/>
          <w:lang w:val="en-US" w:eastAsia="zh-CN"/>
        </w:rPr>
      </w:pPr>
      <w:r>
        <w:rPr>
          <w:rFonts w:hint="eastAsia"/>
          <w:lang w:val="en-US" w:eastAsia="zh-CN"/>
        </w:rPr>
        <w:t>步骤4和5可以考虑合并</w:t>
      </w:r>
    </w:p>
  </w:comment>
  <w:comment w:id="2" w:author="♚酸奶" w:date="2025-12-05T09:11:38Z" w:initials="">
    <w:p w14:paraId="6236ECDE">
      <w:pPr>
        <w:pStyle w:val="2"/>
        <w:rPr>
          <w:rFonts w:hint="default" w:eastAsia="宋体"/>
          <w:lang w:val="en-US" w:eastAsia="zh-CN"/>
        </w:rPr>
      </w:pPr>
      <w:r>
        <w:rPr>
          <w:rFonts w:hint="eastAsia"/>
          <w:lang w:val="en-US" w:eastAsia="zh-CN"/>
        </w:rPr>
        <w:t>具体用的哪个？只提一个激活函数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B9FB24D" w15:done="0"/>
  <w15:commentEx w15:paraId="153BBB47" w15:done="0"/>
  <w15:commentEx w15:paraId="6236ECD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panose1 w:val="02020609040205080304"/>
    <w:charset w:val="80"/>
    <w:family w:val="auto"/>
    <w:pitch w:val="default"/>
    <w:sig w:usb0="A00002BF" w:usb1="68C7FCFB" w:usb2="00000010"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4AF05">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DED36">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4778B">
    <w:pPr>
      <w:jc w:val="center"/>
      <w:outlineLvl w:val="0"/>
      <w:rPr>
        <w:rFonts w:eastAsia="黑体"/>
        <w:spacing w:val="90"/>
        <w:sz w:val="28"/>
      </w:rPr>
    </w:pPr>
    <w:r>
      <w:rPr>
        <w:rFonts w:eastAsia="黑体"/>
        <w:spacing w:val="90"/>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1" name="直线 12"/>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2"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9UnZXWAAAA&#10;BgEAAA8AAAAAAAAAAQAgAAAAIgAAAGRycy9kb3ducmV2LnhtbFBLAQIUABQAAAAIAIdO4kC80ocY&#10;5gEAAN0DAAAOAAAAAAAAAAEAIAAAACUBAABkcnMvZTJvRG9jLnhtbFBLBQYAAAAABgAGAFkBAAB9&#10;BQAAAAA=&#10;">
              <v:fill on="f" focussize="0,0"/>
              <v:stroke weight="1pt" color="#000000" joinstyle="round"/>
              <v:imagedata o:title=""/>
              <o:lock v:ext="edit" aspectratio="f"/>
            </v:line>
          </w:pict>
        </mc:Fallback>
      </mc:AlternateContent>
    </w:r>
    <w:r>
      <w:rPr>
        <w:rFonts w:hint="eastAsia" w:eastAsia="黑体"/>
        <w:spacing w:val="90"/>
        <w:sz w:val="28"/>
      </w:rPr>
      <w:t>权利要求书</w:t>
    </w:r>
  </w:p>
  <w:p w14:paraId="1041E5FB">
    <w:pPr>
      <w:jc w:val="center"/>
      <w:outlineLvl w:val="0"/>
      <w:rPr>
        <w:rFonts w:hint="eastAsia" w:ascii="黑体" w:eastAsia="黑体"/>
        <w:b/>
        <w:spacing w:val="90"/>
        <w:sz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C2B870">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CB466">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A497F7"/>
    <w:multiLevelType w:val="singleLevel"/>
    <w:tmpl w:val="30A497F7"/>
    <w:lvl w:ilvl="0" w:tentative="0">
      <w:start w:val="4"/>
      <w:numFmt w:val="decimal"/>
      <w:suff w:val="space"/>
      <w:lvlText w:val="%1."/>
      <w:lvlJc w:val="left"/>
      <w:rPr>
        <w:rFonts w:hint="default"/>
        <w:b/>
        <w:bCs/>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酸奶">
    <w15:presenceInfo w15:providerId="WPS Office" w15:userId="4106242587"/>
  </w15:person>
  <w15:person w15:author="Jisoo">
    <w15:presenceInfo w15:providerId="WPS Office" w15:userId="76802804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CC7105"/>
    <w:rsid w:val="00CA4258"/>
    <w:rsid w:val="08473A89"/>
    <w:rsid w:val="1B843C06"/>
    <w:rsid w:val="22B51941"/>
    <w:rsid w:val="23CC7105"/>
    <w:rsid w:val="269E1157"/>
    <w:rsid w:val="2F3155E8"/>
    <w:rsid w:val="341F2897"/>
    <w:rsid w:val="488F523D"/>
    <w:rsid w:val="4A581124"/>
    <w:rsid w:val="4FD32F76"/>
    <w:rsid w:val="579E3B63"/>
    <w:rsid w:val="5BC52DF4"/>
    <w:rsid w:val="68B70F95"/>
    <w:rsid w:val="6AEF6972"/>
    <w:rsid w:val="76B411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name="header"/>
    <w:lsdException w:qFormat="1" w:unhideWhenUsed="0" w:uiPriority="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Body Text"/>
    <w:basedOn w:val="1"/>
    <w:semiHidden/>
    <w:qFormat/>
    <w:uiPriority w:val="0"/>
    <w:rPr>
      <w:sz w:val="28"/>
    </w:rPr>
  </w:style>
  <w:style w:type="paragraph" w:styleId="4">
    <w:name w:val="footer"/>
    <w:basedOn w:val="1"/>
    <w:semiHidden/>
    <w:qFormat/>
    <w:uiPriority w:val="0"/>
    <w:pPr>
      <w:tabs>
        <w:tab w:val="center" w:pos="4153"/>
        <w:tab w:val="right" w:pos="8306"/>
      </w:tabs>
      <w:snapToGrid w:val="0"/>
      <w:jc w:val="left"/>
    </w:pPr>
    <w:rPr>
      <w:sz w:val="18"/>
    </w:rPr>
  </w:style>
  <w:style w:type="paragraph" w:styleId="5">
    <w:name w:val="header"/>
    <w:basedOn w:val="1"/>
    <w:semiHidden/>
    <w:qFormat/>
    <w:uiPriority w:val="0"/>
    <w:pPr>
      <w:pBdr>
        <w:bottom w:val="single" w:color="auto" w:sz="6" w:space="1"/>
      </w:pBdr>
      <w:tabs>
        <w:tab w:val="center" w:pos="4153"/>
        <w:tab w:val="right" w:pos="8306"/>
      </w:tabs>
      <w:snapToGrid w:val="0"/>
      <w:jc w:val="center"/>
    </w:pPr>
    <w:rPr>
      <w:sz w:val="18"/>
      <w:szCs w:val="18"/>
    </w:rPr>
  </w:style>
  <w:style w:type="paragraph" w:customStyle="1" w:styleId="8">
    <w:name w:val="First Paragraph"/>
    <w:basedOn w:val="3"/>
    <w:next w:val="3"/>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1410</Words>
  <Characters>1431</Characters>
  <Lines>0</Lines>
  <Paragraphs>0</Paragraphs>
  <TotalTime>67</TotalTime>
  <ScaleCrop>false</ScaleCrop>
  <LinksUpToDate>false</LinksUpToDate>
  <CharactersWithSpaces>1447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2025-11-29T02:41:00Z</dcterms:created>
  <dc:creator>Jisoo</dc:creator>
  <cp:lastModifiedBy>Jisoo</cp:lastModifiedBy>
  <dcterms:modified xsi:type="dcterms:W3CDTF">2025-12-07T10:12:52Z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0CA0BF3777DC43FBB9DD016C3852AE75_13</vt:lpwstr>
  </property>
  <property fmtid="{D5CDD505-2E9C-101B-9397-08002B2CF9AE}" pid="4" name="KSOTemplateDocerSaveRecord">
    <vt:lpwstr>eyJoZGlkIjoiMGIyN2EyZWU3NGVjNmM3MTZjMTFjZjAxZGJkZTdkYmEiLCJ1c2VySWQiOiIxMTMzMjY2MDI2In0=</vt:lpwstr>
  </property>
</Properties>
</file>