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B5C487">
      <w:pPr>
        <w:shd w:val="clear" w:color="auto" w:fill="FEFEFF"/>
        <w:spacing w:line="360" w:lineRule="auto"/>
        <w:jc w:val="center"/>
        <w:rPr>
          <w:rFonts w:hint="default" w:ascii="宋体" w:hAnsi="宋体" w:eastAsia="宋体"/>
          <w:b/>
          <w:bCs/>
          <w:color w:val="000000"/>
          <w:sz w:val="24"/>
          <w:szCs w:val="24"/>
          <w:lang w:val="en-US" w:eastAsia="zh-CN"/>
        </w:rPr>
      </w:pPr>
      <w:r>
        <w:rPr>
          <w:rFonts w:hint="eastAsia" w:ascii="宋体" w:hAnsi="宋体"/>
          <w:b/>
          <w:bCs/>
          <w:color w:val="000000"/>
          <w:sz w:val="24"/>
          <w:szCs w:val="24"/>
        </w:rPr>
        <w:t>一种</w:t>
      </w:r>
      <w:r>
        <w:rPr>
          <w:rFonts w:hint="eastAsia" w:ascii="宋体" w:hAnsi="宋体"/>
          <w:b/>
          <w:bCs/>
          <w:color w:val="000000"/>
          <w:sz w:val="24"/>
          <w:szCs w:val="24"/>
          <w:lang w:val="en-US" w:eastAsia="zh-CN"/>
        </w:rPr>
        <w:t>基于多尺度滑动窗口和专家网络的行人重识别方法</w:t>
      </w:r>
    </w:p>
    <w:p w14:paraId="48CC26B9">
      <w:pPr>
        <w:shd w:val="clear" w:color="auto" w:fill="FEFEFF"/>
        <w:spacing w:line="360" w:lineRule="auto"/>
        <w:jc w:val="center"/>
        <w:rPr>
          <w:b/>
          <w:sz w:val="24"/>
          <w:szCs w:val="24"/>
        </w:rPr>
      </w:pPr>
    </w:p>
    <w:p w14:paraId="5AF66671">
      <w:pPr>
        <w:shd w:val="clear" w:color="auto" w:fill="FEFEFF"/>
        <w:spacing w:line="360" w:lineRule="auto"/>
        <w:jc w:val="left"/>
        <w:rPr>
          <w:sz w:val="24"/>
          <w:szCs w:val="24"/>
        </w:rPr>
      </w:pPr>
      <w:r>
        <w:rPr>
          <w:rFonts w:hint="eastAsia"/>
          <w:b/>
          <w:sz w:val="24"/>
          <w:szCs w:val="24"/>
        </w:rPr>
        <w:t>技术领域</w:t>
      </w:r>
    </w:p>
    <w:p w14:paraId="39C4D1B8">
      <w:pPr>
        <w:shd w:val="clear" w:color="auto" w:fill="FEFEFF"/>
        <w:spacing w:line="360" w:lineRule="auto"/>
        <w:rPr>
          <w:rFonts w:hint="default" w:eastAsia="宋体"/>
          <w:b/>
          <w:sz w:val="24"/>
          <w:szCs w:val="24"/>
          <w:lang w:val="en-US" w:eastAsia="zh-CN"/>
        </w:rPr>
      </w:pPr>
      <w:r>
        <w:rPr>
          <w:rFonts w:hint="eastAsia" w:ascii="Times New Roman" w:hAnsi="Times New Roman"/>
          <w:b/>
          <w:bCs/>
          <w:sz w:val="24"/>
          <w:szCs w:val="24"/>
        </w:rPr>
        <w:t>[0001]</w:t>
      </w:r>
      <w:r>
        <w:rPr>
          <w:rFonts w:hint="eastAsia" w:ascii="Times New Roman" w:hAnsi="Times New Roman"/>
          <w:sz w:val="24"/>
          <w:szCs w:val="24"/>
        </w:rPr>
        <w:t xml:space="preserve"> 本发明属于计算机视觉与深度学习技术领域，具体涉及一种基于多尺度滑动窗口与专家网络的</w:t>
      </w:r>
      <w:ins w:id="0" w:author="♚酸奶" w:date="2025-12-05T09:25:50Z">
        <w:r>
          <w:rPr>
            <w:rFonts w:hint="eastAsia" w:ascii="Times New Roman" w:hAnsi="Times New Roman"/>
            <w:sz w:val="24"/>
            <w:szCs w:val="24"/>
            <w:lang w:val="en-US" w:eastAsia="zh-CN"/>
          </w:rPr>
          <w:t>行人重识别</w:t>
        </w:r>
      </w:ins>
      <w:r>
        <w:rPr>
          <w:rFonts w:hint="eastAsia" w:ascii="Times New Roman" w:hAnsi="Times New Roman"/>
          <w:sz w:val="24"/>
          <w:szCs w:val="24"/>
        </w:rPr>
        <w:t>方法。</w:t>
      </w:r>
      <w:del w:id="1" w:author="♚酸奶" w:date="2025-12-05T09:26:02Z">
        <w:r>
          <w:rPr>
            <w:rFonts w:hint="eastAsia" w:ascii="Times New Roman" w:hAnsi="Times New Roman"/>
            <w:sz w:val="24"/>
            <w:szCs w:val="24"/>
          </w:rPr>
          <w:delText>该方法适用于跨模态行人重识别、多尺度目标检测及复杂场景下的视觉特征融合任务。</w:delText>
        </w:r>
      </w:del>
    </w:p>
    <w:p w14:paraId="4EAE636C">
      <w:pPr>
        <w:shd w:val="clear" w:color="auto" w:fill="FEFEFF"/>
        <w:spacing w:line="360" w:lineRule="auto"/>
        <w:jc w:val="left"/>
        <w:rPr>
          <w:b/>
          <w:sz w:val="24"/>
          <w:szCs w:val="24"/>
        </w:rPr>
      </w:pPr>
    </w:p>
    <w:p w14:paraId="13290F70">
      <w:pPr>
        <w:shd w:val="clear" w:color="auto" w:fill="FFFFFF"/>
        <w:spacing w:line="360" w:lineRule="auto"/>
        <w:jc w:val="left"/>
        <w:textAlignment w:val="center"/>
        <w:rPr>
          <w:sz w:val="24"/>
          <w:szCs w:val="24"/>
        </w:rPr>
      </w:pPr>
      <w:commentRangeStart w:id="0"/>
      <w:r>
        <w:rPr>
          <w:rFonts w:hint="eastAsia"/>
          <w:b/>
          <w:sz w:val="24"/>
          <w:szCs w:val="24"/>
        </w:rPr>
        <w:t>背景技术</w:t>
      </w:r>
      <w:commentRangeEnd w:id="0"/>
      <w:r>
        <w:commentReference w:id="0"/>
      </w:r>
    </w:p>
    <w:p w14:paraId="517C91A4">
      <w:pPr>
        <w:shd w:val="clear" w:color="auto" w:fill="FEFEFF"/>
        <w:spacing w:line="360" w:lineRule="auto"/>
        <w:rPr>
          <w:ins w:id="2" w:author="Jisoo" w:date="2025-12-07T16:54:40Z"/>
          <w:rFonts w:hint="eastAsia" w:ascii="Times New Roman" w:hAnsi="Times New Roman"/>
          <w:b w:val="0"/>
          <w:bCs w:val="0"/>
          <w:sz w:val="24"/>
          <w:szCs w:val="24"/>
        </w:rPr>
      </w:pPr>
      <w:ins w:id="3" w:author="Jisoo" w:date="2025-12-07T16:54:53Z">
        <w:r>
          <w:rPr>
            <w:rFonts w:hint="eastAsia" w:ascii="Times New Roman" w:hAnsi="Times New Roman"/>
            <w:b w:val="0"/>
            <w:bCs w:val="0"/>
            <w:sz w:val="24"/>
            <w:szCs w:val="24"/>
          </w:rPr>
          <w:t>[000</w:t>
        </w:r>
      </w:ins>
      <w:ins w:id="4" w:author="Jisoo" w:date="2025-12-07T16:54:56Z">
        <w:r>
          <w:rPr>
            <w:rFonts w:hint="eastAsia" w:ascii="Times New Roman" w:hAnsi="Times New Roman"/>
            <w:b w:val="0"/>
            <w:bCs w:val="0"/>
            <w:sz w:val="24"/>
            <w:szCs w:val="24"/>
            <w:lang w:val="en-US" w:eastAsia="zh-CN"/>
          </w:rPr>
          <w:t>2</w:t>
        </w:r>
      </w:ins>
      <w:ins w:id="5" w:author="Jisoo" w:date="2025-12-07T16:54:53Z">
        <w:r>
          <w:rPr>
            <w:rFonts w:hint="eastAsia" w:ascii="Times New Roman" w:hAnsi="Times New Roman"/>
            <w:b w:val="0"/>
            <w:bCs w:val="0"/>
            <w:sz w:val="24"/>
            <w:szCs w:val="24"/>
          </w:rPr>
          <w:t xml:space="preserve">] </w:t>
        </w:r>
      </w:ins>
      <w:ins w:id="6" w:author="Jisoo" w:date="2025-12-07T16:54:40Z">
        <w:r>
          <w:rPr>
            <w:rFonts w:hint="eastAsia" w:ascii="Times New Roman" w:hAnsi="Times New Roman"/>
            <w:b w:val="0"/>
            <w:bCs w:val="0"/>
            <w:sz w:val="24"/>
            <w:szCs w:val="24"/>
          </w:rPr>
          <w:t>随着深度学习技术在计算机视觉领域的快速发展，行人重识别（ReID, Person Re-identification） 技术已成为保障公共安全、提升模型识别能力和泛化性能的核心应用。ReID 的目标是在跨摄像机视角下准确匹配和识别特定行人，其关键挑战在于如何应对复杂的视角变化、光照差异、姿态变化以及局部遮挡。虽然多尺度特征提取与智能融合机制被广泛应用于 ReID 模型中以增强特征表达，但现有 ReID 技术在解决这些核心挑战时，仍存在显著不足。</w:t>
        </w:r>
      </w:ins>
    </w:p>
    <w:p w14:paraId="36D99E3A">
      <w:pPr>
        <w:shd w:val="clear" w:color="auto" w:fill="FEFEFF"/>
        <w:spacing w:line="360" w:lineRule="auto"/>
        <w:rPr>
          <w:ins w:id="7" w:author="Jisoo" w:date="2025-12-07T16:54:40Z"/>
          <w:rFonts w:hint="eastAsia" w:ascii="Times New Roman" w:hAnsi="Times New Roman"/>
          <w:b w:val="0"/>
          <w:bCs w:val="0"/>
          <w:sz w:val="24"/>
          <w:szCs w:val="24"/>
        </w:rPr>
      </w:pPr>
    </w:p>
    <w:p w14:paraId="6D29920E">
      <w:pPr>
        <w:shd w:val="clear" w:color="auto" w:fill="FEFEFF"/>
        <w:spacing w:line="360" w:lineRule="auto"/>
        <w:rPr>
          <w:ins w:id="8" w:author="Jisoo" w:date="2025-12-07T16:54:40Z"/>
          <w:rFonts w:hint="eastAsia" w:ascii="Times New Roman" w:hAnsi="Times New Roman"/>
          <w:b w:val="0"/>
          <w:bCs w:val="0"/>
          <w:sz w:val="24"/>
          <w:szCs w:val="24"/>
        </w:rPr>
      </w:pPr>
      <w:ins w:id="9" w:author="Jisoo" w:date="2025-12-07T16:55:01Z">
        <w:r>
          <w:rPr>
            <w:rFonts w:hint="eastAsia" w:ascii="Times New Roman" w:hAnsi="Times New Roman"/>
            <w:b w:val="0"/>
            <w:bCs w:val="0"/>
            <w:sz w:val="24"/>
            <w:szCs w:val="24"/>
          </w:rPr>
          <w:t>[000</w:t>
        </w:r>
      </w:ins>
      <w:ins w:id="10" w:author="Jisoo" w:date="2025-12-07T16:55:03Z">
        <w:r>
          <w:rPr>
            <w:rFonts w:hint="eastAsia" w:ascii="Times New Roman" w:hAnsi="Times New Roman"/>
            <w:b w:val="0"/>
            <w:bCs w:val="0"/>
            <w:sz w:val="24"/>
            <w:szCs w:val="24"/>
            <w:lang w:val="en-US" w:eastAsia="zh-CN"/>
          </w:rPr>
          <w:t>3</w:t>
        </w:r>
      </w:ins>
      <w:ins w:id="11" w:author="Jisoo" w:date="2025-12-07T16:55:01Z">
        <w:r>
          <w:rPr>
            <w:rFonts w:hint="eastAsia" w:ascii="Times New Roman" w:hAnsi="Times New Roman"/>
            <w:b w:val="0"/>
            <w:bCs w:val="0"/>
            <w:sz w:val="24"/>
            <w:szCs w:val="24"/>
          </w:rPr>
          <w:t xml:space="preserve">] </w:t>
        </w:r>
      </w:ins>
      <w:ins w:id="12" w:author="Jisoo" w:date="2025-12-07T16:54:40Z">
        <w:r>
          <w:rPr>
            <w:rFonts w:hint="eastAsia" w:ascii="Times New Roman" w:hAnsi="Times New Roman"/>
            <w:b w:val="0"/>
            <w:bCs w:val="0"/>
            <w:sz w:val="24"/>
            <w:szCs w:val="24"/>
          </w:rPr>
          <w:t>然而，现有 ReID 模型的多尺度特征提取方法，例如基于固定的卷积核或预设的特征金字塔结构（如 FPN、PANet）的方法，缺乏动态和细粒度的局部特征捕获能力。由于行人身体部件在不同摄像机距离下存在巨大的尺度差异，这些固定尺度的方案难以有效应对。具体而言，现有技术无法实现本发明的多尺度滑动窗口机制，因而不能对行人关键部位进行自适应、层次化的特征提取，导致其特征表达能力受限，在面对复杂尺度和局部遮挡时，匹配精度难以提升。</w:t>
        </w:r>
      </w:ins>
    </w:p>
    <w:p w14:paraId="24535056">
      <w:pPr>
        <w:shd w:val="clear" w:color="auto" w:fill="FEFEFF"/>
        <w:spacing w:line="360" w:lineRule="auto"/>
        <w:rPr>
          <w:ins w:id="13" w:author="Jisoo" w:date="2025-12-07T16:54:40Z"/>
          <w:rFonts w:hint="eastAsia" w:ascii="Times New Roman" w:hAnsi="Times New Roman"/>
          <w:b w:val="0"/>
          <w:bCs w:val="0"/>
          <w:sz w:val="24"/>
          <w:szCs w:val="24"/>
        </w:rPr>
      </w:pPr>
    </w:p>
    <w:p w14:paraId="1E1C7E02">
      <w:pPr>
        <w:shd w:val="clear" w:color="auto" w:fill="FEFEFF"/>
        <w:spacing w:line="360" w:lineRule="auto"/>
        <w:rPr>
          <w:ins w:id="14" w:author="Jisoo" w:date="2025-12-07T16:54:40Z"/>
          <w:rFonts w:hint="eastAsia" w:ascii="Times New Roman" w:hAnsi="Times New Roman"/>
          <w:b w:val="0"/>
          <w:bCs w:val="0"/>
          <w:sz w:val="24"/>
          <w:szCs w:val="24"/>
        </w:rPr>
      </w:pPr>
      <w:ins w:id="15" w:author="Jisoo" w:date="2025-12-07T16:55:08Z">
        <w:r>
          <w:rPr>
            <w:rFonts w:hint="eastAsia" w:ascii="Times New Roman" w:hAnsi="Times New Roman"/>
            <w:b w:val="0"/>
            <w:bCs w:val="0"/>
            <w:sz w:val="24"/>
            <w:szCs w:val="24"/>
          </w:rPr>
          <w:t>[000</w:t>
        </w:r>
      </w:ins>
      <w:ins w:id="16" w:author="Jisoo" w:date="2025-12-07T16:55:10Z">
        <w:r>
          <w:rPr>
            <w:rFonts w:hint="eastAsia" w:ascii="Times New Roman" w:hAnsi="Times New Roman"/>
            <w:b w:val="0"/>
            <w:bCs w:val="0"/>
            <w:sz w:val="24"/>
            <w:szCs w:val="24"/>
            <w:lang w:val="en-US" w:eastAsia="zh-CN"/>
          </w:rPr>
          <w:t>4</w:t>
        </w:r>
      </w:ins>
      <w:ins w:id="17" w:author="Jisoo" w:date="2025-12-07T16:55:08Z">
        <w:r>
          <w:rPr>
            <w:rFonts w:hint="eastAsia" w:ascii="Times New Roman" w:hAnsi="Times New Roman"/>
            <w:b w:val="0"/>
            <w:bCs w:val="0"/>
            <w:sz w:val="24"/>
            <w:szCs w:val="24"/>
          </w:rPr>
          <w:t xml:space="preserve">] </w:t>
        </w:r>
      </w:ins>
      <w:ins w:id="18" w:author="Jisoo" w:date="2025-12-07T16:54:40Z">
        <w:r>
          <w:rPr>
            <w:rFonts w:hint="eastAsia" w:ascii="Times New Roman" w:hAnsi="Times New Roman"/>
            <w:b w:val="0"/>
            <w:bCs w:val="0"/>
            <w:sz w:val="24"/>
            <w:szCs w:val="24"/>
          </w:rPr>
          <w:t>此外，现有 ReID 模型的特征融合策略通常采用简单的拼接、逐元素相加或统一的注意力机制。这些策略暴露了它们在处理多尺度特征时的核心缺陷：缺乏针对性与专业化。具体而言，现有技术无法像本发明的 Mixture-of-Experts (MoE) 架构那样，对不同尺度、不同语义区域的特征进行差异化建模和处理，因而容易造成特征信息在融合过程中的相互干扰和显著冗余。这种非专业化的处理方式，导致最终的判别特征语义模糊，严重制约了模型在需要精确特征匹配的 ReID 任务中的识别精度和泛化能力。</w:t>
        </w:r>
      </w:ins>
    </w:p>
    <w:p w14:paraId="4D6B0CB5">
      <w:pPr>
        <w:shd w:val="clear" w:color="auto" w:fill="FEFEFF"/>
        <w:spacing w:line="360" w:lineRule="auto"/>
        <w:rPr>
          <w:ins w:id="19" w:author="Jisoo" w:date="2025-12-07T16:54:40Z"/>
          <w:rFonts w:hint="eastAsia" w:ascii="Times New Roman" w:hAnsi="Times New Roman"/>
          <w:b w:val="0"/>
          <w:bCs w:val="0"/>
          <w:sz w:val="24"/>
          <w:szCs w:val="24"/>
        </w:rPr>
      </w:pPr>
    </w:p>
    <w:p w14:paraId="26BF9098">
      <w:pPr>
        <w:shd w:val="clear" w:color="auto" w:fill="FEFEFF"/>
        <w:spacing w:line="360" w:lineRule="auto"/>
        <w:rPr>
          <w:del w:id="20" w:author="Jisoo" w:date="2025-12-07T16:54:40Z"/>
          <w:rFonts w:hint="eastAsia" w:ascii="Times New Roman" w:hAnsi="Times New Roman"/>
          <w:b w:val="0"/>
          <w:bCs w:val="0"/>
          <w:sz w:val="24"/>
          <w:szCs w:val="24"/>
          <w:lang w:val="en-US" w:eastAsia="zh-CN"/>
        </w:rPr>
      </w:pPr>
      <w:ins w:id="21" w:author="Jisoo" w:date="2025-12-07T16:55:15Z">
        <w:r>
          <w:rPr>
            <w:rFonts w:hint="eastAsia" w:ascii="Times New Roman" w:hAnsi="Times New Roman"/>
            <w:b w:val="0"/>
            <w:bCs w:val="0"/>
            <w:sz w:val="24"/>
            <w:szCs w:val="24"/>
          </w:rPr>
          <w:t>[000</w:t>
        </w:r>
      </w:ins>
      <w:ins w:id="22" w:author="Jisoo" w:date="2025-12-07T16:55:17Z">
        <w:r>
          <w:rPr>
            <w:rFonts w:hint="eastAsia" w:ascii="Times New Roman" w:hAnsi="Times New Roman"/>
            <w:b w:val="0"/>
            <w:bCs w:val="0"/>
            <w:sz w:val="24"/>
            <w:szCs w:val="24"/>
            <w:lang w:val="en-US" w:eastAsia="zh-CN"/>
          </w:rPr>
          <w:t>5</w:t>
        </w:r>
      </w:ins>
      <w:ins w:id="23" w:author="Jisoo" w:date="2025-12-07T16:55:15Z">
        <w:r>
          <w:rPr>
            <w:rFonts w:hint="eastAsia" w:ascii="Times New Roman" w:hAnsi="Times New Roman"/>
            <w:b w:val="0"/>
            <w:bCs w:val="0"/>
            <w:sz w:val="24"/>
            <w:szCs w:val="24"/>
          </w:rPr>
          <w:t xml:space="preserve">] </w:t>
        </w:r>
      </w:ins>
      <w:ins w:id="24" w:author="Jisoo" w:date="2025-12-07T16:54:40Z">
        <w:r>
          <w:rPr>
            <w:rFonts w:hint="eastAsia" w:ascii="Times New Roman" w:hAnsi="Times New Roman"/>
            <w:b w:val="0"/>
            <w:bCs w:val="0"/>
            <w:sz w:val="24"/>
            <w:szCs w:val="24"/>
          </w:rPr>
          <w:t>本发明针对现有 ReID 方法在尺度鲁棒性不足和特征融合非专业化方面存在的关键问题，提供一种基于多尺度滑动窗口与专家网络的特征融合方法。本方案旨在实现现有技术无法做到的目标：通过多尺度滑动窗口机制，实现比固定金字塔结构更灵活、鲁棒的层次化特征提取；同时，结合混合专家网络（MoE）架构，实现对不同尺度特征的专业化、智能化的差异处理，并利用门控网络实现自适应权重分配。本发明有效地提升了多尺度特征的判别能力，减少了特征干扰和冗余，从而在提高 ReID 模型识别精度的同时兼顾计算效率和泛化性能，具有广泛的实际应用价值。</w:t>
        </w:r>
      </w:ins>
      <w:del w:id="25" w:author="Jisoo" w:date="2025-12-07T16:54:40Z">
        <w:r>
          <w:rPr>
            <w:rFonts w:hint="eastAsia" w:ascii="Times New Roman" w:hAnsi="Times New Roman"/>
            <w:b w:val="0"/>
            <w:bCs w:val="0"/>
            <w:sz w:val="24"/>
            <w:szCs w:val="24"/>
          </w:rPr>
          <w:delText xml:space="preserve">[0002] </w:delText>
        </w:r>
      </w:del>
    </w:p>
    <w:p w14:paraId="43B4CDF5">
      <w:pPr>
        <w:shd w:val="clear" w:color="auto" w:fill="FEFEFF"/>
        <w:spacing w:line="360" w:lineRule="auto"/>
        <w:rPr>
          <w:del w:id="26" w:author="Jisoo" w:date="2025-12-07T16:54:40Z"/>
          <w:rFonts w:hint="eastAsia" w:ascii="Times New Roman" w:hAnsi="Times New Roman" w:eastAsia="宋体" w:cs="宋体"/>
          <w:b w:val="0"/>
          <w:bCs w:val="0"/>
          <w:sz w:val="24"/>
          <w:szCs w:val="24"/>
          <w:lang w:val="en-US" w:eastAsia="zh-CN"/>
          <w:rPrChange w:id="27" w:author="Jisoo" w:date="2025-12-07T16:55:28Z">
            <w:rPr>
              <w:del w:id="28" w:author="Jisoo" w:date="2025-12-07T16:54:40Z"/>
              <w:rFonts w:hint="eastAsia" w:ascii="Times New Roman" w:hAnsi="Times New Roman" w:eastAsia="宋体" w:cs="宋体"/>
              <w:b/>
              <w:bCs/>
              <w:sz w:val="24"/>
              <w:szCs w:val="24"/>
              <w:lang w:val="en-US" w:eastAsia="zh-CN"/>
            </w:rPr>
          </w:rPrChange>
        </w:rPr>
      </w:pPr>
      <w:del w:id="29" w:author="Jisoo" w:date="2025-12-07T16:54:40Z">
        <w:r>
          <w:rPr>
            <w:rFonts w:hint="eastAsia" w:ascii="Times New Roman" w:hAnsi="Times New Roman"/>
            <w:b w:val="0"/>
            <w:bCs w:val="0"/>
            <w:sz w:val="24"/>
            <w:szCs w:val="24"/>
          </w:rPr>
          <w:delText xml:space="preserve">[0003] </w:delText>
        </w:r>
      </w:del>
      <w:del w:id="30" w:author="Jisoo" w:date="2025-12-07T16:54:40Z">
        <w:r>
          <w:rPr>
            <w:rFonts w:hint="eastAsia" w:ascii="Times New Roman" w:hAnsi="Times New Roman"/>
            <w:b w:val="0"/>
            <w:bCs w:val="0"/>
            <w:sz w:val="24"/>
            <w:szCs w:val="24"/>
            <w:lang w:val="en-US" w:eastAsia="zh-CN"/>
          </w:rPr>
          <w:delText>然而，现有特征融合方法在应对复杂视觉场景时仍存在诸多不足。传统多尺度特征融合方法多采用固定尺度的卷积核或预定义的特征金字塔结构进行特征提取，如FPN（Feature Pyramid Network）和</w:delText>
        </w:r>
        <w:commentRangeStart w:id="1"/>
        <w:r>
          <w:rPr>
            <w:rFonts w:hint="eastAsia" w:ascii="Times New Roman" w:hAnsi="Times New Roman"/>
            <w:b w:val="0"/>
            <w:bCs w:val="0"/>
            <w:sz w:val="24"/>
            <w:szCs w:val="24"/>
            <w:lang w:val="en-US" w:eastAsia="zh-CN"/>
          </w:rPr>
          <w:delText>PANet</w:delText>
        </w:r>
        <w:commentRangeEnd w:id="1"/>
      </w:del>
      <w:del w:id="31" w:author="Jisoo" w:date="2025-12-07T16:54:40Z">
        <w:r>
          <w:rPr>
            <w:rFonts w:hint="eastAsia" w:ascii="Times New Roman" w:hAnsi="Times New Roman"/>
            <w:b w:val="0"/>
            <w:bCs w:val="0"/>
            <w:sz w:val="24"/>
            <w:szCs w:val="24"/>
            <w:rPrChange w:id="32" w:author="Jisoo" w:date="2025-12-07T16:55:28Z">
              <w:rPr>
                <w:rFonts w:hint="eastAsia" w:ascii="Times New Roman" w:hAnsi="Times New Roman"/>
                <w:b/>
                <w:bCs/>
                <w:sz w:val="24"/>
                <w:szCs w:val="24"/>
              </w:rPr>
            </w:rPrChange>
          </w:rPr>
          <w:commentReference w:id="1"/>
        </w:r>
      </w:del>
      <w:del w:id="34" w:author="Jisoo" w:date="2025-12-07T16:54:40Z">
        <w:r>
          <w:rPr>
            <w:rFonts w:hint="eastAsia" w:ascii="Times New Roman" w:hAnsi="Times New Roman"/>
            <w:b w:val="0"/>
            <w:bCs w:val="0"/>
            <w:sz w:val="24"/>
            <w:szCs w:val="24"/>
            <w:lang w:val="en-US" w:eastAsia="zh-CN"/>
            <w:rPrChange w:id="35" w:author="Jisoo" w:date="2025-12-07T16:55:28Z">
              <w:rPr>
                <w:rFonts w:hint="eastAsia" w:ascii="Times New Roman" w:hAnsi="Times New Roman"/>
                <w:b/>
                <w:bCs/>
                <w:sz w:val="24"/>
                <w:szCs w:val="24"/>
                <w:lang w:val="en-US" w:eastAsia="zh-CN"/>
              </w:rPr>
            </w:rPrChange>
          </w:rPr>
          <w:delText>等方法，这些方法通常基于固定的融合策略，无法根据输入特征的语义分布和上下文信息动态调整融合权重，导致模型在面对不同尺度的目标或复杂背景时，特征表达能力受限。此外，现有方法在处理多尺度特征时，往往采用简单的拼接、逐元素相加或加权平均等操作，缺乏对不同尺度特征的差异化建模能力，难以充分挖掘局部细节特征、中层结构特征及全局上下文特征之间的互补关系。</w:delText>
        </w:r>
      </w:del>
    </w:p>
    <w:p w14:paraId="0A0FEC02">
      <w:pPr>
        <w:shd w:val="clear" w:color="auto" w:fill="FEFEFF"/>
        <w:spacing w:line="360" w:lineRule="auto"/>
        <w:rPr>
          <w:del w:id="37" w:author="Jisoo" w:date="2025-12-07T16:54:40Z"/>
          <w:rFonts w:hint="eastAsia" w:ascii="Times New Roman" w:hAnsi="Times New Roman" w:cs="宋体"/>
          <w:b w:val="0"/>
          <w:bCs w:val="0"/>
          <w:sz w:val="24"/>
          <w:szCs w:val="24"/>
          <w:lang w:val="en-US" w:eastAsia="zh-CN"/>
          <w:rPrChange w:id="38" w:author="Jisoo" w:date="2025-12-07T16:55:28Z">
            <w:rPr>
              <w:del w:id="39" w:author="Jisoo" w:date="2025-12-07T16:54:40Z"/>
              <w:rFonts w:hint="eastAsia" w:ascii="Times New Roman" w:hAnsi="Times New Roman" w:cs="宋体"/>
              <w:b/>
              <w:bCs/>
              <w:sz w:val="24"/>
              <w:szCs w:val="24"/>
              <w:lang w:val="en-US" w:eastAsia="zh-CN"/>
            </w:rPr>
          </w:rPrChange>
        </w:rPr>
      </w:pPr>
      <w:del w:id="40" w:author="Jisoo" w:date="2025-12-07T16:54:40Z">
        <w:r>
          <w:rPr>
            <w:rFonts w:hint="eastAsia" w:ascii="Times New Roman" w:hAnsi="Times New Roman"/>
            <w:b w:val="0"/>
            <w:bCs w:val="0"/>
            <w:sz w:val="24"/>
            <w:szCs w:val="24"/>
            <w:rPrChange w:id="41" w:author="Jisoo" w:date="2025-12-07T16:55:28Z">
              <w:rPr>
                <w:rFonts w:hint="eastAsia" w:ascii="Times New Roman" w:hAnsi="Times New Roman"/>
                <w:b/>
                <w:bCs/>
                <w:sz w:val="24"/>
                <w:szCs w:val="24"/>
              </w:rPr>
            </w:rPrChange>
          </w:rPr>
          <w:delText xml:space="preserve">[0004] </w:delText>
        </w:r>
      </w:del>
      <w:del w:id="43" w:author="Jisoo" w:date="2025-12-07T16:54:40Z">
        <w:r>
          <w:rPr>
            <w:rFonts w:hint="eastAsia" w:ascii="Times New Roman" w:hAnsi="Times New Roman"/>
            <w:b w:val="0"/>
            <w:bCs w:val="0"/>
            <w:sz w:val="24"/>
            <w:szCs w:val="24"/>
            <w:lang w:val="en-US" w:eastAsia="zh-CN"/>
            <w:rPrChange w:id="44" w:author="Jisoo" w:date="2025-12-07T16:55:28Z">
              <w:rPr>
                <w:rFonts w:hint="eastAsia" w:ascii="Times New Roman" w:hAnsi="Times New Roman"/>
                <w:b/>
                <w:bCs/>
                <w:sz w:val="24"/>
                <w:szCs w:val="24"/>
                <w:lang w:val="en-US" w:eastAsia="zh-CN"/>
              </w:rPr>
            </w:rPrChange>
          </w:rPr>
          <w:delText>为了提升多尺度特征融合的效果，研究人员提出了基于注意力机制、门控机制等自适应融合策略。然而，这些方法在多尺度特征处理过程中易产生特征干扰，不同尺度间的信息相互影响，削弱了融合后的判别性能。</w:delText>
        </w:r>
        <w:commentRangeStart w:id="2"/>
        <w:r>
          <w:rPr>
            <w:rFonts w:hint="eastAsia" w:ascii="Times New Roman" w:hAnsi="Times New Roman"/>
            <w:b w:val="0"/>
            <w:bCs w:val="0"/>
            <w:sz w:val="24"/>
            <w:szCs w:val="24"/>
            <w:lang w:val="en-US" w:eastAsia="zh-CN"/>
            <w:rPrChange w:id="44" w:author="Jisoo" w:date="2025-12-07T16:55:28Z">
              <w:rPr>
                <w:rFonts w:hint="eastAsia" w:ascii="Times New Roman" w:hAnsi="Times New Roman"/>
                <w:b/>
                <w:bCs/>
                <w:sz w:val="24"/>
                <w:szCs w:val="24"/>
                <w:lang w:val="en-US" w:eastAsia="zh-CN"/>
              </w:rPr>
            </w:rPrChange>
          </w:rPr>
          <w:delText>多数方法仅采用统一的融合方式处理</w:delText>
        </w:r>
        <w:commentRangeEnd w:id="2"/>
      </w:del>
      <w:del w:id="46" w:author="Jisoo" w:date="2025-12-07T16:54:40Z">
        <w:r>
          <w:rPr>
            <w:rFonts w:hint="eastAsia" w:ascii="Times New Roman" w:hAnsi="Times New Roman"/>
            <w:b w:val="0"/>
            <w:bCs w:val="0"/>
            <w:sz w:val="24"/>
            <w:szCs w:val="24"/>
            <w:rPrChange w:id="47" w:author="Jisoo" w:date="2025-12-07T16:55:28Z">
              <w:rPr>
                <w:rFonts w:hint="eastAsia" w:ascii="Times New Roman" w:hAnsi="Times New Roman"/>
                <w:b/>
                <w:bCs/>
                <w:sz w:val="24"/>
                <w:szCs w:val="24"/>
              </w:rPr>
            </w:rPrChange>
          </w:rPr>
          <w:commentReference w:id="2"/>
        </w:r>
      </w:del>
      <w:del w:id="49" w:author="Jisoo" w:date="2025-12-07T16:54:40Z">
        <w:r>
          <w:rPr>
            <w:rFonts w:hint="eastAsia" w:ascii="Times New Roman" w:hAnsi="Times New Roman"/>
            <w:b w:val="0"/>
            <w:bCs w:val="0"/>
            <w:sz w:val="24"/>
            <w:szCs w:val="24"/>
            <w:lang w:val="en-US" w:eastAsia="zh-CN"/>
            <w:rPrChange w:id="50" w:author="Jisoo" w:date="2025-12-07T16:55:28Z">
              <w:rPr>
                <w:rFonts w:hint="eastAsia" w:ascii="Times New Roman" w:hAnsi="Times New Roman"/>
                <w:b/>
                <w:bCs/>
                <w:sz w:val="24"/>
                <w:szCs w:val="24"/>
                <w:lang w:val="en-US" w:eastAsia="zh-CN"/>
              </w:rPr>
            </w:rPrChange>
          </w:rPr>
          <w:delText>不同尺度的特征，缺乏针对不同尺度特征的专业化建模，在同时处理局部细节特征、中层结构特征及全局上下文特征时，容易造成特征冗余与语义模糊，从而降低模型在复杂任务中的识别精度与泛化能力。特别是在跨模态行人重识别等需要精确特征匹配的任务中，现有方法的特征表达能力难以满足实际应用需求。</w:delText>
        </w:r>
      </w:del>
    </w:p>
    <w:p w14:paraId="4185AA3C">
      <w:pPr>
        <w:shd w:val="clear" w:color="auto" w:fill="FEFEFF"/>
        <w:spacing w:line="360" w:lineRule="auto"/>
        <w:rPr>
          <w:rFonts w:hint="default" w:ascii="Times New Roman" w:hAnsi="Times New Roman" w:eastAsia="宋体"/>
          <w:b w:val="0"/>
          <w:bCs w:val="0"/>
          <w:sz w:val="24"/>
          <w:szCs w:val="24"/>
          <w:lang w:val="en-US" w:eastAsia="zh-CN"/>
          <w:rPrChange w:id="52" w:author="Jisoo" w:date="2025-12-07T16:55:28Z">
            <w:rPr>
              <w:rFonts w:hint="default" w:ascii="Times New Roman" w:hAnsi="Times New Roman" w:eastAsia="宋体"/>
              <w:b/>
              <w:bCs/>
              <w:sz w:val="24"/>
              <w:szCs w:val="24"/>
              <w:lang w:val="en-US" w:eastAsia="zh-CN"/>
            </w:rPr>
          </w:rPrChange>
        </w:rPr>
      </w:pPr>
      <w:del w:id="53" w:author="Jisoo" w:date="2025-12-07T16:54:40Z">
        <w:r>
          <w:rPr>
            <w:rFonts w:hint="eastAsia" w:ascii="Times New Roman" w:hAnsi="Times New Roman"/>
            <w:b w:val="0"/>
            <w:bCs w:val="0"/>
            <w:sz w:val="24"/>
            <w:szCs w:val="24"/>
            <w:rPrChange w:id="54" w:author="Jisoo" w:date="2025-12-07T16:55:28Z">
              <w:rPr>
                <w:rFonts w:hint="eastAsia" w:ascii="Times New Roman" w:hAnsi="Times New Roman"/>
                <w:b/>
                <w:bCs/>
                <w:sz w:val="24"/>
                <w:szCs w:val="24"/>
              </w:rPr>
            </w:rPrChange>
          </w:rPr>
          <w:delText>[000</w:delText>
        </w:r>
      </w:del>
      <w:del w:id="56" w:author="Jisoo" w:date="2025-12-07T16:54:40Z">
        <w:r>
          <w:rPr>
            <w:rFonts w:hint="eastAsia" w:ascii="Times New Roman" w:hAnsi="Times New Roman"/>
            <w:b w:val="0"/>
            <w:bCs w:val="0"/>
            <w:sz w:val="24"/>
            <w:szCs w:val="24"/>
            <w:lang w:val="en-US" w:eastAsia="zh-CN"/>
            <w:rPrChange w:id="57" w:author="Jisoo" w:date="2025-12-07T16:55:28Z">
              <w:rPr>
                <w:rFonts w:hint="eastAsia" w:ascii="Times New Roman" w:hAnsi="Times New Roman"/>
                <w:b/>
                <w:bCs/>
                <w:sz w:val="24"/>
                <w:szCs w:val="24"/>
                <w:lang w:val="en-US" w:eastAsia="zh-CN"/>
              </w:rPr>
            </w:rPrChange>
          </w:rPr>
          <w:delText>5</w:delText>
        </w:r>
      </w:del>
      <w:del w:id="59" w:author="Jisoo" w:date="2025-12-07T16:54:40Z">
        <w:r>
          <w:rPr>
            <w:rFonts w:hint="eastAsia" w:ascii="Times New Roman" w:hAnsi="Times New Roman"/>
            <w:b w:val="0"/>
            <w:bCs w:val="0"/>
            <w:sz w:val="24"/>
            <w:szCs w:val="24"/>
            <w:rPrChange w:id="60" w:author="Jisoo" w:date="2025-12-07T16:55:28Z">
              <w:rPr>
                <w:rFonts w:hint="eastAsia" w:ascii="Times New Roman" w:hAnsi="Times New Roman"/>
                <w:b/>
                <w:bCs/>
                <w:sz w:val="24"/>
                <w:szCs w:val="24"/>
              </w:rPr>
            </w:rPrChange>
          </w:rPr>
          <w:delText xml:space="preserve">] </w:delText>
        </w:r>
      </w:del>
      <w:del w:id="62" w:author="Jisoo" w:date="2025-12-07T16:54:40Z">
        <w:r>
          <w:rPr>
            <w:rFonts w:hint="eastAsia" w:ascii="Times New Roman" w:hAnsi="Times New Roman"/>
            <w:b w:val="0"/>
            <w:bCs w:val="0"/>
            <w:sz w:val="24"/>
            <w:szCs w:val="24"/>
            <w:lang w:val="en-US" w:eastAsia="zh-CN"/>
            <w:rPrChange w:id="63" w:author="Jisoo" w:date="2025-12-07T16:55:28Z">
              <w:rPr>
                <w:rFonts w:hint="eastAsia" w:ascii="Times New Roman" w:hAnsi="Times New Roman"/>
                <w:b/>
                <w:bCs/>
                <w:sz w:val="24"/>
                <w:szCs w:val="24"/>
                <w:lang w:val="en-US" w:eastAsia="zh-CN"/>
              </w:rPr>
            </w:rPrChange>
          </w:rPr>
          <w:delText>本发明针对现有特征融合方法存在的问题，提供一种基于多尺度滑动窗口与专家网络的特征融合方法，通过引入多尺度滑动窗口机制实现层次化特征提取，结合混合专家网络（Mixture-of-Experts, MoE）架构实现不同尺度特征的专业化处理，并利用门控网络实现自适应融合权重分配，既能有效提升多尺度特征的表达能力，又能减少特征干扰和冗余，从而在提高模型识别精度的同时兼顾计算效率和泛化性能，具有广泛的实际应用价值。</w:delText>
        </w:r>
      </w:del>
    </w:p>
    <w:p w14:paraId="03267EBA">
      <w:pPr>
        <w:shd w:val="clear" w:color="auto" w:fill="FEFEFF"/>
        <w:spacing w:line="360" w:lineRule="auto"/>
        <w:jc w:val="left"/>
        <w:rPr>
          <w:b/>
          <w:sz w:val="24"/>
          <w:szCs w:val="24"/>
        </w:rPr>
      </w:pPr>
    </w:p>
    <w:p w14:paraId="102C8E6B">
      <w:pPr>
        <w:shd w:val="clear" w:color="auto" w:fill="FEFEFF"/>
        <w:spacing w:line="360" w:lineRule="auto"/>
        <w:jc w:val="left"/>
        <w:rPr>
          <w:sz w:val="24"/>
          <w:szCs w:val="24"/>
        </w:rPr>
      </w:pPr>
      <w:r>
        <w:rPr>
          <w:rFonts w:hint="eastAsia"/>
          <w:b/>
          <w:sz w:val="24"/>
          <w:szCs w:val="24"/>
        </w:rPr>
        <w:t>发明内容</w:t>
      </w:r>
    </w:p>
    <w:p w14:paraId="32CA36AC">
      <w:pPr>
        <w:shd w:val="clear" w:color="auto" w:fill="FEFEFF"/>
        <w:spacing w:line="360" w:lineRule="auto"/>
        <w:rPr>
          <w:rFonts w:ascii="宋体" w:hAnsi="宋体" w:eastAsia="宋体" w:cs="宋体"/>
          <w:sz w:val="24"/>
          <w:szCs w:val="24"/>
        </w:rPr>
      </w:pPr>
      <w:r>
        <w:rPr>
          <w:rFonts w:hint="eastAsia" w:ascii="Times New Roman" w:hAnsi="Times New Roman"/>
          <w:b/>
          <w:bCs/>
          <w:sz w:val="24"/>
          <w:szCs w:val="24"/>
        </w:rPr>
        <w:t>[000</w:t>
      </w:r>
      <w:r>
        <w:rPr>
          <w:rFonts w:hint="eastAsia" w:ascii="Times New Roman" w:hAnsi="Times New Roman"/>
          <w:b/>
          <w:bCs/>
          <w:sz w:val="24"/>
          <w:szCs w:val="24"/>
          <w:lang w:val="en-US" w:eastAsia="zh-CN"/>
        </w:rPr>
        <w:t>6</w:t>
      </w:r>
      <w:r>
        <w:rPr>
          <w:rFonts w:hint="eastAsia" w:ascii="Times New Roman" w:hAnsi="Times New Roman"/>
          <w:b/>
          <w:bCs/>
          <w:sz w:val="24"/>
          <w:szCs w:val="24"/>
        </w:rPr>
        <w:t xml:space="preserve">] </w:t>
      </w:r>
      <w:del w:id="65" w:author="Jisoo" w:date="2025-12-07T17:00:18Z">
        <w:r>
          <w:rPr>
            <w:rFonts w:hint="eastAsia" w:ascii="Times New Roman" w:hAnsi="Times New Roman"/>
            <w:sz w:val="24"/>
            <w:szCs w:val="24"/>
            <w:lang w:val="en-US" w:eastAsia="zh-CN"/>
          </w:rPr>
          <w:delText>本</w:delText>
        </w:r>
      </w:del>
      <w:ins w:id="66" w:author="Jisoo" w:date="2025-12-07T17:00:16Z">
        <w:r>
          <w:rPr>
            <w:rFonts w:hint="eastAsia" w:ascii="Times New Roman" w:hAnsi="Times New Roman"/>
            <w:sz w:val="24"/>
            <w:szCs w:val="24"/>
            <w:lang w:val="en-US" w:eastAsia="zh-CN"/>
          </w:rPr>
          <w:t>本发明的目的在于提出一种基于多尺度滑动窗口与专家网络的行人重识别方法，以克服现有ReID模型在尺度鲁棒性不足和特征处理非专业化方面存在的不足。本方案旨在解决传统ReID方法在处理多尺度特征时，因处理能力不足、融合策略单一、特征干扰严重而导致对复杂 ReID 场景适应性差的问题。</w:t>
        </w:r>
      </w:ins>
      <w:del w:id="67" w:author="Jisoo" w:date="2025-12-07T17:00:16Z">
        <w:r>
          <w:rPr>
            <w:rFonts w:hint="eastAsia" w:ascii="Times New Roman" w:hAnsi="Times New Roman"/>
            <w:sz w:val="24"/>
            <w:szCs w:val="24"/>
            <w:lang w:val="en-US" w:eastAsia="zh-CN"/>
          </w:rPr>
          <w:delText>发明的目的在于提出一种基于多尺度滑动窗口与专家网络的</w:delText>
        </w:r>
        <w:commentRangeStart w:id="3"/>
        <w:r>
          <w:rPr>
            <w:rFonts w:hint="eastAsia" w:ascii="Times New Roman" w:hAnsi="Times New Roman"/>
            <w:sz w:val="24"/>
            <w:szCs w:val="24"/>
            <w:lang w:val="en-US" w:eastAsia="zh-CN"/>
          </w:rPr>
          <w:delText>特征融合方法</w:delText>
        </w:r>
        <w:commentRangeEnd w:id="3"/>
      </w:del>
      <w:del w:id="68" w:author="Jisoo" w:date="2025-12-07T17:00:16Z">
        <w:r>
          <w:rPr/>
          <w:commentReference w:id="3"/>
        </w:r>
      </w:del>
      <w:del w:id="69" w:author="Jisoo" w:date="2025-12-07T17:00:16Z">
        <w:r>
          <w:rPr>
            <w:rFonts w:hint="eastAsia" w:ascii="Times New Roman" w:hAnsi="Times New Roman"/>
            <w:sz w:val="24"/>
            <w:szCs w:val="24"/>
            <w:lang w:val="en-US" w:eastAsia="zh-CN"/>
          </w:rPr>
          <w:delText>，以克服现有特征融合方法中存在的若干不足，包括但不限于多尺度处理能力不足、融合策略单一、特征干扰严重，以及对复杂视觉场景适应性差的问题。</w:delText>
        </w:r>
      </w:del>
    </w:p>
    <w:p w14:paraId="36703B99">
      <w:pPr>
        <w:shd w:val="clear" w:color="auto" w:fill="FFFFFF"/>
        <w:spacing w:line="360" w:lineRule="auto"/>
        <w:textAlignment w:val="center"/>
        <w:rPr>
          <w:rFonts w:ascii="宋体" w:hAnsi="宋体" w:eastAsia="宋体" w:cs="宋体"/>
          <w:sz w:val="24"/>
          <w:szCs w:val="24"/>
        </w:rPr>
      </w:pPr>
      <w:r>
        <w:rPr>
          <w:rFonts w:hint="eastAsia" w:ascii="Times New Roman" w:hAnsi="Times New Roman"/>
          <w:b/>
          <w:bCs/>
          <w:sz w:val="24"/>
          <w:szCs w:val="24"/>
        </w:rPr>
        <w:t>[000</w:t>
      </w:r>
      <w:r>
        <w:rPr>
          <w:rFonts w:hint="eastAsia" w:ascii="Times New Roman" w:hAnsi="Times New Roman"/>
          <w:b/>
          <w:bCs/>
          <w:sz w:val="24"/>
          <w:szCs w:val="24"/>
          <w:lang w:val="en-US" w:eastAsia="zh-CN"/>
        </w:rPr>
        <w:t>7</w:t>
      </w:r>
      <w:r>
        <w:rPr>
          <w:rFonts w:hint="eastAsia" w:ascii="Times New Roman" w:hAnsi="Times New Roman"/>
          <w:b/>
          <w:bCs/>
          <w:sz w:val="24"/>
          <w:szCs w:val="24"/>
        </w:rPr>
        <w:t>]</w:t>
      </w:r>
      <w:r>
        <w:rPr>
          <w:rFonts w:hint="eastAsia" w:ascii="Times New Roman" w:hAnsi="Times New Roman"/>
          <w:sz w:val="24"/>
          <w:szCs w:val="24"/>
        </w:rPr>
        <w:t xml:space="preserve"> </w:t>
      </w:r>
      <w:r>
        <w:rPr>
          <w:rFonts w:hint="eastAsia" w:ascii="宋体" w:hAnsi="宋体" w:eastAsia="宋体" w:cs="宋体"/>
          <w:sz w:val="24"/>
          <w:szCs w:val="24"/>
        </w:rPr>
        <w:t>本方法以多尺度滑动窗口和混合专家网络为核心，通过对输入特征进行多尺度划分和专业化处理，使不同尺度的特征能够被针对性地建模和融合，进而提升特征表达的判别性和泛化性。在实际特征融合过程中，通过门控网络动态调整各尺度特征的融合权重，兼顾特征表达能力和计算效率，对外表现近似于经过优化的统一特征表示。最终实现的一体化融合方案，不仅强化了多尺度特征的表达能力，还具备良好的可扩展性和对复杂视觉场景的适应性，适合实际部署于行人重识别</w:t>
      </w:r>
      <w:del w:id="70" w:author="Jisoo" w:date="2025-12-07T17:01:53Z">
        <w:commentRangeStart w:id="4"/>
        <w:r>
          <w:rPr>
            <w:rFonts w:hint="eastAsia" w:ascii="宋体" w:hAnsi="宋体" w:eastAsia="宋体" w:cs="宋体"/>
            <w:sz w:val="24"/>
            <w:szCs w:val="24"/>
          </w:rPr>
          <w:delText>、目</w:delText>
        </w:r>
      </w:del>
      <w:del w:id="71" w:author="Jisoo" w:date="2025-12-07T17:01:52Z">
        <w:r>
          <w:rPr>
            <w:rFonts w:hint="eastAsia" w:ascii="宋体" w:hAnsi="宋体" w:eastAsia="宋体" w:cs="宋体"/>
            <w:sz w:val="24"/>
            <w:szCs w:val="24"/>
          </w:rPr>
          <w:delText>标检</w:delText>
        </w:r>
      </w:del>
      <w:del w:id="72" w:author="Jisoo" w:date="2025-12-07T17:01:51Z">
        <w:r>
          <w:rPr>
            <w:rFonts w:hint="eastAsia" w:ascii="宋体" w:hAnsi="宋体" w:eastAsia="宋体" w:cs="宋体"/>
            <w:sz w:val="24"/>
            <w:szCs w:val="24"/>
          </w:rPr>
          <w:delText>测</w:delText>
        </w:r>
        <w:commentRangeEnd w:id="4"/>
      </w:del>
      <w:del w:id="73" w:author="Jisoo" w:date="2025-12-07T17:01:51Z">
        <w:r>
          <w:rPr/>
          <w:commentReference w:id="4"/>
        </w:r>
      </w:del>
      <w:del w:id="74" w:author="Jisoo" w:date="2025-12-07T17:01:51Z">
        <w:r>
          <w:rPr>
            <w:rFonts w:hint="eastAsia" w:ascii="宋体" w:hAnsi="宋体" w:eastAsia="宋体" w:cs="宋体"/>
            <w:sz w:val="24"/>
            <w:szCs w:val="24"/>
          </w:rPr>
          <w:delText>等计</w:delText>
        </w:r>
      </w:del>
      <w:del w:id="75" w:author="Jisoo" w:date="2025-12-07T17:01:50Z">
        <w:r>
          <w:rPr>
            <w:rFonts w:hint="eastAsia" w:ascii="宋体" w:hAnsi="宋体" w:eastAsia="宋体" w:cs="宋体"/>
            <w:sz w:val="24"/>
            <w:szCs w:val="24"/>
          </w:rPr>
          <w:delText>算机视觉</w:delText>
        </w:r>
      </w:del>
      <w:r>
        <w:rPr>
          <w:rFonts w:hint="eastAsia" w:ascii="宋体" w:hAnsi="宋体" w:eastAsia="宋体" w:cs="宋体"/>
          <w:sz w:val="24"/>
          <w:szCs w:val="24"/>
        </w:rPr>
        <w:t>任务中。</w:t>
      </w:r>
    </w:p>
    <w:p w14:paraId="43608533">
      <w:pPr>
        <w:shd w:val="clear" w:color="auto" w:fill="FFFFFF"/>
        <w:spacing w:line="360" w:lineRule="auto"/>
        <w:textAlignment w:val="center"/>
        <w:rPr>
          <w:rFonts w:hint="default" w:ascii="Times New Roman" w:hAnsi="Times New Roman" w:eastAsia="宋体"/>
          <w:sz w:val="24"/>
          <w:szCs w:val="24"/>
          <w:lang w:val="en-US" w:eastAsia="zh-CN"/>
        </w:rPr>
      </w:pPr>
      <w:r>
        <w:rPr>
          <w:rFonts w:hint="eastAsia" w:ascii="Times New Roman" w:hAnsi="Times New Roman"/>
          <w:b/>
          <w:bCs/>
          <w:sz w:val="24"/>
          <w:szCs w:val="24"/>
        </w:rPr>
        <w:t>[000</w:t>
      </w:r>
      <w:r>
        <w:rPr>
          <w:rFonts w:hint="eastAsia" w:ascii="Times New Roman" w:hAnsi="Times New Roman"/>
          <w:b/>
          <w:bCs/>
          <w:sz w:val="24"/>
          <w:szCs w:val="24"/>
          <w:lang w:val="en-US" w:eastAsia="zh-CN"/>
        </w:rPr>
        <w:t>8</w:t>
      </w:r>
      <w:r>
        <w:rPr>
          <w:rFonts w:hint="eastAsia" w:ascii="Times New Roman" w:hAnsi="Times New Roman"/>
          <w:b/>
          <w:bCs/>
          <w:sz w:val="24"/>
          <w:szCs w:val="24"/>
        </w:rPr>
        <w:t>]</w:t>
      </w:r>
      <w:r>
        <w:rPr>
          <w:rFonts w:hint="eastAsia" w:ascii="Times New Roman" w:hAnsi="Times New Roman"/>
          <w:sz w:val="24"/>
          <w:szCs w:val="24"/>
        </w:rPr>
        <w:t xml:space="preserve"> 本发明为实现上述目标提供如下的技术方案：</w:t>
      </w:r>
      <w:ins w:id="76" w:author="Jisoo" w:date="2025-12-07T17:02:56Z">
        <w:r>
          <w:rPr>
            <w:rFonts w:hint="eastAsia" w:ascii="Times New Roman" w:hAnsi="Times New Roman"/>
            <w:sz w:val="24"/>
            <w:szCs w:val="24"/>
          </w:rPr>
          <w:t>一种基于多尺度滑动窗口与专家网络的行人重识别方法，其特征在于，该方法主要包括以下步骤：</w:t>
        </w:r>
      </w:ins>
      <w:del w:id="77" w:author="Jisoo" w:date="2025-12-07T17:02:56Z">
        <w:r>
          <w:rPr>
            <w:rFonts w:hint="eastAsia" w:ascii="Times New Roman" w:hAnsi="Times New Roman"/>
            <w:sz w:val="24"/>
            <w:szCs w:val="24"/>
          </w:rPr>
          <w:delText>此基于多尺度滑动窗口与专家网络的特征融合方法主要包括五个步骤</w:delText>
        </w:r>
      </w:del>
      <w:del w:id="78" w:author="Jisoo" w:date="2025-12-07T17:03:00Z">
        <w:r>
          <w:rPr>
            <w:rFonts w:hint="eastAsia" w:ascii="Times New Roman" w:hAnsi="Times New Roman"/>
            <w:sz w:val="24"/>
            <w:szCs w:val="24"/>
          </w:rPr>
          <w:delText>：</w:delText>
        </w:r>
      </w:del>
      <w:r>
        <w:rPr>
          <w:rFonts w:hint="eastAsia" w:ascii="Times New Roman" w:hAnsi="Times New Roman"/>
          <w:sz w:val="24"/>
          <w:szCs w:val="24"/>
        </w:rPr>
        <w:t>多尺度特征提取、特征编码与归一化、专家网络专业化处理、门控网络动态决策和加权融合。</w:t>
      </w:r>
    </w:p>
    <w:p w14:paraId="68E2DCED">
      <w:pPr>
        <w:shd w:val="clear" w:color="auto" w:fill="FFFFFF"/>
        <w:spacing w:line="360" w:lineRule="auto"/>
        <w:textAlignment w:val="center"/>
        <w:rPr>
          <w:rFonts w:ascii="Times New Roman" w:hAnsi="Times New Roman"/>
          <w:sz w:val="24"/>
          <w:szCs w:val="24"/>
        </w:rPr>
      </w:pPr>
    </w:p>
    <w:p w14:paraId="62426369">
      <w:pPr>
        <w:spacing w:line="360" w:lineRule="auto"/>
        <w:jc w:val="left"/>
        <w:rPr>
          <w:rFonts w:ascii="Times New Roman" w:hAnsi="Times New Roman"/>
          <w:b/>
          <w:bCs/>
          <w:sz w:val="24"/>
          <w:szCs w:val="24"/>
        </w:rPr>
      </w:pPr>
      <w:commentRangeStart w:id="5"/>
      <w:r>
        <w:rPr>
          <w:rFonts w:hint="eastAsia" w:ascii="Times New Roman" w:hAnsi="Times New Roman"/>
          <w:b/>
          <w:bCs/>
          <w:sz w:val="24"/>
          <w:szCs w:val="24"/>
        </w:rPr>
        <w:t>技术方案</w:t>
      </w:r>
      <w:commentRangeEnd w:id="5"/>
      <w:r>
        <w:commentReference w:id="5"/>
      </w:r>
    </w:p>
    <w:p w14:paraId="2C907078">
      <w:pPr>
        <w:topLinePunct/>
        <w:spacing w:line="360" w:lineRule="auto"/>
        <w:rPr>
          <w:rFonts w:hint="eastAsia" w:hAnsi="Cambria Math" w:cs="Times New Roman"/>
          <w:i w:val="0"/>
          <w:kern w:val="2"/>
          <w:sz w:val="24"/>
          <w:szCs w:val="24"/>
          <w:lang w:val="en-US" w:eastAsia="zh-CN" w:bidi="ar-SA"/>
        </w:rPr>
      </w:pPr>
      <w:r>
        <w:rPr>
          <w:rFonts w:hint="eastAsia" w:ascii="Times New Roman" w:hAnsi="Times New Roman"/>
          <w:b/>
          <w:bCs/>
          <w:sz w:val="24"/>
          <w:szCs w:val="24"/>
        </w:rPr>
        <w:t>[000</w:t>
      </w:r>
      <w:r>
        <w:rPr>
          <w:rFonts w:hint="eastAsia" w:ascii="Times New Roman" w:hAnsi="Times New Roman"/>
          <w:b/>
          <w:bCs/>
          <w:sz w:val="24"/>
          <w:szCs w:val="24"/>
          <w:lang w:val="en-US" w:eastAsia="zh-CN"/>
        </w:rPr>
        <w:t>9</w:t>
      </w:r>
      <w:r>
        <w:rPr>
          <w:rFonts w:hint="eastAsia" w:ascii="Times New Roman" w:hAnsi="Times New Roman"/>
          <w:b/>
          <w:bCs/>
          <w:sz w:val="24"/>
          <w:szCs w:val="24"/>
        </w:rPr>
        <w:t>]</w:t>
      </w:r>
      <w:r>
        <w:rPr>
          <w:rFonts w:hint="eastAsia" w:ascii="Times New Roman" w:hAnsi="Times New Roman"/>
          <w:b/>
          <w:bCs/>
          <w:sz w:val="24"/>
          <w:szCs w:val="24"/>
          <w:lang w:val="en-US" w:eastAsia="zh-CN"/>
        </w:rPr>
        <w:t xml:space="preserve"> </w:t>
      </w:r>
      <w:ins w:id="79" w:author="♚酸奶" w:date="2025-12-05T10:02:40Z">
        <w:r>
          <w:rPr>
            <w:rFonts w:hint="eastAsia" w:ascii="Times New Roman" w:hAnsi="Times New Roman"/>
            <w:b/>
            <w:bCs/>
            <w:sz w:val="24"/>
            <w:szCs w:val="24"/>
            <w:lang w:val="en-US" w:eastAsia="zh-CN"/>
          </w:rPr>
          <w:t>步骤</w:t>
        </w:r>
      </w:ins>
      <w:ins w:id="80" w:author="♚酸奶" w:date="2025-12-05T09:39:41Z">
        <w:r>
          <w:rPr>
            <w:rFonts w:hint="eastAsia" w:ascii="Times New Roman" w:hAnsi="Times New Roman"/>
            <w:b/>
            <w:bCs/>
            <w:sz w:val="24"/>
            <w:szCs w:val="24"/>
            <w:lang w:val="en-US" w:eastAsia="zh-CN"/>
          </w:rPr>
          <w:t>S</w:t>
        </w:r>
      </w:ins>
      <w:r>
        <w:rPr>
          <w:rFonts w:hint="eastAsia" w:ascii="Times New Roman" w:hAnsi="Times New Roman"/>
          <w:b w:val="0"/>
          <w:bCs w:val="0"/>
          <w:sz w:val="24"/>
          <w:szCs w:val="24"/>
          <w:lang w:val="en-US" w:eastAsia="zh-CN"/>
        </w:rPr>
        <w:t>1. 多尺度特征提取：对输入的视觉特征序列采用多尺度滑动窗口进行划分，窗口尺度包括</w:t>
      </w:r>
      <m:oMath>
        <m:r>
          <m:rPr/>
          <w:rPr>
            <w:rFonts w:hint="default" w:ascii="Cambria Math" w:hAnsi="Cambria Math" w:cs="Times New Roman"/>
            <w:kern w:val="2"/>
            <w:sz w:val="24"/>
            <w:szCs w:val="24"/>
            <w:lang w:val="en-US" w:eastAsia="zh-CN" w:bidi="ar-SA"/>
          </w:rPr>
          <m:t>4</m:t>
        </m:r>
        <m:r>
          <m:rPr/>
          <w:rPr>
            <w:rFonts w:hint="default" w:ascii="Cambria Math" w:hAnsi="Cambria Math" w:cs="Cambria Math"/>
            <w:kern w:val="2"/>
            <w:sz w:val="24"/>
            <w:szCs w:val="24"/>
            <w:lang w:val="en-US" w:eastAsia="zh-CN" w:bidi="ar-SA"/>
          </w:rPr>
          <m:t>×</m:t>
        </m:r>
        <m:r>
          <m:rPr/>
          <w:rPr>
            <w:rFonts w:hint="default" w:ascii="Cambria Math" w:hAnsi="Cambria Math" w:cs="Times New Roman"/>
            <w:kern w:val="2"/>
            <w:sz w:val="24"/>
            <w:szCs w:val="24"/>
            <w:lang w:val="en-US" w:eastAsia="zh-CN" w:bidi="ar-SA"/>
          </w:rPr>
          <m:t>4</m:t>
        </m:r>
      </m:oMath>
      <w:r>
        <w:rPr>
          <w:rFonts w:hint="eastAsia" w:hAnsi="Cambria Math" w:cs="Times New Roman"/>
          <w:b w:val="0"/>
          <w:bCs w:val="0"/>
          <w:i w:val="0"/>
          <w:kern w:val="2"/>
          <w:sz w:val="24"/>
          <w:szCs w:val="24"/>
          <w:lang w:val="en-US" w:eastAsia="zh-CN" w:bidi="ar-SA"/>
        </w:rPr>
        <w:t>、</w:t>
      </w:r>
      <m:oMath>
        <m:r>
          <m:rPr/>
          <w:rPr>
            <w:rFonts w:hint="default" w:ascii="Cambria Math" w:hAnsi="Cambria Math" w:cs="Times New Roman"/>
            <w:kern w:val="2"/>
            <w:sz w:val="24"/>
            <w:szCs w:val="24"/>
            <w:lang w:val="en-US" w:eastAsia="zh-CN" w:bidi="ar-SA"/>
          </w:rPr>
          <m:t>8</m:t>
        </m:r>
        <m:r>
          <m:rPr/>
          <w:rPr>
            <w:rFonts w:hint="default" w:ascii="Cambria Math" w:hAnsi="Cambria Math" w:cs="Cambria Math"/>
            <w:kern w:val="2"/>
            <w:sz w:val="24"/>
            <w:szCs w:val="24"/>
            <w:lang w:val="en-US" w:eastAsia="zh-CN" w:bidi="ar-SA"/>
          </w:rPr>
          <m:t>×</m:t>
        </m:r>
        <m:r>
          <m:rPr/>
          <w:rPr>
            <w:rFonts w:hint="default" w:ascii="Cambria Math" w:hAnsi="Cambria Math" w:cs="Times New Roman"/>
            <w:kern w:val="2"/>
            <w:sz w:val="24"/>
            <w:szCs w:val="24"/>
            <w:lang w:val="en-US" w:eastAsia="zh-CN" w:bidi="ar-SA"/>
          </w:rPr>
          <m:t>8</m:t>
        </m:r>
      </m:oMath>
      <w:r>
        <w:rPr>
          <w:rFonts w:hint="eastAsia" w:hAnsi="Cambria Math" w:cs="Times New Roman"/>
          <w:b w:val="0"/>
          <w:bCs w:val="0"/>
          <w:i w:val="0"/>
          <w:kern w:val="2"/>
          <w:sz w:val="24"/>
          <w:szCs w:val="24"/>
          <w:lang w:val="en-US" w:eastAsia="zh-CN" w:bidi="ar-SA"/>
        </w:rPr>
        <w:t>、</w:t>
      </w:r>
      <m:oMath>
        <m:r>
          <m:rPr/>
          <w:rPr>
            <w:rFonts w:hint="default" w:ascii="Cambria Math" w:hAnsi="Cambria Math" w:cs="Times New Roman"/>
            <w:kern w:val="2"/>
            <w:sz w:val="24"/>
            <w:szCs w:val="24"/>
            <w:lang w:val="en-US" w:eastAsia="zh-CN" w:bidi="ar-SA"/>
          </w:rPr>
          <m:t>16</m:t>
        </m:r>
        <m:r>
          <m:rPr/>
          <w:rPr>
            <w:rFonts w:hint="default" w:ascii="Cambria Math" w:hAnsi="Cambria Math" w:cs="Cambria Math"/>
            <w:kern w:val="2"/>
            <w:sz w:val="24"/>
            <w:szCs w:val="24"/>
            <w:lang w:val="en-US" w:eastAsia="zh-CN" w:bidi="ar-SA"/>
          </w:rPr>
          <m:t>×</m:t>
        </m:r>
        <m:r>
          <m:rPr/>
          <w:rPr>
            <w:rFonts w:hint="default" w:ascii="Cambria Math" w:hAnsi="Cambria Math" w:cs="Times New Roman"/>
            <w:kern w:val="2"/>
            <w:sz w:val="24"/>
            <w:szCs w:val="24"/>
            <w:lang w:val="en-US" w:eastAsia="zh-CN" w:bidi="ar-SA"/>
          </w:rPr>
          <m:t>16</m:t>
        </m:r>
      </m:oMath>
      <w:r>
        <w:rPr>
          <w:rFonts w:hint="eastAsia" w:hAnsi="Cambria Math" w:cs="Times New Roman"/>
          <w:b w:val="0"/>
          <w:bCs w:val="0"/>
          <w:i w:val="0"/>
          <w:kern w:val="2"/>
          <w:sz w:val="24"/>
          <w:szCs w:val="24"/>
          <w:lang w:val="en-US" w:eastAsia="zh-CN" w:bidi="ar-SA"/>
        </w:rPr>
        <w:t>等，用于从输入特征图中提取不同感受野的局部特征，从而获得多尺度特征表示。小尺度窗口（如</w:t>
      </w:r>
      <m:oMath>
        <m:r>
          <m:rPr/>
          <w:rPr>
            <w:rFonts w:hint="default" w:ascii="Cambria Math" w:hAnsi="Cambria Math" w:cs="Times New Roman"/>
            <w:kern w:val="2"/>
            <w:sz w:val="24"/>
            <w:szCs w:val="24"/>
            <w:lang w:val="en-US" w:eastAsia="zh-CN" w:bidi="ar-SA"/>
          </w:rPr>
          <m:t>4</m:t>
        </m:r>
        <m:r>
          <m:rPr/>
          <w:rPr>
            <w:rFonts w:hint="default" w:ascii="Cambria Math" w:hAnsi="Cambria Math" w:cs="Cambria Math"/>
            <w:kern w:val="2"/>
            <w:sz w:val="24"/>
            <w:szCs w:val="24"/>
            <w:lang w:val="en-US" w:eastAsia="zh-CN" w:bidi="ar-SA"/>
          </w:rPr>
          <m:t>×</m:t>
        </m:r>
        <m:r>
          <m:rPr/>
          <w:rPr>
            <w:rFonts w:hint="default" w:ascii="Cambria Math" w:hAnsi="Cambria Math" w:cs="Times New Roman"/>
            <w:kern w:val="2"/>
            <w:sz w:val="24"/>
            <w:szCs w:val="24"/>
            <w:lang w:val="en-US" w:eastAsia="zh-CN" w:bidi="ar-SA"/>
          </w:rPr>
          <m:t>4</m:t>
        </m:r>
      </m:oMath>
      <w:r>
        <w:rPr>
          <w:rFonts w:hint="eastAsia" w:hAnsi="Cambria Math" w:cs="Times New Roman"/>
          <w:i w:val="0"/>
          <w:kern w:val="2"/>
          <w:sz w:val="24"/>
          <w:szCs w:val="24"/>
          <w:lang w:val="en-US" w:eastAsia="zh-CN" w:bidi="ar-SA"/>
        </w:rPr>
        <w:t>）关注局部细节，大尺度窗口（如</w:t>
      </w:r>
      <m:oMath>
        <m:r>
          <m:rPr/>
          <w:rPr>
            <w:rFonts w:hint="default" w:ascii="Cambria Math" w:hAnsi="Cambria Math" w:cs="Times New Roman"/>
            <w:kern w:val="2"/>
            <w:sz w:val="24"/>
            <w:szCs w:val="24"/>
            <w:lang w:val="en-US" w:eastAsia="zh-CN" w:bidi="ar-SA"/>
          </w:rPr>
          <m:t>16</m:t>
        </m:r>
        <m:r>
          <m:rPr/>
          <w:rPr>
            <w:rFonts w:hint="default" w:ascii="Cambria Math" w:hAnsi="Cambria Math" w:cs="Cambria Math"/>
            <w:kern w:val="2"/>
            <w:sz w:val="24"/>
            <w:szCs w:val="24"/>
            <w:lang w:val="en-US" w:eastAsia="zh-CN" w:bidi="ar-SA"/>
          </w:rPr>
          <m:t>×</m:t>
        </m:r>
        <m:r>
          <m:rPr/>
          <w:rPr>
            <w:rFonts w:hint="default" w:ascii="Cambria Math" w:hAnsi="Cambria Math" w:cs="Times New Roman"/>
            <w:kern w:val="2"/>
            <w:sz w:val="24"/>
            <w:szCs w:val="24"/>
            <w:lang w:val="en-US" w:eastAsia="zh-CN" w:bidi="ar-SA"/>
          </w:rPr>
          <m:t>16</m:t>
        </m:r>
      </m:oMath>
      <w:r>
        <w:rPr>
          <w:rFonts w:hint="eastAsia" w:hAnsi="Cambria Math" w:cs="Times New Roman"/>
          <w:i w:val="0"/>
          <w:kern w:val="2"/>
          <w:sz w:val="24"/>
          <w:szCs w:val="24"/>
          <w:lang w:val="en-US" w:eastAsia="zh-CN" w:bidi="ar-SA"/>
        </w:rPr>
        <w:t>）捕获全局上下文，实现层次化特征表示。</w:t>
      </w:r>
    </w:p>
    <w:p w14:paraId="43F8CB36">
      <w:pPr>
        <w:topLinePunct/>
        <w:spacing w:line="360" w:lineRule="auto"/>
        <w:rPr>
          <w:rFonts w:hint="default" w:hAnsi="Cambria Math" w:cs="Times New Roman"/>
          <w:i w:val="0"/>
          <w:kern w:val="2"/>
          <w:sz w:val="24"/>
          <w:szCs w:val="24"/>
          <w:lang w:val="en-US" w:eastAsia="zh-CN" w:bidi="ar-SA"/>
        </w:rPr>
      </w:pPr>
      <w:r>
        <w:rPr>
          <w:rFonts w:hint="default" w:hAnsi="Cambria Math" w:cs="Times New Roman"/>
          <w:i w:val="0"/>
          <w:kern w:val="2"/>
          <w:sz w:val="24"/>
          <w:szCs w:val="24"/>
          <w:lang w:val="en-US" w:eastAsia="zh-CN" w:bidi="ar-SA"/>
        </w:rPr>
        <w:t>设输入特征图为</w:t>
      </w:r>
      <w:ins w:id="81" w:author="♚酸奶" w:date="2025-12-05T09:38:31Z">
        <w:r>
          <w:rPr>
            <w:rFonts w:hint="eastAsia" w:hAnsi="Cambria Math" w:cs="Times New Roman"/>
            <w:i w:val="0"/>
            <w:kern w:val="2"/>
            <w:sz w:val="24"/>
            <w:szCs w:val="24"/>
            <w:lang w:val="en-US" w:eastAsia="zh-CN" w:bidi="ar-SA"/>
          </w:rPr>
          <w:t>：</w:t>
        </w:r>
      </w:ins>
    </w:p>
    <w:p w14:paraId="1B936F1A">
      <w:pPr>
        <w:topLinePunct/>
        <w:spacing w:line="360" w:lineRule="auto"/>
        <w:rPr>
          <w:rFonts w:hint="default" w:hAnsi="Cambria Math" w:cs="Cambria Math"/>
          <w:i w:val="0"/>
          <w:kern w:val="2"/>
          <w:sz w:val="24"/>
          <w:szCs w:val="24"/>
          <w:lang w:val="en-US" w:eastAsia="zh-CN" w:bidi="ar-SA"/>
        </w:rPr>
      </w:pPr>
      <m:oMathPara>
        <m:oMath>
          <m:r>
            <m:rPr/>
            <w:rPr>
              <w:rFonts w:hint="default" w:ascii="Cambria Math" w:hAnsi="Cambria Math" w:cs="Times New Roman"/>
              <w:kern w:val="2"/>
              <w:sz w:val="24"/>
              <w:szCs w:val="24"/>
              <w:lang w:val="en-US" w:eastAsia="zh-CN" w:bidi="ar-SA"/>
            </w:rPr>
            <m:t>X</m:t>
          </m:r>
          <m:r>
            <m:rPr/>
            <w:rPr>
              <w:rFonts w:ascii="Cambria Math" w:hAnsi="Cambria Math" w:cs="Times New Roman"/>
              <w:kern w:val="2"/>
              <w:sz w:val="24"/>
              <w:szCs w:val="24"/>
              <w:lang w:val="en-US" w:bidi="ar-SA"/>
            </w:rPr>
            <m:t>∈</m:t>
          </m:r>
          <m:sSup>
            <m:sSupPr>
              <m:ctrlPr>
                <w:rPr>
                  <w:rFonts w:hint="default" w:ascii="Cambria Math" w:hAnsi="Cambria Math" w:cs="Cambria Math"/>
                  <w:i/>
                  <w:kern w:val="2"/>
                  <w:sz w:val="24"/>
                  <w:szCs w:val="24"/>
                  <w:lang w:val="en-US" w:eastAsia="zh-CN" w:bidi="ar-SA"/>
                </w:rPr>
              </m:ctrlPr>
            </m:sSupPr>
            <m:e>
              <m:r>
                <m:rPr/>
                <w:rPr>
                  <w:rFonts w:hint="default" w:ascii="Cambria Math" w:hAnsi="Cambria Math" w:cs="Cambria Math"/>
                  <w:kern w:val="2"/>
                  <w:sz w:val="24"/>
                  <w:szCs w:val="24"/>
                  <w:lang w:val="en-US" w:eastAsia="zh-CN" w:bidi="ar-SA"/>
                </w:rPr>
                <m:t>R</m:t>
              </m:r>
              <m:ctrlPr>
                <w:rPr>
                  <w:rFonts w:hint="default" w:ascii="Cambria Math" w:hAnsi="Cambria Math" w:cs="Cambria Math"/>
                  <w:i/>
                  <w:kern w:val="2"/>
                  <w:sz w:val="24"/>
                  <w:szCs w:val="24"/>
                  <w:lang w:val="en-US" w:eastAsia="zh-CN" w:bidi="ar-SA"/>
                </w:rPr>
              </m:ctrlPr>
            </m:e>
            <m:sup>
              <m:r>
                <m:rPr/>
                <w:rPr>
                  <w:rFonts w:hint="default" w:ascii="Cambria Math" w:hAnsi="Cambria Math" w:cs="Cambria Math"/>
                  <w:kern w:val="2"/>
                  <w:sz w:val="24"/>
                  <w:szCs w:val="24"/>
                  <w:lang w:val="en-US" w:eastAsia="zh-CN" w:bidi="ar-SA"/>
                </w:rPr>
                <m:t>H</m:t>
              </m:r>
              <m:r>
                <m:rPr/>
                <w:rPr>
                  <w:rFonts w:ascii="Cambria Math" w:hAnsi="Cambria Math" w:cs="Cambria Math"/>
                  <w:kern w:val="2"/>
                  <w:sz w:val="24"/>
                  <w:szCs w:val="24"/>
                  <w:lang w:val="en-US" w:bidi="ar-SA"/>
                </w:rPr>
                <m:t>×</m:t>
              </m:r>
              <m:r>
                <m:rPr/>
                <w:rPr>
                  <w:rFonts w:hint="default" w:ascii="Cambria Math" w:hAnsi="Cambria Math" w:cs="Cambria Math"/>
                  <w:kern w:val="2"/>
                  <w:sz w:val="24"/>
                  <w:szCs w:val="24"/>
                  <w:lang w:val="en-US" w:eastAsia="zh-CN" w:bidi="ar-SA"/>
                </w:rPr>
                <m:t>W</m:t>
              </m:r>
              <m:r>
                <m:rPr/>
                <w:rPr>
                  <w:rFonts w:ascii="Cambria Math" w:hAnsi="Cambria Math" w:cs="Cambria Math"/>
                  <w:kern w:val="2"/>
                  <w:sz w:val="24"/>
                  <w:szCs w:val="24"/>
                  <w:lang w:val="en-US" w:bidi="ar-SA"/>
                </w:rPr>
                <m:t>×</m:t>
              </m:r>
              <m:r>
                <m:rPr/>
                <w:rPr>
                  <w:rFonts w:hint="default" w:ascii="Cambria Math" w:hAnsi="Cambria Math" w:cs="Cambria Math"/>
                  <w:kern w:val="2"/>
                  <w:sz w:val="24"/>
                  <w:szCs w:val="24"/>
                  <w:lang w:val="en-US" w:eastAsia="zh-CN" w:bidi="ar-SA"/>
                </w:rPr>
                <m:t>C</m:t>
              </m:r>
              <m:ctrlPr>
                <w:rPr>
                  <w:rFonts w:hint="default" w:ascii="Cambria Math" w:hAnsi="Cambria Math" w:cs="Cambria Math"/>
                  <w:i/>
                  <w:kern w:val="2"/>
                  <w:sz w:val="24"/>
                  <w:szCs w:val="24"/>
                  <w:lang w:val="en-US" w:eastAsia="zh-CN" w:bidi="ar-SA"/>
                </w:rPr>
              </m:ctrlPr>
            </m:sup>
          </m:sSup>
        </m:oMath>
      </m:oMathPara>
    </w:p>
    <w:p w14:paraId="4353DAFF">
      <w:pPr>
        <w:topLinePunct/>
        <w:spacing w:line="360" w:lineRule="auto"/>
        <w:rPr>
          <w:rFonts w:hint="eastAsia" w:hAnsi="Cambria Math" w:cs="宋体"/>
          <w:i w:val="0"/>
          <w:kern w:val="2"/>
          <w:sz w:val="24"/>
          <w:szCs w:val="24"/>
          <w:lang w:val="en-US" w:eastAsia="zh-CN" w:bidi="ar-SA"/>
        </w:rPr>
      </w:pPr>
      <w:r>
        <w:rPr>
          <w:rFonts w:hint="eastAsia" w:hAnsi="Cambria Math" w:cs="Cambria Math"/>
          <w:i w:val="0"/>
          <w:kern w:val="2"/>
          <w:sz w:val="24"/>
          <w:szCs w:val="24"/>
          <w:lang w:val="en-US" w:eastAsia="zh-CN" w:bidi="ar-SA"/>
        </w:rPr>
        <w:t>其中</w:t>
      </w:r>
      <w:del w:id="82" w:author="♚酸奶" w:date="2025-12-05T09:30:23Z">
        <w:r>
          <w:rPr>
            <w:rFonts w:hint="eastAsia" w:hAnsi="Cambria Math" w:cs="Cambria Math"/>
            <w:i w:val="0"/>
            <w:kern w:val="2"/>
            <w:sz w:val="24"/>
            <w:szCs w:val="24"/>
            <w:lang w:val="en-US" w:eastAsia="zh-CN" w:bidi="ar-SA"/>
          </w:rPr>
          <w:delText>，</w:delText>
        </w:r>
      </w:del>
      <m:oMath>
        <m:r>
          <m:rPr/>
          <w:rPr>
            <w:rFonts w:hint="default" w:ascii="Cambria Math" w:hAnsi="Cambria Math" w:cs="Cambria Math"/>
            <w:kern w:val="2"/>
            <w:sz w:val="24"/>
            <w:szCs w:val="24"/>
            <w:lang w:val="en-US" w:eastAsia="zh-CN" w:bidi="ar-SA"/>
          </w:rPr>
          <m:t>H,W,C</m:t>
        </m:r>
      </m:oMath>
      <w:r>
        <w:rPr>
          <w:rFonts w:hint="eastAsia" w:hAnsi="Cambria Math" w:cs="Cambria Math"/>
          <w:i w:val="0"/>
          <w:kern w:val="2"/>
          <w:sz w:val="24"/>
          <w:szCs w:val="24"/>
          <w:lang w:val="en-US" w:eastAsia="zh-CN" w:bidi="ar-SA"/>
        </w:rPr>
        <w:t>分别</w:t>
      </w:r>
      <w:r>
        <w:rPr>
          <w:rFonts w:ascii="宋体" w:hAnsi="宋体" w:eastAsia="宋体" w:cs="宋体"/>
          <w:sz w:val="24"/>
          <w:szCs w:val="24"/>
        </w:rPr>
        <w:t>表示高度、宽度和通道数。</w:t>
      </w:r>
      <w:r>
        <w:rPr>
          <w:rFonts w:hint="eastAsia" w:ascii="宋体" w:hAnsi="宋体" w:cs="宋体"/>
          <w:sz w:val="24"/>
          <w:szCs w:val="24"/>
          <w:lang w:val="en-US" w:eastAsia="zh-CN"/>
        </w:rPr>
        <w:t>对尺度为</w:t>
      </w:r>
      <m:oMath>
        <m:r>
          <m:rPr/>
          <w:rPr>
            <w:rFonts w:hint="default" w:ascii="Cambria Math" w:hAnsi="Cambria Math" w:cs="宋体"/>
            <w:kern w:val="2"/>
            <w:sz w:val="24"/>
            <w:szCs w:val="24"/>
            <w:lang w:val="en-US" w:eastAsia="zh-CN" w:bidi="ar-SA"/>
          </w:rPr>
          <m:t>s</m:t>
        </m:r>
        <m:r>
          <m:rPr/>
          <w:rPr>
            <w:rFonts w:hint="default" w:ascii="Cambria Math" w:hAnsi="Cambria Math" w:cs="Cambria Math"/>
            <w:kern w:val="2"/>
            <w:sz w:val="24"/>
            <w:szCs w:val="24"/>
            <w:lang w:val="en-US" w:eastAsia="zh-CN" w:bidi="ar-SA"/>
          </w:rPr>
          <m:t>×</m:t>
        </m:r>
        <m:r>
          <m:rPr/>
          <w:rPr>
            <w:rFonts w:hint="default" w:ascii="Cambria Math" w:hAnsi="Cambria Math" w:cs="宋体"/>
            <w:kern w:val="2"/>
            <w:sz w:val="24"/>
            <w:szCs w:val="24"/>
            <w:lang w:val="en-US" w:eastAsia="zh-CN" w:bidi="ar-SA"/>
          </w:rPr>
          <m:t>s</m:t>
        </m:r>
      </m:oMath>
      <w:r>
        <w:rPr>
          <w:rFonts w:hint="eastAsia" w:hAnsi="Cambria Math" w:cs="宋体"/>
          <w:i w:val="0"/>
          <w:kern w:val="2"/>
          <w:sz w:val="24"/>
          <w:szCs w:val="24"/>
          <w:lang w:val="en-US" w:eastAsia="zh-CN" w:bidi="ar-SA"/>
        </w:rPr>
        <w:t>的滑动窗口，步长为</w:t>
      </w:r>
      <m:oMath>
        <m:r>
          <m:rPr/>
          <w:rPr>
            <w:rFonts w:hint="default" w:ascii="Cambria Math" w:hAnsi="Cambria Math" w:cs="宋体"/>
            <w:kern w:val="2"/>
            <w:sz w:val="24"/>
            <w:szCs w:val="24"/>
            <w:lang w:val="en-US" w:eastAsia="zh-CN" w:bidi="ar-SA"/>
          </w:rPr>
          <m:t>stride</m:t>
        </m:r>
      </m:oMath>
      <w:r>
        <w:rPr>
          <w:rFonts w:hint="eastAsia" w:hAnsi="Cambria Math" w:cs="宋体"/>
          <w:i w:val="0"/>
          <w:kern w:val="2"/>
          <w:sz w:val="24"/>
          <w:szCs w:val="24"/>
          <w:lang w:val="en-US" w:eastAsia="zh-CN" w:bidi="ar-SA"/>
        </w:rPr>
        <w:t>，划分为</w:t>
      </w:r>
      <w:r>
        <w:rPr>
          <w:rFonts w:ascii="宋体" w:hAnsi="宋体" w:eastAsia="宋体" w:cs="宋体"/>
          <w:sz w:val="24"/>
          <w:szCs w:val="24"/>
        </w:rPr>
        <w:t>多个特征子区域</w:t>
      </w:r>
      <w:r>
        <w:rPr>
          <w:rFonts w:hint="eastAsia" w:ascii="宋体" w:hAnsi="宋体" w:cs="宋体"/>
          <w:sz w:val="24"/>
          <w:szCs w:val="24"/>
          <w:lang w:eastAsia="zh-CN"/>
        </w:rPr>
        <w:t>。</w:t>
      </w:r>
      <w:r>
        <w:rPr>
          <w:rFonts w:hint="eastAsia" w:ascii="宋体" w:hAnsi="宋体" w:cs="宋体"/>
          <w:sz w:val="24"/>
          <w:szCs w:val="24"/>
          <w:lang w:val="en-US" w:eastAsia="zh-CN"/>
        </w:rPr>
        <w:t>第</w:t>
      </w:r>
      <m:oMath>
        <m:r>
          <m:rPr/>
          <w:rPr>
            <w:rFonts w:hint="default" w:ascii="Cambria Math" w:hAnsi="Cambria Math" w:cs="宋体"/>
            <w:kern w:val="2"/>
            <w:sz w:val="24"/>
            <w:szCs w:val="24"/>
            <w:lang w:val="en-US" w:eastAsia="zh-CN" w:bidi="ar-SA"/>
          </w:rPr>
          <m:t>k</m:t>
        </m:r>
      </m:oMath>
      <w:r>
        <w:rPr>
          <w:rFonts w:hint="eastAsia" w:hAnsi="Cambria Math" w:cs="宋体"/>
          <w:i w:val="0"/>
          <w:kern w:val="2"/>
          <w:sz w:val="24"/>
          <w:szCs w:val="24"/>
          <w:lang w:val="en-US" w:eastAsia="zh-CN" w:bidi="ar-SA"/>
        </w:rPr>
        <w:t>个尺度（</w:t>
      </w:r>
      <m:oMath>
        <m:r>
          <m:rPr/>
          <w:rPr>
            <w:rFonts w:hint="default" w:ascii="Cambria Math" w:hAnsi="Cambria Math" w:cs="宋体"/>
            <w:kern w:val="2"/>
            <w:sz w:val="24"/>
            <w:szCs w:val="24"/>
            <w:lang w:val="en-US" w:eastAsia="zh-CN" w:bidi="ar-SA"/>
          </w:rPr>
          <m:t>k=1,2,...,K</m:t>
        </m:r>
      </m:oMath>
      <w:r>
        <w:rPr>
          <w:rFonts w:hint="eastAsia" w:hAnsi="Cambria Math" w:cs="宋体"/>
          <w:i w:val="0"/>
          <w:kern w:val="2"/>
          <w:sz w:val="24"/>
          <w:szCs w:val="24"/>
          <w:lang w:val="en-US" w:eastAsia="zh-CN" w:bidi="ar-SA"/>
        </w:rPr>
        <w:t>）的特征子集为</w:t>
      </w:r>
      <w:ins w:id="83" w:author="♚酸奶" w:date="2025-12-05T09:38:41Z">
        <w:r>
          <w:rPr>
            <w:rFonts w:hint="eastAsia" w:hAnsi="Cambria Math" w:cs="宋体"/>
            <w:i w:val="0"/>
            <w:kern w:val="2"/>
            <w:sz w:val="24"/>
            <w:szCs w:val="24"/>
            <w:lang w:val="en-US" w:eastAsia="zh-CN" w:bidi="ar-SA"/>
          </w:rPr>
          <w:t>：</w:t>
        </w:r>
      </w:ins>
    </w:p>
    <w:p w14:paraId="191423A3">
      <w:pPr>
        <w:topLinePunct/>
        <w:spacing w:line="360" w:lineRule="auto"/>
        <w:rPr>
          <w:rFonts w:hint="default" w:hAnsi="Cambria Math" w:cs="宋体"/>
          <w:i w:val="0"/>
          <w:kern w:val="2"/>
          <w:sz w:val="24"/>
          <w:szCs w:val="24"/>
          <w:lang w:val="en-US" w:eastAsia="zh-CN" w:bidi="ar-SA"/>
        </w:rPr>
      </w:pPr>
      <m:oMathPara>
        <m:oMath>
          <m:sSub>
            <m:sSubPr>
              <m:ctrlPr>
                <w:rPr>
                  <w:rFonts w:ascii="Cambria Math" w:hAnsi="Cambria Math" w:cs="宋体"/>
                  <w:i/>
                  <w:kern w:val="2"/>
                  <w:sz w:val="24"/>
                  <w:szCs w:val="24"/>
                  <w:lang w:val="en-US" w:bidi="ar-SA"/>
                </w:rPr>
              </m:ctrlPr>
            </m:sSubPr>
            <m:e>
              <m:r>
                <m:rPr/>
                <w:rPr>
                  <w:rFonts w:hint="default" w:ascii="Cambria Math" w:hAnsi="Cambria Math" w:cs="宋体"/>
                  <w:kern w:val="2"/>
                  <w:sz w:val="24"/>
                  <w:szCs w:val="24"/>
                  <w:lang w:val="en-US" w:eastAsia="zh-CN" w:bidi="ar-SA"/>
                </w:rPr>
                <m:t>F</m:t>
              </m:r>
              <m:ctrlPr>
                <w:rPr>
                  <w:rFonts w:ascii="Cambria Math" w:hAnsi="Cambria Math" w:cs="宋体"/>
                  <w:i/>
                  <w:kern w:val="2"/>
                  <w:sz w:val="24"/>
                  <w:szCs w:val="24"/>
                  <w:lang w:val="en-US" w:bidi="ar-SA"/>
                </w:rPr>
              </m:ctrlPr>
            </m:e>
            <m:sub>
              <m:r>
                <m:rPr/>
                <w:rPr>
                  <w:rFonts w:hint="default" w:ascii="Cambria Math" w:hAnsi="Cambria Math" w:cs="宋体"/>
                  <w:kern w:val="2"/>
                  <w:sz w:val="24"/>
                  <w:szCs w:val="24"/>
                  <w:lang w:val="en-US" w:eastAsia="zh-CN" w:bidi="ar-SA"/>
                </w:rPr>
                <m:t>k</m:t>
              </m:r>
              <m:ctrlPr>
                <w:rPr>
                  <w:rFonts w:ascii="Cambria Math" w:hAnsi="Cambria Math" w:cs="宋体"/>
                  <w:i/>
                  <w:kern w:val="2"/>
                  <w:sz w:val="24"/>
                  <w:szCs w:val="24"/>
                  <w:lang w:val="en-US" w:bidi="ar-SA"/>
                </w:rPr>
              </m:ctrlPr>
            </m:sub>
          </m:sSub>
          <m:r>
            <m:rPr/>
            <w:rPr>
              <w:rFonts w:hint="default" w:ascii="Cambria Math" w:hAnsi="Cambria Math" w:cs="宋体"/>
              <w:kern w:val="2"/>
              <w:sz w:val="24"/>
              <w:szCs w:val="24"/>
              <w:lang w:val="en-US" w:eastAsia="zh-CN" w:bidi="ar-SA"/>
            </w:rPr>
            <m:t>={</m:t>
          </m:r>
          <m:sSubSup>
            <m:sSubSupPr>
              <m:ctrlPr>
                <w:rPr>
                  <w:rFonts w:hint="default" w:ascii="Cambria Math" w:hAnsi="Cambria Math" w:cs="宋体"/>
                  <w:i/>
                  <w:kern w:val="2"/>
                  <w:sz w:val="24"/>
                  <w:szCs w:val="24"/>
                  <w:lang w:val="en-US" w:eastAsia="zh-CN" w:bidi="ar-SA"/>
                </w:rPr>
              </m:ctrlPr>
            </m:sSubSupPr>
            <m:e>
              <m:r>
                <m:rPr/>
                <w:rPr>
                  <w:rFonts w:hint="default" w:ascii="Cambria Math" w:hAnsi="Cambria Math" w:cs="宋体"/>
                  <w:kern w:val="2"/>
                  <w:sz w:val="24"/>
                  <w:szCs w:val="24"/>
                  <w:lang w:val="en-US" w:eastAsia="zh-CN" w:bidi="ar-SA"/>
                </w:rPr>
                <m:t>F</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k</m:t>
              </m:r>
              <m:ctrlPr>
                <w:rPr>
                  <w:rFonts w:hint="default" w:ascii="Cambria Math" w:hAnsi="Cambria Math" w:cs="宋体"/>
                  <w:i/>
                  <w:kern w:val="2"/>
                  <w:sz w:val="24"/>
                  <w:szCs w:val="24"/>
                  <w:lang w:val="en-US" w:eastAsia="zh-CN" w:bidi="ar-SA"/>
                </w:rPr>
              </m:ctrlPr>
            </m:sub>
            <m:sup>
              <m:r>
                <m:rPr/>
                <w:rPr>
                  <w:rFonts w:hint="default" w:ascii="Cambria Math" w:hAnsi="Cambria Math" w:cs="宋体"/>
                  <w:kern w:val="2"/>
                  <w:sz w:val="24"/>
                  <w:szCs w:val="24"/>
                  <w:lang w:val="en-US" w:eastAsia="zh-CN" w:bidi="ar-SA"/>
                </w:rPr>
                <m:t>(i,j)</m:t>
              </m:r>
              <m:ctrlPr>
                <w:rPr>
                  <w:rFonts w:hint="default" w:ascii="Cambria Math" w:hAnsi="Cambria Math" w:cs="宋体"/>
                  <w:i/>
                  <w:kern w:val="2"/>
                  <w:sz w:val="24"/>
                  <w:szCs w:val="24"/>
                  <w:lang w:val="en-US" w:eastAsia="zh-CN" w:bidi="ar-SA"/>
                </w:rPr>
              </m:ctrlPr>
            </m:sup>
          </m:sSubSup>
          <m:r>
            <m:rPr/>
            <w:rPr>
              <w:rFonts w:hint="default" w:ascii="Cambria Math" w:hAnsi="Cambria Math" w:cs="宋体"/>
              <w:kern w:val="2"/>
              <w:sz w:val="24"/>
              <w:szCs w:val="24"/>
              <w:lang w:val="en-US" w:eastAsia="zh-CN" w:bidi="ar-SA"/>
            </w:rPr>
            <m:t>=X[i:i+</m:t>
          </m:r>
          <m:sSub>
            <m:sSubPr>
              <m:ctrlPr>
                <w:rPr>
                  <w:rFonts w:hint="default" w:ascii="Cambria Math" w:hAnsi="Cambria Math" w:cs="宋体"/>
                  <w:i/>
                  <w:kern w:val="2"/>
                  <w:sz w:val="24"/>
                  <w:szCs w:val="24"/>
                  <w:lang w:val="en-US" w:eastAsia="zh-CN" w:bidi="ar-SA"/>
                </w:rPr>
              </m:ctrlPr>
            </m:sSubPr>
            <m:e>
              <m:r>
                <m:rPr/>
                <w:rPr>
                  <w:rFonts w:hint="default" w:ascii="Cambria Math" w:hAnsi="Cambria Math" w:cs="宋体"/>
                  <w:kern w:val="2"/>
                  <w:sz w:val="24"/>
                  <w:szCs w:val="24"/>
                  <w:lang w:val="en-US" w:eastAsia="zh-CN" w:bidi="ar-SA"/>
                </w:rPr>
                <m:t>s</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k</m:t>
              </m:r>
              <m:ctrlPr>
                <w:rPr>
                  <w:rFonts w:hint="default" w:ascii="Cambria Math" w:hAnsi="Cambria Math" w:cs="宋体"/>
                  <w:i/>
                  <w:kern w:val="2"/>
                  <w:sz w:val="24"/>
                  <w:szCs w:val="24"/>
                  <w:lang w:val="en-US" w:eastAsia="zh-CN" w:bidi="ar-SA"/>
                </w:rPr>
              </m:ctrlPr>
            </m:sub>
          </m:sSub>
          <m:r>
            <m:rPr/>
            <w:rPr>
              <w:rFonts w:hint="default" w:ascii="Cambria Math" w:hAnsi="Cambria Math" w:cs="宋体"/>
              <w:kern w:val="2"/>
              <w:sz w:val="24"/>
              <w:szCs w:val="24"/>
              <w:lang w:val="en-US" w:eastAsia="zh-CN" w:bidi="ar-SA"/>
            </w:rPr>
            <m:t>,j:j+</m:t>
          </m:r>
          <m:sSub>
            <m:sSubPr>
              <m:ctrlPr>
                <w:rPr>
                  <w:rFonts w:hint="default" w:ascii="Cambria Math" w:hAnsi="Cambria Math" w:cs="宋体"/>
                  <w:i/>
                  <w:kern w:val="2"/>
                  <w:sz w:val="24"/>
                  <w:szCs w:val="24"/>
                  <w:lang w:val="en-US" w:eastAsia="zh-CN" w:bidi="ar-SA"/>
                </w:rPr>
              </m:ctrlPr>
            </m:sSubPr>
            <m:e>
              <m:r>
                <m:rPr/>
                <w:rPr>
                  <w:rFonts w:hint="default" w:ascii="Cambria Math" w:hAnsi="Cambria Math" w:cs="宋体"/>
                  <w:kern w:val="2"/>
                  <w:sz w:val="24"/>
                  <w:szCs w:val="24"/>
                  <w:lang w:val="en-US" w:eastAsia="zh-CN" w:bidi="ar-SA"/>
                </w:rPr>
                <m:t>s</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k</m:t>
              </m:r>
              <m:ctrlPr>
                <w:rPr>
                  <w:rFonts w:hint="default" w:ascii="Cambria Math" w:hAnsi="Cambria Math" w:cs="宋体"/>
                  <w:i/>
                  <w:kern w:val="2"/>
                  <w:sz w:val="24"/>
                  <w:szCs w:val="24"/>
                  <w:lang w:val="en-US" w:eastAsia="zh-CN" w:bidi="ar-SA"/>
                </w:rPr>
              </m:ctrlPr>
            </m:sub>
          </m:sSub>
          <m:r>
            <m:rPr/>
            <w:rPr>
              <w:rFonts w:hint="default" w:ascii="Cambria Math" w:hAnsi="Cambria Math" w:cs="宋体"/>
              <w:kern w:val="2"/>
              <w:sz w:val="24"/>
              <w:szCs w:val="24"/>
              <w:lang w:val="en-US" w:eastAsia="zh-CN" w:bidi="ar-SA"/>
            </w:rPr>
            <m:t>,:]|i=0,stride,2</m:t>
          </m:r>
          <m:r>
            <m:rPr/>
            <w:rPr>
              <w:rFonts w:hint="eastAsia" w:ascii="Cambria Math" w:hAnsi="Cambria Math" w:cs="宋体"/>
              <w:kern w:val="2"/>
              <w:sz w:val="24"/>
              <w:szCs w:val="24"/>
              <w:lang w:val="en-US" w:eastAsia="zh-CN" w:bidi="ar-SA"/>
            </w:rPr>
            <m:t>·</m:t>
          </m:r>
          <m:r>
            <m:rPr/>
            <w:rPr>
              <w:rFonts w:hint="default" w:ascii="Cambria Math" w:hAnsi="Cambria Math" w:cs="宋体"/>
              <w:kern w:val="2"/>
              <w:sz w:val="24"/>
              <w:szCs w:val="24"/>
              <w:lang w:val="en-US" w:eastAsia="zh-CN" w:bidi="ar-SA"/>
            </w:rPr>
            <m:t>stride,...,H−</m:t>
          </m:r>
          <m:sSub>
            <m:sSubPr>
              <m:ctrlPr>
                <w:rPr>
                  <w:rFonts w:hint="default" w:ascii="Cambria Math" w:hAnsi="Cambria Math" w:cs="宋体"/>
                  <w:i/>
                  <w:kern w:val="2"/>
                  <w:sz w:val="24"/>
                  <w:szCs w:val="24"/>
                  <w:lang w:val="en-US" w:eastAsia="zh-CN" w:bidi="ar-SA"/>
                </w:rPr>
              </m:ctrlPr>
            </m:sSubPr>
            <m:e>
              <m:r>
                <m:rPr/>
                <w:rPr>
                  <w:rFonts w:hint="default" w:ascii="Cambria Math" w:hAnsi="Cambria Math" w:cs="宋体"/>
                  <w:kern w:val="2"/>
                  <w:sz w:val="24"/>
                  <w:szCs w:val="24"/>
                  <w:lang w:val="en-US" w:eastAsia="zh-CN" w:bidi="ar-SA"/>
                </w:rPr>
                <m:t>s</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k</m:t>
              </m:r>
              <m:ctrlPr>
                <w:rPr>
                  <w:rFonts w:hint="default" w:ascii="Cambria Math" w:hAnsi="Cambria Math" w:cs="宋体"/>
                  <w:i/>
                  <w:kern w:val="2"/>
                  <w:sz w:val="24"/>
                  <w:szCs w:val="24"/>
                  <w:lang w:val="en-US" w:eastAsia="zh-CN" w:bidi="ar-SA"/>
                </w:rPr>
              </m:ctrlPr>
            </m:sub>
          </m:sSub>
          <m:r>
            <m:rPr/>
            <w:rPr>
              <w:rFonts w:hint="default" w:ascii="Cambria Math" w:hAnsi="Cambria Math" w:cs="宋体"/>
              <w:kern w:val="2"/>
              <w:sz w:val="24"/>
              <w:szCs w:val="24"/>
              <w:lang w:val="en-US" w:eastAsia="zh-CN" w:bidi="ar-SA"/>
            </w:rPr>
            <m:t>;j=0,stride,2</m:t>
          </m:r>
          <m:r>
            <m:rPr/>
            <w:rPr>
              <w:rFonts w:hint="eastAsia" w:ascii="Cambria Math" w:hAnsi="Cambria Math" w:cs="宋体"/>
              <w:kern w:val="2"/>
              <w:sz w:val="24"/>
              <w:szCs w:val="24"/>
              <w:lang w:val="en-US" w:eastAsia="zh-CN" w:bidi="ar-SA"/>
            </w:rPr>
            <m:t>·</m:t>
          </m:r>
          <m:r>
            <m:rPr/>
            <w:rPr>
              <w:rFonts w:hint="default" w:ascii="Cambria Math" w:hAnsi="Cambria Math" w:cs="宋体"/>
              <w:kern w:val="2"/>
              <w:sz w:val="24"/>
              <w:szCs w:val="24"/>
              <w:lang w:val="en-US" w:eastAsia="zh-CN" w:bidi="ar-SA"/>
            </w:rPr>
            <m:t>stride,...,W−</m:t>
          </m:r>
          <m:sSub>
            <m:sSubPr>
              <m:ctrlPr>
                <w:rPr>
                  <w:rFonts w:hint="default" w:ascii="Cambria Math" w:hAnsi="Cambria Math" w:cs="宋体"/>
                  <w:i/>
                  <w:kern w:val="2"/>
                  <w:sz w:val="24"/>
                  <w:szCs w:val="24"/>
                  <w:lang w:val="en-US" w:eastAsia="zh-CN" w:bidi="ar-SA"/>
                </w:rPr>
              </m:ctrlPr>
            </m:sSubPr>
            <m:e>
              <m:r>
                <m:rPr/>
                <w:rPr>
                  <w:rFonts w:hint="default" w:ascii="Cambria Math" w:hAnsi="Cambria Math" w:cs="宋体"/>
                  <w:kern w:val="2"/>
                  <w:sz w:val="24"/>
                  <w:szCs w:val="24"/>
                  <w:lang w:val="en-US" w:eastAsia="zh-CN" w:bidi="ar-SA"/>
                </w:rPr>
                <m:t>s</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k</m:t>
              </m:r>
              <m:ctrlPr>
                <w:rPr>
                  <w:rFonts w:hint="default" w:ascii="Cambria Math" w:hAnsi="Cambria Math" w:cs="宋体"/>
                  <w:i/>
                  <w:kern w:val="2"/>
                  <w:sz w:val="24"/>
                  <w:szCs w:val="24"/>
                  <w:lang w:val="en-US" w:eastAsia="zh-CN" w:bidi="ar-SA"/>
                </w:rPr>
              </m:ctrlPr>
            </m:sub>
          </m:sSub>
          <m:r>
            <m:rPr/>
            <w:rPr>
              <w:rFonts w:hint="default" w:ascii="Cambria Math" w:hAnsi="Cambria Math" w:cs="宋体"/>
              <w:kern w:val="2"/>
              <w:sz w:val="24"/>
              <w:szCs w:val="24"/>
              <w:lang w:val="en-US" w:eastAsia="zh-CN" w:bidi="ar-SA"/>
            </w:rPr>
            <m:t>}</m:t>
          </m:r>
        </m:oMath>
      </m:oMathPara>
    </w:p>
    <w:p w14:paraId="542BEBFF">
      <w:pPr>
        <w:topLinePunct/>
        <w:spacing w:line="360" w:lineRule="auto"/>
        <w:rPr>
          <w:rFonts w:hint="default" w:hAnsi="Cambria Math" w:eastAsia="宋体" w:cs="宋体"/>
          <w:i w:val="0"/>
          <w:kern w:val="2"/>
          <w:sz w:val="24"/>
          <w:szCs w:val="24"/>
          <w:lang w:val="en-US" w:eastAsia="zh-CN" w:bidi="ar-SA"/>
        </w:rPr>
      </w:pPr>
      <w:r>
        <w:rPr>
          <w:rFonts w:hint="eastAsia" w:hAnsi="Cambria Math" w:cs="宋体"/>
          <w:i w:val="0"/>
          <w:kern w:val="2"/>
          <w:sz w:val="24"/>
          <w:szCs w:val="24"/>
          <w:lang w:val="en-US" w:eastAsia="zh-CN" w:bidi="ar-SA"/>
        </w:rPr>
        <w:t>其中</w:t>
      </w:r>
      <m:oMath>
        <m:sSubSup>
          <m:sSubSupPr>
            <m:ctrlPr>
              <w:rPr>
                <w:rFonts w:hint="default" w:ascii="Cambria Math" w:hAnsi="Cambria Math" w:cs="宋体"/>
                <w:i/>
                <w:kern w:val="2"/>
                <w:sz w:val="24"/>
                <w:szCs w:val="24"/>
                <w:lang w:val="en-US" w:eastAsia="zh-CN" w:bidi="ar-SA"/>
              </w:rPr>
            </m:ctrlPr>
          </m:sSubSupPr>
          <m:e>
            <m:r>
              <m:rPr/>
              <w:rPr>
                <w:rFonts w:hint="default" w:ascii="Cambria Math" w:hAnsi="Cambria Math" w:cs="宋体"/>
                <w:kern w:val="2"/>
                <w:sz w:val="24"/>
                <w:szCs w:val="24"/>
                <w:lang w:val="en-US" w:eastAsia="zh-CN" w:bidi="ar-SA"/>
              </w:rPr>
              <m:t>F</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k</m:t>
            </m:r>
            <m:ctrlPr>
              <w:rPr>
                <w:rFonts w:hint="default" w:ascii="Cambria Math" w:hAnsi="Cambria Math" w:cs="宋体"/>
                <w:i/>
                <w:kern w:val="2"/>
                <w:sz w:val="24"/>
                <w:szCs w:val="24"/>
                <w:lang w:val="en-US" w:eastAsia="zh-CN" w:bidi="ar-SA"/>
              </w:rPr>
            </m:ctrlPr>
          </m:sub>
          <m:sup>
            <m:r>
              <m:rPr/>
              <w:rPr>
                <w:rFonts w:hint="default" w:ascii="Cambria Math" w:hAnsi="Cambria Math" w:cs="宋体"/>
                <w:kern w:val="2"/>
                <w:sz w:val="24"/>
                <w:szCs w:val="24"/>
                <w:lang w:val="en-US" w:eastAsia="zh-CN" w:bidi="ar-SA"/>
              </w:rPr>
              <m:t>(i,j)</m:t>
            </m:r>
            <m:ctrlPr>
              <w:rPr>
                <w:rFonts w:hint="default" w:ascii="Cambria Math" w:hAnsi="Cambria Math" w:cs="宋体"/>
                <w:i/>
                <w:kern w:val="2"/>
                <w:sz w:val="24"/>
                <w:szCs w:val="24"/>
                <w:lang w:val="en-US" w:eastAsia="zh-CN" w:bidi="ar-SA"/>
              </w:rPr>
            </m:ctrlPr>
          </m:sup>
        </m:sSubSup>
        <m:r>
          <m:rPr/>
          <w:rPr>
            <w:rFonts w:hint="default" w:ascii="Cambria Math" w:hAnsi="Cambria Math" w:cs="Cambria Math"/>
            <w:kern w:val="2"/>
            <w:sz w:val="24"/>
            <w:szCs w:val="24"/>
            <w:lang w:val="en-US" w:eastAsia="zh-CN" w:bidi="ar-SA"/>
          </w:rPr>
          <m:t>∈</m:t>
        </m:r>
        <m:sSup>
          <m:sSupPr>
            <m:ctrlPr>
              <w:rPr>
                <w:rFonts w:hint="default" w:ascii="Cambria Math" w:hAnsi="Cambria Math" w:cs="Cambria Math"/>
                <w:i/>
                <w:kern w:val="2"/>
                <w:sz w:val="24"/>
                <w:szCs w:val="24"/>
                <w:lang w:val="en-US" w:eastAsia="zh-CN" w:bidi="ar-SA"/>
              </w:rPr>
            </m:ctrlPr>
          </m:sSupPr>
          <m:e>
            <m:r>
              <m:rPr/>
              <w:rPr>
                <w:rFonts w:hint="default" w:ascii="Cambria Math" w:hAnsi="Cambria Math" w:cs="Cambria Math"/>
                <w:kern w:val="2"/>
                <w:sz w:val="24"/>
                <w:szCs w:val="24"/>
                <w:lang w:val="en-US" w:eastAsia="zh-CN" w:bidi="ar-SA"/>
              </w:rPr>
              <m:t>R</m:t>
            </m:r>
            <m:ctrlPr>
              <w:rPr>
                <w:rFonts w:hint="default" w:ascii="Cambria Math" w:hAnsi="Cambria Math" w:cs="Cambria Math"/>
                <w:i/>
                <w:kern w:val="2"/>
                <w:sz w:val="24"/>
                <w:szCs w:val="24"/>
                <w:lang w:val="en-US" w:eastAsia="zh-CN" w:bidi="ar-SA"/>
              </w:rPr>
            </m:ctrlPr>
          </m:e>
          <m:sup>
            <m:sSub>
              <m:sSubPr>
                <m:ctrlPr>
                  <w:rPr>
                    <w:rFonts w:hint="default" w:ascii="Cambria Math" w:hAnsi="Cambria Math" w:cs="Cambria Math"/>
                    <w:i/>
                    <w:kern w:val="2"/>
                    <w:sz w:val="24"/>
                    <w:szCs w:val="24"/>
                    <w:lang w:val="en-US" w:eastAsia="zh-CN" w:bidi="ar-SA"/>
                  </w:rPr>
                </m:ctrlPr>
              </m:sSubPr>
              <m:e>
                <m:r>
                  <m:rPr/>
                  <w:rPr>
                    <w:rFonts w:hint="default" w:ascii="Cambria Math" w:hAnsi="Cambria Math" w:cs="Cambria Math"/>
                    <w:kern w:val="2"/>
                    <w:sz w:val="24"/>
                    <w:szCs w:val="24"/>
                    <w:lang w:val="en-US" w:eastAsia="zh-CN" w:bidi="ar-SA"/>
                  </w:rPr>
                  <m:t>s</m:t>
                </m:r>
                <m:ctrlPr>
                  <w:rPr>
                    <w:rFonts w:hint="default" w:ascii="Cambria Math" w:hAnsi="Cambria Math" w:cs="Cambria Math"/>
                    <w:i/>
                    <w:kern w:val="2"/>
                    <w:sz w:val="24"/>
                    <w:szCs w:val="24"/>
                    <w:lang w:val="en-US" w:eastAsia="zh-CN" w:bidi="ar-SA"/>
                  </w:rPr>
                </m:ctrlPr>
              </m:e>
              <m:sub>
                <m:r>
                  <m:rPr/>
                  <w:rPr>
                    <w:rFonts w:hint="default" w:ascii="Cambria Math" w:hAnsi="Cambria Math" w:cs="Cambria Math"/>
                    <w:kern w:val="2"/>
                    <w:sz w:val="24"/>
                    <w:szCs w:val="24"/>
                    <w:lang w:val="en-US" w:eastAsia="zh-CN" w:bidi="ar-SA"/>
                  </w:rPr>
                  <m:t>k</m:t>
                </m:r>
                <m:ctrlPr>
                  <w:rPr>
                    <w:rFonts w:hint="default" w:ascii="Cambria Math" w:hAnsi="Cambria Math" w:cs="Cambria Math"/>
                    <w:i/>
                    <w:kern w:val="2"/>
                    <w:sz w:val="24"/>
                    <w:szCs w:val="24"/>
                    <w:lang w:val="en-US" w:eastAsia="zh-CN" w:bidi="ar-SA"/>
                  </w:rPr>
                </m:ctrlPr>
              </m:sub>
            </m:sSub>
            <m:r>
              <m:rPr/>
              <w:rPr>
                <w:rFonts w:ascii="Cambria Math" w:hAnsi="Cambria Math" w:cs="Cambria Math"/>
                <w:kern w:val="2"/>
                <w:sz w:val="24"/>
                <w:szCs w:val="24"/>
                <w:lang w:val="en-US" w:bidi="ar-SA"/>
              </w:rPr>
              <m:t>×</m:t>
            </m:r>
            <m:sSub>
              <m:sSubPr>
                <m:ctrlPr>
                  <w:rPr>
                    <w:rFonts w:ascii="Cambria Math" w:hAnsi="Cambria Math" w:cs="Cambria Math"/>
                    <w:i/>
                    <w:kern w:val="2"/>
                    <w:sz w:val="24"/>
                    <w:szCs w:val="24"/>
                    <w:lang w:val="en-US" w:bidi="ar-SA"/>
                  </w:rPr>
                </m:ctrlPr>
              </m:sSubPr>
              <m:e>
                <m:r>
                  <m:rPr/>
                  <w:rPr>
                    <w:rFonts w:hint="default" w:ascii="Cambria Math" w:hAnsi="Cambria Math" w:cs="Cambria Math"/>
                    <w:kern w:val="2"/>
                    <w:sz w:val="24"/>
                    <w:szCs w:val="24"/>
                    <w:lang w:val="en-US" w:eastAsia="zh-CN" w:bidi="ar-SA"/>
                  </w:rPr>
                  <m:t>s</m:t>
                </m:r>
                <m:ctrlPr>
                  <w:rPr>
                    <w:rFonts w:ascii="Cambria Math" w:hAnsi="Cambria Math" w:cs="Cambria Math"/>
                    <w:i/>
                    <w:kern w:val="2"/>
                    <w:sz w:val="24"/>
                    <w:szCs w:val="24"/>
                    <w:lang w:val="en-US" w:bidi="ar-SA"/>
                  </w:rPr>
                </m:ctrlPr>
              </m:e>
              <m:sub>
                <m:r>
                  <m:rPr/>
                  <w:rPr>
                    <w:rFonts w:hint="default" w:ascii="Cambria Math" w:hAnsi="Cambria Math" w:cs="Cambria Math"/>
                    <w:kern w:val="2"/>
                    <w:sz w:val="24"/>
                    <w:szCs w:val="24"/>
                    <w:lang w:val="en-US" w:eastAsia="zh-CN" w:bidi="ar-SA"/>
                  </w:rPr>
                  <m:t>k</m:t>
                </m:r>
                <m:ctrlPr>
                  <w:rPr>
                    <w:rFonts w:ascii="Cambria Math" w:hAnsi="Cambria Math" w:cs="Cambria Math"/>
                    <w:i/>
                    <w:kern w:val="2"/>
                    <w:sz w:val="24"/>
                    <w:szCs w:val="24"/>
                    <w:lang w:val="en-US" w:bidi="ar-SA"/>
                  </w:rPr>
                </m:ctrlPr>
              </m:sub>
            </m:sSub>
            <m:r>
              <m:rPr/>
              <w:rPr>
                <w:rFonts w:ascii="Cambria Math" w:hAnsi="Cambria Math" w:cs="Cambria Math"/>
                <w:kern w:val="2"/>
                <w:sz w:val="24"/>
                <w:szCs w:val="24"/>
                <w:lang w:val="en-US" w:bidi="ar-SA"/>
              </w:rPr>
              <m:t>×</m:t>
            </m:r>
            <m:r>
              <m:rPr/>
              <w:rPr>
                <w:rFonts w:hint="default" w:ascii="Cambria Math" w:hAnsi="Cambria Math" w:cs="Cambria Math"/>
                <w:kern w:val="2"/>
                <w:sz w:val="24"/>
                <w:szCs w:val="24"/>
                <w:lang w:val="en-US" w:eastAsia="zh-CN" w:bidi="ar-SA"/>
              </w:rPr>
              <m:t>C</m:t>
            </m:r>
            <m:ctrlPr>
              <w:rPr>
                <w:rFonts w:hint="default" w:ascii="Cambria Math" w:hAnsi="Cambria Math" w:cs="Cambria Math"/>
                <w:i/>
                <w:kern w:val="2"/>
                <w:sz w:val="24"/>
                <w:szCs w:val="24"/>
                <w:lang w:val="en-US" w:eastAsia="zh-CN" w:bidi="ar-SA"/>
              </w:rPr>
            </m:ctrlPr>
          </m:sup>
        </m:sSup>
      </m:oMath>
      <w:r>
        <w:rPr>
          <w:rFonts w:hint="eastAsia" w:hAnsi="Cambria Math" w:cs="Cambria Math"/>
          <w:i w:val="0"/>
          <w:kern w:val="2"/>
          <w:sz w:val="24"/>
          <w:szCs w:val="24"/>
          <w:lang w:val="en-US" w:eastAsia="zh-CN" w:bidi="ar-SA"/>
        </w:rPr>
        <w:t>为第</w:t>
      </w:r>
      <m:oMath>
        <m:r>
          <m:rPr/>
          <w:rPr>
            <w:rFonts w:hint="default" w:ascii="Cambria Math" w:hAnsi="Cambria Math" w:cs="宋体"/>
            <w:kern w:val="2"/>
            <w:sz w:val="24"/>
            <w:szCs w:val="24"/>
            <w:lang w:val="en-US" w:eastAsia="zh-CN" w:bidi="ar-SA"/>
          </w:rPr>
          <m:t>k</m:t>
        </m:r>
      </m:oMath>
      <w:r>
        <w:rPr>
          <w:rFonts w:hint="eastAsia" w:hAnsi="Cambria Math" w:cs="宋体"/>
          <w:i w:val="0"/>
          <w:kern w:val="2"/>
          <w:sz w:val="24"/>
          <w:szCs w:val="24"/>
          <w:lang w:val="en-US" w:eastAsia="zh-CN" w:bidi="ar-SA"/>
        </w:rPr>
        <w:t>个尺度下位置</w:t>
      </w:r>
      <m:oMath>
        <m:r>
          <m:rPr/>
          <w:rPr>
            <w:rFonts w:hint="default" w:ascii="Cambria Math" w:hAnsi="Cambria Math" w:cs="宋体"/>
            <w:kern w:val="2"/>
            <w:sz w:val="24"/>
            <w:szCs w:val="24"/>
            <w:lang w:val="en-US" w:eastAsia="zh-CN" w:bidi="ar-SA"/>
          </w:rPr>
          <m:t>(i,j)</m:t>
        </m:r>
      </m:oMath>
      <w:r>
        <w:rPr>
          <w:rFonts w:hint="eastAsia" w:hAnsi="Cambria Math" w:cs="宋体"/>
          <w:i w:val="0"/>
          <w:kern w:val="2"/>
          <w:sz w:val="24"/>
          <w:szCs w:val="24"/>
          <w:lang w:val="en-US" w:eastAsia="zh-CN" w:bidi="ar-SA"/>
        </w:rPr>
        <w:t>的特征子集，</w:t>
      </w:r>
      <m:oMath>
        <m:r>
          <m:rPr/>
          <w:rPr>
            <w:rFonts w:hint="default" w:ascii="Cambria Math" w:hAnsi="Cambria Math" w:cs="宋体"/>
            <w:kern w:val="2"/>
            <w:sz w:val="24"/>
            <w:szCs w:val="24"/>
            <w:lang w:val="en-US" w:eastAsia="zh-CN" w:bidi="ar-SA"/>
          </w:rPr>
          <m:t>K</m:t>
        </m:r>
      </m:oMath>
      <w:r>
        <w:rPr>
          <w:rFonts w:hint="eastAsia" w:hAnsi="Cambria Math" w:cs="宋体"/>
          <w:i w:val="0"/>
          <w:kern w:val="2"/>
          <w:sz w:val="24"/>
          <w:szCs w:val="24"/>
          <w:lang w:val="en-US" w:eastAsia="zh-CN" w:bidi="ar-SA"/>
        </w:rPr>
        <w:t>为尺度总数，每组特征包含</w:t>
      </w:r>
      <m:oMath>
        <m:sSub>
          <m:sSubPr>
            <m:ctrlPr>
              <w:rPr>
                <w:rFonts w:ascii="Cambria Math" w:hAnsi="Cambria Math" w:cs="宋体"/>
                <w:i/>
                <w:kern w:val="2"/>
                <w:sz w:val="24"/>
                <w:szCs w:val="24"/>
                <w:lang w:val="en-US" w:bidi="ar-SA"/>
              </w:rPr>
            </m:ctrlPr>
          </m:sSubPr>
          <m:e>
            <m:r>
              <m:rPr/>
              <w:rPr>
                <w:rFonts w:hint="default" w:ascii="Cambria Math" w:hAnsi="Cambria Math" w:cs="宋体"/>
                <w:kern w:val="2"/>
                <w:sz w:val="24"/>
                <w:szCs w:val="24"/>
                <w:lang w:val="en-US" w:eastAsia="zh-CN" w:bidi="ar-SA"/>
              </w:rPr>
              <m:t>N</m:t>
            </m:r>
            <m:ctrlPr>
              <w:rPr>
                <w:rFonts w:ascii="Cambria Math" w:hAnsi="Cambria Math" w:cs="宋体"/>
                <w:i/>
                <w:kern w:val="2"/>
                <w:sz w:val="24"/>
                <w:szCs w:val="24"/>
                <w:lang w:val="en-US" w:bidi="ar-SA"/>
              </w:rPr>
            </m:ctrlPr>
          </m:e>
          <m:sub>
            <m:r>
              <m:rPr/>
              <w:rPr>
                <w:rFonts w:hint="default" w:ascii="Cambria Math" w:hAnsi="Cambria Math" w:cs="宋体"/>
                <w:kern w:val="2"/>
                <w:sz w:val="24"/>
                <w:szCs w:val="24"/>
                <w:lang w:val="en-US" w:eastAsia="zh-CN" w:bidi="ar-SA"/>
              </w:rPr>
              <m:t>k</m:t>
            </m:r>
            <m:ctrlPr>
              <w:rPr>
                <w:rFonts w:ascii="Cambria Math" w:hAnsi="Cambria Math" w:cs="宋体"/>
                <w:i/>
                <w:kern w:val="2"/>
                <w:sz w:val="24"/>
                <w:szCs w:val="24"/>
                <w:lang w:val="en-US" w:bidi="ar-SA"/>
              </w:rPr>
            </m:ctrlPr>
          </m:sub>
        </m:sSub>
      </m:oMath>
      <w:r>
        <w:rPr>
          <w:rFonts w:hint="eastAsia" w:hAnsi="Cambria Math" w:cs="宋体"/>
          <w:i w:val="0"/>
          <w:kern w:val="2"/>
          <w:sz w:val="24"/>
          <w:szCs w:val="24"/>
          <w:lang w:val="en-US" w:eastAsia="zh-CN" w:bidi="ar-SA"/>
        </w:rPr>
        <w:t>个特征块。</w:t>
      </w:r>
    </w:p>
    <w:p w14:paraId="4C249AD0">
      <w:pPr>
        <w:numPr>
          <w:ilvl w:val="0"/>
          <w:numId w:val="0"/>
        </w:numPr>
        <w:topLinePunct/>
        <w:spacing w:line="360" w:lineRule="auto"/>
        <w:rPr>
          <w:rFonts w:hint="eastAsia" w:hAnsi="Cambria Math" w:cs="宋体"/>
          <w:i w:val="0"/>
          <w:kern w:val="2"/>
          <w:sz w:val="24"/>
          <w:szCs w:val="24"/>
          <w:lang w:val="en-US" w:eastAsia="zh-CN" w:bidi="ar-SA"/>
        </w:rPr>
      </w:pPr>
      <w:r>
        <w:rPr>
          <w:rFonts w:hint="eastAsia" w:ascii="Times New Roman" w:hAnsi="Times New Roman"/>
          <w:b/>
          <w:bCs/>
          <w:sz w:val="24"/>
          <w:szCs w:val="24"/>
        </w:rPr>
        <w:t>[00</w:t>
      </w:r>
      <w:r>
        <w:rPr>
          <w:rFonts w:hint="eastAsia" w:ascii="Times New Roman" w:hAnsi="Times New Roman"/>
          <w:b/>
          <w:bCs/>
          <w:sz w:val="24"/>
          <w:szCs w:val="24"/>
          <w:lang w:val="en-US" w:eastAsia="zh-CN"/>
        </w:rPr>
        <w:t>10</w:t>
      </w:r>
      <w:r>
        <w:rPr>
          <w:rFonts w:hint="eastAsia" w:ascii="Times New Roman" w:hAnsi="Times New Roman"/>
          <w:b/>
          <w:bCs/>
          <w:sz w:val="24"/>
          <w:szCs w:val="24"/>
        </w:rPr>
        <w:t>]</w:t>
      </w:r>
      <w:ins w:id="84" w:author="♚酸奶" w:date="2025-12-05T10:02:55Z">
        <w:r>
          <w:rPr>
            <w:rFonts w:hint="eastAsia" w:ascii="Times New Roman" w:hAnsi="Times New Roman"/>
            <w:b/>
            <w:bCs/>
            <w:sz w:val="24"/>
            <w:szCs w:val="24"/>
            <w:lang w:val="en-US" w:eastAsia="zh-CN"/>
          </w:rPr>
          <w:t>步骤</w:t>
        </w:r>
      </w:ins>
      <w:ins w:id="85" w:author="♚酸奶" w:date="2025-12-05T09:39:45Z">
        <w:r>
          <w:rPr>
            <w:rFonts w:hint="eastAsia" w:ascii="Times New Roman" w:hAnsi="Times New Roman"/>
            <w:b/>
            <w:bCs/>
            <w:sz w:val="24"/>
            <w:szCs w:val="24"/>
            <w:lang w:val="en-US" w:eastAsia="zh-CN"/>
          </w:rPr>
          <w:t>S</w:t>
        </w:r>
      </w:ins>
      <w:r>
        <w:rPr>
          <w:rFonts w:hint="eastAsia" w:ascii="Times New Roman" w:hAnsi="Times New Roman"/>
          <w:b/>
          <w:bCs/>
          <w:sz w:val="24"/>
          <w:szCs w:val="24"/>
          <w:lang w:val="en-US" w:eastAsia="zh-CN"/>
        </w:rPr>
        <w:t xml:space="preserve"> </w:t>
      </w:r>
      <w:r>
        <w:rPr>
          <w:rFonts w:hint="eastAsia" w:ascii="Times New Roman" w:hAnsi="Times New Roman"/>
          <w:sz w:val="24"/>
          <w:szCs w:val="24"/>
          <w:lang w:val="en-US" w:eastAsia="zh-CN"/>
        </w:rPr>
        <w:t>2. 特征编码与归一化：对每个尺度特征子集进行统一编码与归一化，保证空间维度和数值分布一致。首先通过池化操作将</w:t>
      </w:r>
      <m:oMath>
        <m:sSubSup>
          <m:sSubSupPr>
            <m:ctrlPr>
              <w:rPr>
                <w:rFonts w:hint="default" w:ascii="Cambria Math" w:hAnsi="Cambria Math" w:cs="宋体"/>
                <w:i/>
                <w:kern w:val="2"/>
                <w:sz w:val="24"/>
                <w:szCs w:val="24"/>
                <w:lang w:val="en-US" w:eastAsia="zh-CN" w:bidi="ar-SA"/>
              </w:rPr>
            </m:ctrlPr>
          </m:sSubSupPr>
          <m:e>
            <m:r>
              <m:rPr/>
              <w:rPr>
                <w:rFonts w:hint="default" w:ascii="Cambria Math" w:hAnsi="Cambria Math" w:cs="宋体"/>
                <w:kern w:val="2"/>
                <w:sz w:val="24"/>
                <w:szCs w:val="24"/>
                <w:lang w:val="en-US" w:eastAsia="zh-CN" w:bidi="ar-SA"/>
              </w:rPr>
              <m:t>F</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k</m:t>
            </m:r>
            <m:ctrlPr>
              <w:rPr>
                <w:rFonts w:hint="default" w:ascii="Cambria Math" w:hAnsi="Cambria Math" w:cs="宋体"/>
                <w:i/>
                <w:kern w:val="2"/>
                <w:sz w:val="24"/>
                <w:szCs w:val="24"/>
                <w:lang w:val="en-US" w:eastAsia="zh-CN" w:bidi="ar-SA"/>
              </w:rPr>
            </m:ctrlPr>
          </m:sub>
          <m:sup>
            <m:r>
              <m:rPr/>
              <w:rPr>
                <w:rFonts w:hint="default" w:ascii="Cambria Math" w:hAnsi="Cambria Math" w:cs="宋体"/>
                <w:kern w:val="2"/>
                <w:sz w:val="24"/>
                <w:szCs w:val="24"/>
                <w:lang w:val="en-US" w:eastAsia="zh-CN" w:bidi="ar-SA"/>
              </w:rPr>
              <m:t>(i,j)</m:t>
            </m:r>
            <m:ctrlPr>
              <w:rPr>
                <w:rFonts w:hint="default" w:ascii="Cambria Math" w:hAnsi="Cambria Math" w:cs="宋体"/>
                <w:i/>
                <w:kern w:val="2"/>
                <w:sz w:val="24"/>
                <w:szCs w:val="24"/>
                <w:lang w:val="en-US" w:eastAsia="zh-CN" w:bidi="ar-SA"/>
              </w:rPr>
            </m:ctrlPr>
          </m:sup>
        </m:sSubSup>
      </m:oMath>
      <w:r>
        <w:rPr>
          <w:rFonts w:hint="eastAsia" w:hAnsi="Cambria Math" w:cs="宋体"/>
          <w:i w:val="0"/>
          <w:kern w:val="2"/>
          <w:sz w:val="24"/>
          <w:szCs w:val="24"/>
          <w:lang w:val="en-US" w:eastAsia="zh-CN" w:bidi="ar-SA"/>
        </w:rPr>
        <w:t>压缩为固定维度特征向量，再通过线性变换进行维度对齐：</w:t>
      </w:r>
    </w:p>
    <w:p w14:paraId="26314CC6">
      <w:pPr>
        <w:numPr>
          <w:ilvl w:val="0"/>
          <w:numId w:val="0"/>
        </w:numPr>
        <w:topLinePunct/>
        <w:spacing w:line="360" w:lineRule="auto"/>
        <w:jc w:val="center"/>
        <w:rPr>
          <w:rFonts w:hint="eastAsia" w:hAnsi="Cambria Math" w:cs="Cambria Math"/>
          <w:i w:val="0"/>
          <w:kern w:val="2"/>
          <w:sz w:val="24"/>
          <w:szCs w:val="24"/>
          <w:lang w:val="en-US" w:eastAsia="zh-CN" w:bidi="ar-SA"/>
        </w:rPr>
      </w:pPr>
      <m:oMath>
        <m:sSubSup>
          <m:sSubSupPr>
            <m:ctrlPr>
              <w:rPr>
                <w:rFonts w:ascii="Cambria Math" w:hAnsi="Cambria Math" w:cs="宋体"/>
                <w:i/>
                <w:kern w:val="2"/>
                <w:sz w:val="24"/>
                <w:szCs w:val="24"/>
                <w:lang w:val="en-US" w:bidi="ar-SA"/>
              </w:rPr>
            </m:ctrlPr>
          </m:sSubSupPr>
          <m:e>
            <m:r>
              <m:rPr/>
              <w:rPr>
                <w:rFonts w:hint="default" w:ascii="Cambria Math" w:hAnsi="Cambria Math" w:cs="宋体"/>
                <w:kern w:val="2"/>
                <w:sz w:val="24"/>
                <w:szCs w:val="24"/>
                <w:lang w:val="en-US" w:eastAsia="zh-CN" w:bidi="ar-SA"/>
              </w:rPr>
              <m:t>f</m:t>
            </m:r>
            <m:ctrlPr>
              <w:rPr>
                <w:rFonts w:ascii="Cambria Math" w:hAnsi="Cambria Math" w:cs="宋体"/>
                <w:i/>
                <w:kern w:val="2"/>
                <w:sz w:val="24"/>
                <w:szCs w:val="24"/>
                <w:lang w:val="en-US" w:bidi="ar-SA"/>
              </w:rPr>
            </m:ctrlPr>
          </m:e>
          <m:sub>
            <m:r>
              <m:rPr/>
              <w:rPr>
                <w:rFonts w:hint="default" w:ascii="Cambria Math" w:hAnsi="Cambria Math" w:cs="宋体"/>
                <w:kern w:val="2"/>
                <w:sz w:val="24"/>
                <w:szCs w:val="24"/>
                <w:lang w:val="en-US" w:eastAsia="zh-CN" w:bidi="ar-SA"/>
              </w:rPr>
              <m:t>k</m:t>
            </m:r>
            <m:ctrlPr>
              <w:rPr>
                <w:rFonts w:ascii="Cambria Math" w:hAnsi="Cambria Math" w:cs="宋体"/>
                <w:i/>
                <w:kern w:val="2"/>
                <w:sz w:val="24"/>
                <w:szCs w:val="24"/>
                <w:lang w:val="en-US" w:bidi="ar-SA"/>
              </w:rPr>
            </m:ctrlPr>
          </m:sub>
          <m:sup>
            <m:r>
              <m:rPr/>
              <w:rPr>
                <w:rFonts w:hint="default" w:ascii="Cambria Math" w:hAnsi="Cambria Math" w:cs="宋体"/>
                <w:kern w:val="2"/>
                <w:sz w:val="24"/>
                <w:szCs w:val="24"/>
                <w:lang w:val="en-US" w:eastAsia="zh-CN" w:bidi="ar-SA"/>
              </w:rPr>
              <m:t>(i,j)</m:t>
            </m:r>
            <m:ctrlPr>
              <w:rPr>
                <w:rFonts w:ascii="Cambria Math" w:hAnsi="Cambria Math" w:cs="宋体"/>
                <w:i/>
                <w:kern w:val="2"/>
                <w:sz w:val="24"/>
                <w:szCs w:val="24"/>
                <w:lang w:val="en-US" w:bidi="ar-SA"/>
              </w:rPr>
            </m:ctrlPr>
          </m:sup>
        </m:sSubSup>
        <m:r>
          <m:rPr/>
          <w:rPr>
            <w:rFonts w:hint="default" w:ascii="Cambria Math" w:hAnsi="Cambria Math" w:cs="宋体"/>
            <w:kern w:val="2"/>
            <w:sz w:val="24"/>
            <w:szCs w:val="24"/>
            <w:lang w:val="en-US" w:eastAsia="zh-CN" w:bidi="ar-SA"/>
          </w:rPr>
          <m:t>=Flatten(Pool(</m:t>
        </m:r>
        <m:sSubSup>
          <m:sSubSupPr>
            <m:ctrlPr>
              <w:rPr>
                <w:rFonts w:hint="default" w:ascii="Cambria Math" w:hAnsi="Cambria Math" w:cs="宋体"/>
                <w:i/>
                <w:kern w:val="2"/>
                <w:sz w:val="24"/>
                <w:szCs w:val="24"/>
                <w:lang w:val="en-US" w:eastAsia="zh-CN" w:bidi="ar-SA"/>
              </w:rPr>
            </m:ctrlPr>
          </m:sSubSupPr>
          <m:e>
            <m:r>
              <m:rPr/>
              <w:rPr>
                <w:rFonts w:hint="default" w:ascii="Cambria Math" w:hAnsi="Cambria Math" w:cs="宋体"/>
                <w:kern w:val="2"/>
                <w:sz w:val="24"/>
                <w:szCs w:val="24"/>
                <w:lang w:val="en-US" w:eastAsia="zh-CN" w:bidi="ar-SA"/>
              </w:rPr>
              <m:t>F</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k</m:t>
            </m:r>
            <m:ctrlPr>
              <w:rPr>
                <w:rFonts w:hint="default" w:ascii="Cambria Math" w:hAnsi="Cambria Math" w:cs="宋体"/>
                <w:i/>
                <w:kern w:val="2"/>
                <w:sz w:val="24"/>
                <w:szCs w:val="24"/>
                <w:lang w:val="en-US" w:eastAsia="zh-CN" w:bidi="ar-SA"/>
              </w:rPr>
            </m:ctrlPr>
          </m:sub>
          <m:sup>
            <m:r>
              <m:rPr/>
              <w:rPr>
                <w:rFonts w:hint="default" w:ascii="Cambria Math" w:hAnsi="Cambria Math" w:cs="宋体"/>
                <w:kern w:val="2"/>
                <w:sz w:val="24"/>
                <w:szCs w:val="24"/>
                <w:lang w:val="en-US" w:eastAsia="zh-CN" w:bidi="ar-SA"/>
              </w:rPr>
              <m:t>(i,j)</m:t>
            </m:r>
            <m:ctrlPr>
              <w:rPr>
                <w:rFonts w:hint="default" w:ascii="Cambria Math" w:hAnsi="Cambria Math" w:cs="宋体"/>
                <w:i/>
                <w:kern w:val="2"/>
                <w:sz w:val="24"/>
                <w:szCs w:val="24"/>
                <w:lang w:val="en-US" w:eastAsia="zh-CN" w:bidi="ar-SA"/>
              </w:rPr>
            </m:ctrlPr>
          </m:sup>
        </m:sSubSup>
        <m:r>
          <m:rPr/>
          <w:rPr>
            <w:rFonts w:hint="default" w:ascii="Cambria Math" w:hAnsi="Cambria Math" w:cs="宋体"/>
            <w:kern w:val="2"/>
            <w:sz w:val="24"/>
            <w:szCs w:val="24"/>
            <w:lang w:val="en-US" w:eastAsia="zh-CN" w:bidi="ar-SA"/>
          </w:rPr>
          <m:t>))</m:t>
        </m:r>
        <m:r>
          <m:rPr/>
          <w:rPr>
            <w:rFonts w:hint="default" w:ascii="Cambria Math" w:hAnsi="Cambria Math" w:cs="Cambria Math"/>
            <w:kern w:val="2"/>
            <w:sz w:val="24"/>
            <w:szCs w:val="24"/>
            <w:lang w:val="en-US" w:eastAsia="zh-CN" w:bidi="ar-SA"/>
          </w:rPr>
          <m:t>∈</m:t>
        </m:r>
        <m:sSup>
          <m:sSupPr>
            <m:ctrlPr>
              <w:rPr>
                <w:rFonts w:hint="default" w:ascii="Cambria Math" w:hAnsi="Cambria Math" w:cs="Cambria Math"/>
                <w:i/>
                <w:kern w:val="2"/>
                <w:sz w:val="24"/>
                <w:szCs w:val="24"/>
                <w:lang w:val="en-US" w:eastAsia="zh-CN" w:bidi="ar-SA"/>
              </w:rPr>
            </m:ctrlPr>
          </m:sSupPr>
          <m:e>
            <m:r>
              <m:rPr/>
              <w:rPr>
                <w:rFonts w:hint="default" w:ascii="Cambria Math" w:hAnsi="Cambria Math" w:cs="Cambria Math"/>
                <w:kern w:val="2"/>
                <w:sz w:val="24"/>
                <w:szCs w:val="24"/>
                <w:lang w:val="en-US" w:eastAsia="zh-CN" w:bidi="ar-SA"/>
              </w:rPr>
              <m:t>R</m:t>
            </m:r>
            <m:ctrlPr>
              <w:rPr>
                <w:rFonts w:hint="default" w:ascii="Cambria Math" w:hAnsi="Cambria Math" w:cs="Cambria Math"/>
                <w:i/>
                <w:kern w:val="2"/>
                <w:sz w:val="24"/>
                <w:szCs w:val="24"/>
                <w:lang w:val="en-US" w:eastAsia="zh-CN" w:bidi="ar-SA"/>
              </w:rPr>
            </m:ctrlPr>
          </m:e>
          <m:sup>
            <m:r>
              <m:rPr/>
              <w:rPr>
                <w:rFonts w:hint="default" w:ascii="Cambria Math" w:hAnsi="Cambria Math" w:cs="Cambria Math"/>
                <w:kern w:val="2"/>
                <w:sz w:val="24"/>
                <w:szCs w:val="24"/>
                <w:lang w:val="en-US" w:eastAsia="zh-CN" w:bidi="ar-SA"/>
              </w:rPr>
              <m:t>d</m:t>
            </m:r>
            <m:ctrlPr>
              <w:rPr>
                <w:rFonts w:hint="default" w:ascii="Cambria Math" w:hAnsi="Cambria Math" w:cs="Cambria Math"/>
                <w:i/>
                <w:kern w:val="2"/>
                <w:sz w:val="24"/>
                <w:szCs w:val="24"/>
                <w:lang w:val="en-US" w:eastAsia="zh-CN" w:bidi="ar-SA"/>
              </w:rPr>
            </m:ctrlPr>
          </m:sup>
        </m:sSup>
      </m:oMath>
      <w:del w:id="86" w:author="♚酸奶" w:date="2025-12-05T09:39:27Z">
        <w:r>
          <w:rPr>
            <w:rFonts w:hint="eastAsia" w:hAnsi="Cambria Math" w:cs="Cambria Math"/>
            <w:i w:val="0"/>
            <w:kern w:val="2"/>
            <w:sz w:val="24"/>
            <w:szCs w:val="24"/>
            <w:lang w:val="en-US" w:eastAsia="zh-CN" w:bidi="ar-SA"/>
          </w:rPr>
          <w:delText>,</w:delText>
        </w:r>
      </w:del>
    </w:p>
    <w:p w14:paraId="262AAFB2">
      <w:pPr>
        <w:numPr>
          <w:ilvl w:val="0"/>
          <w:numId w:val="0"/>
        </w:numPr>
        <w:topLinePunct/>
        <w:spacing w:line="360" w:lineRule="auto"/>
        <w:rPr>
          <w:rFonts w:hint="eastAsia" w:hAnsi="Cambria Math" w:cs="Cambria Math"/>
          <w:i w:val="0"/>
          <w:kern w:val="2"/>
          <w:sz w:val="24"/>
          <w:szCs w:val="24"/>
          <w:lang w:val="en-US" w:eastAsia="zh-CN" w:bidi="ar-SA"/>
        </w:rPr>
      </w:pPr>
      <w:r>
        <w:rPr>
          <w:rFonts w:hint="eastAsia" w:hAnsi="Cambria Math" w:cs="Cambria Math"/>
          <w:i w:val="0"/>
          <w:kern w:val="2"/>
          <w:sz w:val="24"/>
          <w:szCs w:val="24"/>
          <w:lang w:val="en-US" w:eastAsia="zh-CN" w:bidi="ar-SA"/>
        </w:rPr>
        <w:t>其中</w:t>
      </w:r>
      <m:oMath>
        <m:r>
          <m:rPr/>
          <w:rPr>
            <w:rFonts w:hint="default" w:ascii="Cambria Math" w:hAnsi="Cambria Math" w:cs="宋体"/>
            <w:kern w:val="2"/>
            <w:sz w:val="24"/>
            <w:szCs w:val="24"/>
            <w:lang w:val="en-US" w:eastAsia="zh-CN" w:bidi="ar-SA"/>
          </w:rPr>
          <m:t>Pool(</m:t>
        </m:r>
        <m:r>
          <m:rPr/>
          <w:rPr>
            <w:rFonts w:hint="eastAsia" w:ascii="Cambria Math" w:hAnsi="Cambria Math" w:cs="宋体"/>
            <w:kern w:val="2"/>
            <w:sz w:val="24"/>
            <w:szCs w:val="24"/>
            <w:lang w:val="en-US" w:eastAsia="zh-CN" w:bidi="ar-SA"/>
          </w:rPr>
          <m:t>·</m:t>
        </m:r>
        <m:r>
          <m:rPr/>
          <w:rPr>
            <w:rFonts w:hint="default" w:ascii="Cambria Math" w:hAnsi="Cambria Math" w:cs="宋体"/>
            <w:kern w:val="2"/>
            <w:sz w:val="24"/>
            <w:szCs w:val="24"/>
            <w:lang w:val="en-US" w:eastAsia="zh-CN" w:bidi="ar-SA"/>
          </w:rPr>
          <m:t>)</m:t>
        </m:r>
      </m:oMath>
      <w:r>
        <w:rPr>
          <w:rFonts w:hint="eastAsia" w:hAnsi="Cambria Math" w:cs="Cambria Math"/>
          <w:i w:val="0"/>
          <w:kern w:val="2"/>
          <w:sz w:val="24"/>
          <w:szCs w:val="24"/>
          <w:lang w:val="en-US" w:eastAsia="zh-CN" w:bidi="ar-SA"/>
        </w:rPr>
        <w:t>表示池化操作，</w:t>
      </w:r>
      <m:oMath>
        <m:r>
          <m:rPr/>
          <w:rPr>
            <w:rFonts w:hint="default" w:ascii="Cambria Math" w:hAnsi="Cambria Math" w:cs="宋体"/>
            <w:kern w:val="2"/>
            <w:sz w:val="24"/>
            <w:szCs w:val="24"/>
            <w:lang w:val="en-US" w:eastAsia="zh-CN" w:bidi="ar-SA"/>
          </w:rPr>
          <m:t>Flatten</m:t>
        </m:r>
        <m:r>
          <m:rPr>
            <m:sty m:val="p"/>
          </m:rPr>
          <w:rPr>
            <w:rFonts w:hint="eastAsia" w:hAnsi="Cambria Math" w:cs="Cambria Math"/>
            <w:kern w:val="2"/>
            <w:sz w:val="24"/>
            <w:szCs w:val="24"/>
            <w:lang w:val="en-US" w:eastAsia="zh-CN" w:bidi="ar-SA"/>
          </w:rPr>
          <m:t>(</m:t>
        </m:r>
        <m:r>
          <m:rPr/>
          <w:rPr>
            <w:rFonts w:hint="eastAsia" w:ascii="Cambria Math" w:hAnsi="Cambria Math" w:cs="宋体"/>
            <w:kern w:val="2"/>
            <w:sz w:val="24"/>
            <w:szCs w:val="24"/>
            <w:lang w:val="en-US" w:eastAsia="zh-CN" w:bidi="ar-SA"/>
          </w:rPr>
          <m:t>·</m:t>
        </m:r>
        <m:r>
          <m:rPr>
            <m:sty m:val="p"/>
          </m:rPr>
          <w:rPr>
            <w:rFonts w:hint="eastAsia" w:hAnsi="Cambria Math" w:cs="Cambria Math"/>
            <w:kern w:val="2"/>
            <w:sz w:val="24"/>
            <w:szCs w:val="24"/>
            <w:lang w:val="en-US" w:eastAsia="zh-CN" w:bidi="ar-SA"/>
          </w:rPr>
          <m:t>)</m:t>
        </m:r>
      </m:oMath>
      <w:r>
        <w:rPr>
          <w:rFonts w:hint="eastAsia" w:hAnsi="Cambria Math" w:cs="Cambria Math"/>
          <w:i w:val="0"/>
          <w:kern w:val="2"/>
          <w:sz w:val="24"/>
          <w:szCs w:val="24"/>
          <w:lang w:val="en-US" w:eastAsia="zh-CN" w:bidi="ar-SA"/>
        </w:rPr>
        <w:t>表示展平操作，</w:t>
      </w:r>
      <m:oMath>
        <m:r>
          <m:rPr/>
          <w:rPr>
            <w:rFonts w:hint="default" w:ascii="Cambria Math" w:hAnsi="Cambria Math" w:cs="Cambria Math"/>
            <w:kern w:val="2"/>
            <w:sz w:val="24"/>
            <w:szCs w:val="24"/>
            <w:lang w:val="en-US" w:eastAsia="zh-CN" w:bidi="ar-SA"/>
          </w:rPr>
          <m:t>d</m:t>
        </m:r>
      </m:oMath>
      <w:r>
        <w:rPr>
          <w:rFonts w:hint="eastAsia" w:hAnsi="Cambria Math" w:cs="Cambria Math"/>
          <w:i w:val="0"/>
          <w:kern w:val="2"/>
          <w:sz w:val="24"/>
          <w:szCs w:val="24"/>
          <w:lang w:val="en-US" w:eastAsia="zh-CN" w:bidi="ar-SA"/>
        </w:rPr>
        <w:t>为统一特征维度。随后进行层归一化(Layer Normalization)：</w:t>
      </w:r>
    </w:p>
    <w:p w14:paraId="4350C58E">
      <w:pPr>
        <w:numPr>
          <w:ilvl w:val="0"/>
          <w:numId w:val="0"/>
        </w:numPr>
        <w:topLinePunct/>
        <w:spacing w:line="360" w:lineRule="auto"/>
        <w:jc w:val="center"/>
        <w:rPr>
          <w:rFonts w:hint="eastAsia" w:hAnsi="Cambria Math" w:cs="Cambria Math"/>
          <w:i w:val="0"/>
          <w:kern w:val="2"/>
          <w:sz w:val="24"/>
          <w:szCs w:val="24"/>
          <w:lang w:val="en-US" w:eastAsia="zh-CN" w:bidi="ar-SA"/>
        </w:rPr>
      </w:pPr>
      <m:oMath>
        <m:sSubSup>
          <m:sSubSupPr>
            <m:ctrlPr>
              <w:rPr>
                <w:rFonts w:ascii="Cambria Math" w:hAnsi="Cambria Math" w:cs="宋体"/>
                <w:i/>
                <w:kern w:val="2"/>
                <w:sz w:val="24"/>
                <w:szCs w:val="24"/>
                <w:lang w:val="en-US" w:bidi="ar-SA"/>
              </w:rPr>
            </m:ctrlPr>
          </m:sSubSupPr>
          <m:e>
            <m:r>
              <m:rPr/>
              <w:rPr>
                <w:rFonts w:hint="default" w:ascii="Cambria Math" w:hAnsi="Cambria Math" w:cs="宋体"/>
                <w:kern w:val="2"/>
                <w:sz w:val="24"/>
                <w:szCs w:val="24"/>
                <w:lang w:val="en-US" w:eastAsia="zh-CN" w:bidi="ar-SA"/>
              </w:rPr>
              <m:t>f</m:t>
            </m:r>
            <m:ctrlPr>
              <w:rPr>
                <w:rFonts w:ascii="Cambria Math" w:hAnsi="Cambria Math" w:cs="宋体"/>
                <w:i/>
                <w:kern w:val="2"/>
                <w:sz w:val="24"/>
                <w:szCs w:val="24"/>
                <w:lang w:val="en-US" w:bidi="ar-SA"/>
              </w:rPr>
            </m:ctrlPr>
          </m:e>
          <m:sub>
            <m:r>
              <m:rPr/>
              <w:rPr>
                <w:rFonts w:hint="default" w:ascii="Cambria Math" w:hAnsi="Cambria Math" w:cs="宋体"/>
                <w:kern w:val="2"/>
                <w:sz w:val="24"/>
                <w:szCs w:val="24"/>
                <w:lang w:val="en-US" w:eastAsia="zh-CN" w:bidi="ar-SA"/>
              </w:rPr>
              <m:t>k</m:t>
            </m:r>
            <m:ctrlPr>
              <w:rPr>
                <w:rFonts w:ascii="Cambria Math" w:hAnsi="Cambria Math" w:cs="宋体"/>
                <w:i/>
                <w:kern w:val="2"/>
                <w:sz w:val="24"/>
                <w:szCs w:val="24"/>
                <w:lang w:val="en-US" w:bidi="ar-SA"/>
              </w:rPr>
            </m:ctrlPr>
          </m:sub>
          <m:sup>
            <m:r>
              <m:rPr/>
              <w:rPr>
                <w:rFonts w:hint="default" w:ascii="Cambria Math" w:hAnsi="Cambria Math" w:cs="宋体"/>
                <w:kern w:val="2"/>
                <w:sz w:val="24"/>
                <w:szCs w:val="24"/>
                <w:lang w:val="en-US" w:eastAsia="zh-CN" w:bidi="ar-SA"/>
              </w:rPr>
              <m:t>(i,j)</m:t>
            </m:r>
            <m:ctrlPr>
              <w:rPr>
                <w:rFonts w:ascii="Cambria Math" w:hAnsi="Cambria Math" w:cs="宋体"/>
                <w:i/>
                <w:kern w:val="2"/>
                <w:sz w:val="24"/>
                <w:szCs w:val="24"/>
                <w:lang w:val="en-US" w:bidi="ar-SA"/>
              </w:rPr>
            </m:ctrlPr>
          </m:sup>
        </m:sSubSup>
        <m:r>
          <m:rPr/>
          <w:rPr>
            <w:rFonts w:hint="default" w:ascii="Cambria Math" w:hAnsi="Cambria Math" w:cs="宋体"/>
            <w:kern w:val="2"/>
            <w:sz w:val="24"/>
            <w:szCs w:val="24"/>
            <w:lang w:val="en-US" w:eastAsia="zh-CN" w:bidi="ar-SA"/>
          </w:rPr>
          <m:t>=LN(</m:t>
        </m:r>
        <m:sSubSup>
          <m:sSubSupPr>
            <m:ctrlPr>
              <w:rPr>
                <w:rFonts w:ascii="Cambria Math" w:hAnsi="Cambria Math" w:cs="宋体"/>
                <w:i/>
                <w:kern w:val="2"/>
                <w:sz w:val="24"/>
                <w:szCs w:val="24"/>
                <w:lang w:val="en-US" w:bidi="ar-SA"/>
              </w:rPr>
            </m:ctrlPr>
          </m:sSubSupPr>
          <m:e>
            <m:r>
              <m:rPr/>
              <w:rPr>
                <w:rFonts w:hint="default" w:ascii="Cambria Math" w:hAnsi="Cambria Math" w:cs="宋体"/>
                <w:kern w:val="2"/>
                <w:sz w:val="24"/>
                <w:szCs w:val="24"/>
                <w:lang w:val="en-US" w:eastAsia="zh-CN" w:bidi="ar-SA"/>
              </w:rPr>
              <m:t>f</m:t>
            </m:r>
            <m:ctrlPr>
              <w:rPr>
                <w:rFonts w:ascii="Cambria Math" w:hAnsi="Cambria Math" w:cs="宋体"/>
                <w:i/>
                <w:kern w:val="2"/>
                <w:sz w:val="24"/>
                <w:szCs w:val="24"/>
                <w:lang w:val="en-US" w:bidi="ar-SA"/>
              </w:rPr>
            </m:ctrlPr>
          </m:e>
          <m:sub>
            <m:r>
              <m:rPr/>
              <w:rPr>
                <w:rFonts w:hint="default" w:ascii="Cambria Math" w:hAnsi="Cambria Math" w:cs="宋体"/>
                <w:kern w:val="2"/>
                <w:sz w:val="24"/>
                <w:szCs w:val="24"/>
                <w:lang w:val="en-US" w:eastAsia="zh-CN" w:bidi="ar-SA"/>
              </w:rPr>
              <m:t>k</m:t>
            </m:r>
            <m:ctrlPr>
              <w:rPr>
                <w:rFonts w:ascii="Cambria Math" w:hAnsi="Cambria Math" w:cs="宋体"/>
                <w:i/>
                <w:kern w:val="2"/>
                <w:sz w:val="24"/>
                <w:szCs w:val="24"/>
                <w:lang w:val="en-US" w:bidi="ar-SA"/>
              </w:rPr>
            </m:ctrlPr>
          </m:sub>
          <m:sup>
            <m:r>
              <m:rPr/>
              <w:rPr>
                <w:rFonts w:hint="default" w:ascii="Cambria Math" w:hAnsi="Cambria Math" w:cs="宋体"/>
                <w:kern w:val="2"/>
                <w:sz w:val="24"/>
                <w:szCs w:val="24"/>
                <w:lang w:val="en-US" w:eastAsia="zh-CN" w:bidi="ar-SA"/>
              </w:rPr>
              <m:t>(i,j)</m:t>
            </m:r>
            <m:ctrlPr>
              <w:rPr>
                <w:rFonts w:ascii="Cambria Math" w:hAnsi="Cambria Math" w:cs="宋体"/>
                <w:i/>
                <w:kern w:val="2"/>
                <w:sz w:val="24"/>
                <w:szCs w:val="24"/>
                <w:lang w:val="en-US" w:bidi="ar-SA"/>
              </w:rPr>
            </m:ctrlPr>
          </m:sup>
        </m:sSubSup>
        <m:r>
          <m:rPr/>
          <w:rPr>
            <w:rFonts w:hint="default" w:ascii="Cambria Math" w:hAnsi="Cambria Math" w:cs="宋体"/>
            <w:kern w:val="2"/>
            <w:sz w:val="24"/>
            <w:szCs w:val="24"/>
            <w:lang w:val="en-US" w:eastAsia="zh-CN" w:bidi="ar-SA"/>
          </w:rPr>
          <m:t xml:space="preserve">)=  </m:t>
        </m:r>
        <m:r>
          <m:rPr/>
          <w:rPr>
            <w:rFonts w:ascii="Cambria Math" w:hAnsi="Cambria Math" w:cs="宋体"/>
            <w:kern w:val="2"/>
            <w:sz w:val="24"/>
            <w:szCs w:val="24"/>
            <w:lang w:val="en-US" w:bidi="ar-SA"/>
          </w:rPr>
          <m:t>γ</m:t>
        </m:r>
        <m:f>
          <m:fPr>
            <m:ctrlPr>
              <w:rPr>
                <w:rFonts w:ascii="Cambria Math" w:hAnsi="Cambria Math" w:cs="宋体"/>
                <w:i/>
                <w:kern w:val="2"/>
                <w:sz w:val="24"/>
                <w:szCs w:val="24"/>
                <w:lang w:val="en-US" w:bidi="ar-SA"/>
              </w:rPr>
            </m:ctrlPr>
          </m:fPr>
          <m:num>
            <m:sSubSup>
              <m:sSubSupPr>
                <m:ctrlPr>
                  <w:rPr>
                    <w:rFonts w:ascii="Cambria Math" w:hAnsi="Cambria Math" w:cs="宋体"/>
                    <w:i/>
                    <w:kern w:val="2"/>
                    <w:sz w:val="24"/>
                    <w:szCs w:val="24"/>
                    <w:lang w:val="en-US" w:bidi="ar-SA"/>
                  </w:rPr>
                </m:ctrlPr>
              </m:sSubSupPr>
              <m:e>
                <m:r>
                  <m:rPr/>
                  <w:rPr>
                    <w:rFonts w:hint="default" w:ascii="Cambria Math" w:hAnsi="Cambria Math" w:cs="宋体"/>
                    <w:kern w:val="2"/>
                    <w:sz w:val="24"/>
                    <w:szCs w:val="24"/>
                    <w:lang w:val="en-US" w:eastAsia="zh-CN" w:bidi="ar-SA"/>
                  </w:rPr>
                  <m:t>f</m:t>
                </m:r>
                <m:ctrlPr>
                  <w:rPr>
                    <w:rFonts w:ascii="Cambria Math" w:hAnsi="Cambria Math" w:cs="宋体"/>
                    <w:i/>
                    <w:kern w:val="2"/>
                    <w:sz w:val="24"/>
                    <w:szCs w:val="24"/>
                    <w:lang w:val="en-US" w:bidi="ar-SA"/>
                  </w:rPr>
                </m:ctrlPr>
              </m:e>
              <m:sub>
                <m:r>
                  <m:rPr/>
                  <w:rPr>
                    <w:rFonts w:hint="default" w:ascii="Cambria Math" w:hAnsi="Cambria Math" w:cs="宋体"/>
                    <w:kern w:val="2"/>
                    <w:sz w:val="24"/>
                    <w:szCs w:val="24"/>
                    <w:lang w:val="en-US" w:eastAsia="zh-CN" w:bidi="ar-SA"/>
                  </w:rPr>
                  <m:t>k</m:t>
                </m:r>
                <m:ctrlPr>
                  <w:rPr>
                    <w:rFonts w:ascii="Cambria Math" w:hAnsi="Cambria Math" w:cs="宋体"/>
                    <w:i/>
                    <w:kern w:val="2"/>
                    <w:sz w:val="24"/>
                    <w:szCs w:val="24"/>
                    <w:lang w:val="en-US" w:bidi="ar-SA"/>
                  </w:rPr>
                </m:ctrlPr>
              </m:sub>
              <m:sup>
                <m:r>
                  <m:rPr/>
                  <w:rPr>
                    <w:rFonts w:hint="default" w:ascii="Cambria Math" w:hAnsi="Cambria Math" w:cs="宋体"/>
                    <w:kern w:val="2"/>
                    <w:sz w:val="24"/>
                    <w:szCs w:val="24"/>
                    <w:lang w:val="en-US" w:eastAsia="zh-CN" w:bidi="ar-SA"/>
                  </w:rPr>
                  <m:t>(i,j)</m:t>
                </m:r>
                <m:ctrlPr>
                  <w:rPr>
                    <w:rFonts w:ascii="Cambria Math" w:hAnsi="Cambria Math" w:cs="宋体"/>
                    <w:i/>
                    <w:kern w:val="2"/>
                    <w:sz w:val="24"/>
                    <w:szCs w:val="24"/>
                    <w:lang w:val="en-US" w:bidi="ar-SA"/>
                  </w:rPr>
                </m:ctrlPr>
              </m:sup>
            </m:sSubSup>
            <m:r>
              <m:rPr/>
              <w:rPr>
                <w:rFonts w:hint="default" w:ascii="Cambria Math" w:hAnsi="Cambria Math" w:cs="宋体"/>
                <w:kern w:val="2"/>
                <w:sz w:val="24"/>
                <w:szCs w:val="24"/>
                <w:lang w:val="en-US" w:eastAsia="zh-CN" w:bidi="ar-SA"/>
              </w:rPr>
              <m:t>−</m:t>
            </m:r>
            <m:r>
              <m:rPr/>
              <w:rPr>
                <w:rFonts w:ascii="Cambria Math" w:hAnsi="Cambria Math" w:cs="宋体"/>
                <w:kern w:val="2"/>
                <w:sz w:val="24"/>
                <w:szCs w:val="24"/>
                <w:lang w:val="en-US" w:bidi="ar-SA"/>
              </w:rPr>
              <m:t>μ</m:t>
            </m:r>
            <m:ctrlPr>
              <w:rPr>
                <w:rFonts w:ascii="Cambria Math" w:hAnsi="Cambria Math" w:cs="宋体"/>
                <w:i/>
                <w:kern w:val="2"/>
                <w:sz w:val="24"/>
                <w:szCs w:val="24"/>
                <w:lang w:val="en-US" w:bidi="ar-SA"/>
              </w:rPr>
            </m:ctrlPr>
          </m:num>
          <m:den>
            <m:r>
              <m:rPr/>
              <w:rPr>
                <w:rFonts w:ascii="Cambria Math" w:hAnsi="Cambria Math" w:cs="宋体"/>
                <w:kern w:val="2"/>
                <w:sz w:val="24"/>
                <w:szCs w:val="24"/>
                <w:lang w:val="en-US" w:bidi="ar-SA"/>
              </w:rPr>
              <m:t>σ+ε</m:t>
            </m:r>
            <m:ctrlPr>
              <w:rPr>
                <w:rFonts w:ascii="Cambria Math" w:hAnsi="Cambria Math" w:cs="宋体"/>
                <w:i/>
                <w:kern w:val="2"/>
                <w:sz w:val="24"/>
                <w:szCs w:val="24"/>
                <w:lang w:val="en-US" w:bidi="ar-SA"/>
              </w:rPr>
            </m:ctrlPr>
          </m:den>
        </m:f>
        <m:r>
          <m:rPr/>
          <w:rPr>
            <w:rFonts w:hint="default" w:ascii="Cambria Math" w:hAnsi="Cambria Math" w:cs="宋体"/>
            <w:kern w:val="2"/>
            <w:sz w:val="24"/>
            <w:szCs w:val="24"/>
            <w:lang w:val="en-US" w:eastAsia="zh-CN" w:bidi="ar-SA"/>
          </w:rPr>
          <m:t>+</m:t>
        </m:r>
        <m:r>
          <m:rPr/>
          <w:rPr>
            <w:rFonts w:ascii="Cambria Math" w:hAnsi="Cambria Math" w:cs="宋体"/>
            <w:kern w:val="2"/>
            <w:sz w:val="24"/>
            <w:szCs w:val="24"/>
            <w:lang w:val="en-US" w:bidi="ar-SA"/>
          </w:rPr>
          <m:t>β</m:t>
        </m:r>
        <m:r>
          <m:rPr/>
          <w:rPr>
            <w:rFonts w:hint="default" w:ascii="Cambria Math" w:hAnsi="Cambria Math" w:cs="宋体"/>
            <w:kern w:val="2"/>
            <w:sz w:val="24"/>
            <w:szCs w:val="24"/>
            <w:lang w:val="en-US" w:eastAsia="zh-CN" w:bidi="ar-SA"/>
          </w:rPr>
          <m:t xml:space="preserve">  </m:t>
        </m:r>
      </m:oMath>
      <w:del w:id="87" w:author="♚酸奶" w:date="2025-12-05T09:39:29Z">
        <w:r>
          <w:rPr>
            <w:rFonts w:hint="eastAsia" w:hAnsi="Cambria Math" w:cs="Cambria Math"/>
            <w:i w:val="0"/>
            <w:kern w:val="2"/>
            <w:sz w:val="24"/>
            <w:szCs w:val="24"/>
            <w:lang w:val="en-US" w:eastAsia="zh-CN" w:bidi="ar-SA"/>
          </w:rPr>
          <w:delText>,</w:delText>
        </w:r>
      </w:del>
    </w:p>
    <w:p w14:paraId="5DAE0C6C">
      <w:pPr>
        <w:numPr>
          <w:ilvl w:val="0"/>
          <w:numId w:val="0"/>
        </w:numPr>
        <w:topLinePunct/>
        <w:spacing w:line="360" w:lineRule="auto"/>
        <w:jc w:val="both"/>
        <w:rPr>
          <w:rFonts w:hint="default" w:hAnsi="Cambria Math" w:eastAsia="宋体" w:cs="Cambria Math"/>
          <w:i w:val="0"/>
          <w:kern w:val="2"/>
          <w:sz w:val="24"/>
          <w:szCs w:val="24"/>
          <w:lang w:val="en-US" w:eastAsia="zh-CN" w:bidi="ar-SA"/>
        </w:rPr>
      </w:pPr>
      <w:r>
        <w:rPr>
          <w:rFonts w:hint="eastAsia" w:hAnsi="Cambria Math" w:cs="Cambria Math"/>
          <w:i w:val="0"/>
          <w:kern w:val="2"/>
          <w:sz w:val="24"/>
          <w:szCs w:val="24"/>
          <w:lang w:val="en-US" w:eastAsia="zh-CN" w:bidi="ar-SA"/>
        </w:rPr>
        <w:t>其中</w:t>
      </w:r>
      <m:oMath>
        <m:r>
          <m:rPr/>
          <w:rPr>
            <w:rFonts w:ascii="Cambria Math" w:hAnsi="Cambria Math" w:cs="Cambria Math"/>
            <w:kern w:val="2"/>
            <w:sz w:val="24"/>
            <w:szCs w:val="24"/>
            <w:lang w:val="en-US" w:bidi="ar-SA"/>
          </w:rPr>
          <m:t>μ</m:t>
        </m:r>
        <m:r>
          <m:rPr/>
          <w:rPr>
            <w:rFonts w:hint="default" w:ascii="Cambria Math" w:hAnsi="Cambria Math" w:cs="Cambria Math"/>
            <w:kern w:val="2"/>
            <w:sz w:val="24"/>
            <w:szCs w:val="24"/>
            <w:lang w:val="en-US" w:eastAsia="zh-CN" w:bidi="ar-SA"/>
          </w:rPr>
          <m:t>,σ</m:t>
        </m:r>
      </m:oMath>
      <w:r>
        <w:rPr>
          <w:rFonts w:hint="eastAsia" w:hAnsi="Cambria Math" w:cs="Cambria Math"/>
          <w:b w:val="0"/>
          <w:i w:val="0"/>
          <w:kern w:val="2"/>
          <w:sz w:val="24"/>
          <w:szCs w:val="24"/>
          <w:lang w:val="en-US" w:eastAsia="zh-CN" w:bidi="ar-SA"/>
        </w:rPr>
        <w:t>为均值和标准差，</w:t>
      </w:r>
      <m:oMath>
        <m:r>
          <m:rPr/>
          <w:rPr>
            <w:rFonts w:ascii="Cambria Math" w:hAnsi="Cambria Math" w:cs="Cambria Math"/>
            <w:kern w:val="2"/>
            <w:sz w:val="24"/>
            <w:szCs w:val="24"/>
            <w:lang w:val="en-US" w:bidi="ar-SA"/>
          </w:rPr>
          <m:t>γ</m:t>
        </m:r>
        <m:r>
          <m:rPr/>
          <w:rPr>
            <w:rFonts w:hint="default" w:ascii="Cambria Math" w:hAnsi="Cambria Math" w:cs="Cambria Math"/>
            <w:kern w:val="2"/>
            <w:sz w:val="24"/>
            <w:szCs w:val="24"/>
            <w:lang w:val="en-US" w:eastAsia="zh-CN" w:bidi="ar-SA"/>
          </w:rPr>
          <m:t>,β</m:t>
        </m:r>
      </m:oMath>
      <w:r>
        <w:rPr>
          <w:rFonts w:hint="eastAsia" w:hAnsi="Cambria Math" w:cs="Cambria Math"/>
          <w:b w:val="0"/>
          <w:i w:val="0"/>
          <w:kern w:val="2"/>
          <w:sz w:val="24"/>
          <w:szCs w:val="24"/>
          <w:lang w:val="en-US" w:eastAsia="zh-CN" w:bidi="ar-SA"/>
        </w:rPr>
        <w:t>为可学习参数，</w:t>
      </w:r>
      <m:oMath>
        <m:r>
          <m:rPr/>
          <w:rPr>
            <w:rFonts w:ascii="Cambria Math" w:hAnsi="Cambria Math" w:cs="Cambria Math"/>
            <w:kern w:val="2"/>
            <w:sz w:val="24"/>
            <w:szCs w:val="24"/>
            <w:lang w:val="en-US" w:bidi="ar-SA"/>
          </w:rPr>
          <m:t>ε</m:t>
        </m:r>
      </m:oMath>
      <w:r>
        <w:rPr>
          <w:rFonts w:hint="eastAsia" w:hAnsi="Cambria Math" w:cs="Cambria Math"/>
          <w:i w:val="0"/>
          <w:kern w:val="2"/>
          <w:sz w:val="24"/>
          <w:szCs w:val="24"/>
          <w:lang w:val="en-US" w:eastAsia="zh-CN" w:bidi="ar-SA"/>
        </w:rPr>
        <w:t>为数值稳定常数。</w:t>
      </w:r>
    </w:p>
    <w:p w14:paraId="4C0C52E0">
      <w:pPr>
        <w:keepNext w:val="0"/>
        <w:keepLines w:val="0"/>
        <w:pageBreakBefore w:val="0"/>
        <w:widowControl w:val="0"/>
        <w:kinsoku/>
        <w:wordWrap/>
        <w:overflowPunct/>
        <w:topLinePunct/>
        <w:autoSpaceDE/>
        <w:autoSpaceDN/>
        <w:bidi w:val="0"/>
        <w:adjustRightInd/>
        <w:snapToGrid/>
        <w:spacing w:line="360" w:lineRule="auto"/>
        <w:textAlignment w:val="auto"/>
        <w:rPr>
          <w:rFonts w:hint="eastAsia" w:hAnsi="Cambria Math" w:cs="Times New Roman"/>
          <w:i w:val="0"/>
          <w:kern w:val="2"/>
          <w:sz w:val="24"/>
          <w:szCs w:val="24"/>
          <w:lang w:val="en-US" w:eastAsia="zh-CN" w:bidi="ar-SA"/>
        </w:rPr>
      </w:pPr>
      <w:r>
        <w:rPr>
          <w:rFonts w:hint="eastAsia" w:ascii="Times New Roman" w:hAnsi="Times New Roman"/>
          <w:b/>
          <w:bCs/>
          <w:sz w:val="24"/>
          <w:szCs w:val="24"/>
        </w:rPr>
        <w:t>[00</w:t>
      </w:r>
      <w:r>
        <w:rPr>
          <w:rFonts w:hint="eastAsia" w:ascii="Times New Roman" w:hAnsi="Times New Roman"/>
          <w:b/>
          <w:bCs/>
          <w:sz w:val="24"/>
          <w:szCs w:val="24"/>
          <w:lang w:val="en-US" w:eastAsia="zh-CN"/>
        </w:rPr>
        <w:t>11</w:t>
      </w:r>
      <w:r>
        <w:rPr>
          <w:rFonts w:hint="eastAsia" w:ascii="Times New Roman" w:hAnsi="Times New Roman"/>
          <w:b/>
          <w:bCs/>
          <w:sz w:val="24"/>
          <w:szCs w:val="24"/>
        </w:rPr>
        <w:t>]</w:t>
      </w:r>
      <w:r>
        <w:rPr>
          <w:rFonts w:hint="eastAsia" w:ascii="Times New Roman" w:hAnsi="Times New Roman"/>
          <w:b/>
          <w:bCs/>
          <w:sz w:val="24"/>
          <w:szCs w:val="24"/>
          <w:lang w:val="en-US" w:eastAsia="zh-CN"/>
        </w:rPr>
        <w:t xml:space="preserve"> </w:t>
      </w:r>
      <w:ins w:id="88" w:author="♚酸奶" w:date="2025-12-05T10:03:04Z">
        <w:r>
          <w:rPr>
            <w:rFonts w:hint="eastAsia" w:ascii="Times New Roman" w:hAnsi="Times New Roman"/>
            <w:b/>
            <w:bCs/>
            <w:sz w:val="24"/>
            <w:szCs w:val="24"/>
            <w:lang w:val="en-US" w:eastAsia="zh-CN"/>
          </w:rPr>
          <w:t>步骤</w:t>
        </w:r>
      </w:ins>
      <w:ins w:id="89" w:author="♚酸奶" w:date="2025-12-05T09:39:48Z">
        <w:r>
          <w:rPr>
            <w:rFonts w:hint="eastAsia" w:ascii="Times New Roman" w:hAnsi="Times New Roman"/>
            <w:b/>
            <w:bCs/>
            <w:sz w:val="24"/>
            <w:szCs w:val="24"/>
            <w:lang w:val="en-US" w:eastAsia="zh-CN"/>
          </w:rPr>
          <w:t>S</w:t>
        </w:r>
      </w:ins>
      <w:r>
        <w:rPr>
          <w:rFonts w:hint="eastAsia" w:ascii="Times New Roman" w:hAnsi="Times New Roman"/>
          <w:sz w:val="24"/>
          <w:szCs w:val="24"/>
          <w:lang w:val="en-US" w:eastAsia="zh-CN"/>
        </w:rPr>
        <w:t>3. 专家网络专业化处理：构建</w:t>
      </w:r>
      <m:oMath>
        <m:r>
          <m:rPr/>
          <w:rPr>
            <w:rFonts w:hint="default" w:ascii="Cambria Math" w:hAnsi="Cambria Math" w:cs="Times New Roman"/>
            <w:kern w:val="2"/>
            <w:sz w:val="24"/>
            <w:szCs w:val="24"/>
            <w:lang w:val="en-US" w:eastAsia="zh-CN" w:bidi="ar-SA"/>
          </w:rPr>
          <m:t>K</m:t>
        </m:r>
      </m:oMath>
      <w:r>
        <w:rPr>
          <w:rFonts w:hint="eastAsia" w:hAnsi="Cambria Math" w:cs="Times New Roman"/>
          <w:i w:val="0"/>
          <w:kern w:val="2"/>
          <w:sz w:val="24"/>
          <w:szCs w:val="24"/>
          <w:lang w:val="en-US" w:eastAsia="zh-CN" w:bidi="ar-SA"/>
        </w:rPr>
        <w:t>个专家网络</w:t>
      </w:r>
      <m:oMath>
        <m:r>
          <m:rPr/>
          <w:rPr>
            <w:rFonts w:hint="default" w:ascii="Cambria Math" w:hAnsi="Cambria Math" w:cs="Times New Roman"/>
            <w:kern w:val="2"/>
            <w:sz w:val="24"/>
            <w:szCs w:val="24"/>
            <w:lang w:val="en-US" w:eastAsia="zh-CN" w:bidi="ar-SA"/>
          </w:rPr>
          <m:t>{</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E</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1</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sSub>
          <m:sSubPr>
            <m:ctrlPr>
              <w:rPr>
                <w:rFonts w:hint="eastAsia"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E</m:t>
            </m:r>
            <m:ctrlPr>
              <w:rPr>
                <w:rFonts w:hint="eastAsia"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2</m:t>
            </m:r>
            <m:ctrlPr>
              <w:rPr>
                <w:rFonts w:hint="eastAsia"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E</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k</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oMath>
      <w:r>
        <w:rPr>
          <w:rFonts w:hint="eastAsia" w:hAnsi="Cambria Math" w:cs="Times New Roman"/>
          <w:i w:val="0"/>
          <w:kern w:val="2"/>
          <w:sz w:val="24"/>
          <w:szCs w:val="24"/>
          <w:lang w:val="en-US" w:eastAsia="zh-CN" w:bidi="ar-SA"/>
        </w:rPr>
        <w:t>，分别处理不同尺度特征。每个专家网络由多层全连接或卷积网络组成：</w:t>
      </w:r>
    </w:p>
    <w:p w14:paraId="7490454E">
      <w:pPr>
        <w:keepNext w:val="0"/>
        <w:keepLines w:val="0"/>
        <w:pageBreakBefore w:val="0"/>
        <w:widowControl w:val="0"/>
        <w:kinsoku/>
        <w:wordWrap/>
        <w:overflowPunct/>
        <w:topLinePunct/>
        <w:autoSpaceDE/>
        <w:autoSpaceDN/>
        <w:bidi w:val="0"/>
        <w:adjustRightInd/>
        <w:snapToGrid/>
        <w:spacing w:line="360" w:lineRule="auto"/>
        <w:textAlignment w:val="auto"/>
        <w:rPr>
          <w:rFonts w:hint="default" w:hAnsi="Cambria Math" w:eastAsia="宋体" w:cs="Times New Roman"/>
          <w:i w:val="0"/>
          <w:kern w:val="2"/>
          <w:sz w:val="24"/>
          <w:szCs w:val="24"/>
          <w:lang w:val="en-US" w:eastAsia="zh-CN" w:bidi="ar-SA"/>
        </w:rPr>
      </w:pPr>
      <m:oMathPara>
        <m:oMath>
          <m:sSub>
            <m:sSubPr>
              <m:ctrlPr>
                <w:rPr>
                  <w:rFonts w:ascii="Cambria Math" w:hAnsi="Cambria Math" w:cs="Times New Roman"/>
                  <w:i/>
                  <w:kern w:val="2"/>
                  <w:sz w:val="24"/>
                  <w:szCs w:val="24"/>
                  <w:lang w:val="en-US" w:bidi="ar-SA"/>
                </w:rPr>
              </m:ctrlPr>
            </m:sSubPr>
            <m:e>
              <m:r>
                <m:rPr/>
                <w:rPr>
                  <w:rFonts w:hint="default" w:ascii="Cambria Math" w:hAnsi="Cambria Math" w:cs="Times New Roman"/>
                  <w:kern w:val="2"/>
                  <w:sz w:val="24"/>
                  <w:szCs w:val="24"/>
                  <w:lang w:val="en-US" w:eastAsia="zh-CN" w:bidi="ar-SA"/>
                </w:rPr>
                <m:t>E</m:t>
              </m:r>
              <m:ctrlPr>
                <w:rPr>
                  <w:rFonts w:ascii="Cambria Math" w:hAnsi="Cambria Math" w:cs="Times New Roman"/>
                  <w:i/>
                  <w:kern w:val="2"/>
                  <w:sz w:val="24"/>
                  <w:szCs w:val="24"/>
                  <w:lang w:val="en-US" w:bidi="ar-SA"/>
                </w:rPr>
              </m:ctrlPr>
            </m:e>
            <m:sub>
              <m:r>
                <m:rPr/>
                <w:rPr>
                  <w:rFonts w:hint="default" w:ascii="Cambria Math" w:hAnsi="Cambria Math" w:cs="Times New Roman"/>
                  <w:kern w:val="2"/>
                  <w:sz w:val="24"/>
                  <w:szCs w:val="24"/>
                  <w:lang w:val="en-US" w:eastAsia="zh-CN" w:bidi="ar-SA"/>
                </w:rPr>
                <m:t>k</m:t>
              </m:r>
              <m:ctrlPr>
                <w:rPr>
                  <w:rFonts w:ascii="Cambria Math" w:hAnsi="Cambria Math" w:cs="Times New Roman"/>
                  <w:i/>
                  <w:kern w:val="2"/>
                  <w:sz w:val="24"/>
                  <w:szCs w:val="24"/>
                  <w:lang w:val="en-US" w:bidi="ar-SA"/>
                </w:rPr>
              </m:ctrlPr>
            </m:sub>
          </m:sSub>
          <m:r>
            <m:rPr/>
            <w:rPr>
              <w:rFonts w:hint="default" w:ascii="Cambria Math" w:hAnsi="Cambria Math" w:cs="Times New Roman"/>
              <w:kern w:val="2"/>
              <w:sz w:val="24"/>
              <w:szCs w:val="24"/>
              <w:lang w:val="en-US" w:eastAsia="zh-CN" w:bidi="ar-SA"/>
            </w:rPr>
            <m:t>(</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f</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k</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sSubSup>
            <m:sSubSupPr>
              <m:ctrlPr>
                <w:rPr>
                  <w:rFonts w:hint="default" w:ascii="Cambria Math" w:hAnsi="Cambria Math" w:cs="Times New Roman"/>
                  <w:i/>
                  <w:kern w:val="2"/>
                  <w:sz w:val="24"/>
                  <w:szCs w:val="24"/>
                  <w:lang w:val="en-US" w:eastAsia="zh-CN" w:bidi="ar-SA"/>
                </w:rPr>
              </m:ctrlPr>
            </m:sSubSupPr>
            <m:e>
              <m:r>
                <m:rPr/>
                <w:rPr>
                  <w:rFonts w:hint="default" w:ascii="Cambria Math" w:hAnsi="Cambria Math" w:cs="Times New Roman"/>
                  <w:kern w:val="2"/>
                  <w:sz w:val="24"/>
                  <w:szCs w:val="24"/>
                  <w:lang w:val="en-US" w:eastAsia="zh-CN" w:bidi="ar-SA"/>
                </w:rPr>
                <m:t>W</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k</m:t>
              </m:r>
              <m:ctrlPr>
                <w:rPr>
                  <w:rFonts w:hint="default" w:ascii="Cambria Math" w:hAnsi="Cambria Math" w:cs="Times New Roman"/>
                  <w:i/>
                  <w:kern w:val="2"/>
                  <w:sz w:val="24"/>
                  <w:szCs w:val="24"/>
                  <w:lang w:val="en-US" w:eastAsia="zh-CN" w:bidi="ar-SA"/>
                </w:rPr>
              </m:ctrlPr>
            </m:sub>
            <m:sup>
              <m:r>
                <m:rPr/>
                <w:rPr>
                  <w:rFonts w:hint="default" w:ascii="Cambria Math" w:hAnsi="Cambria Math" w:cs="Times New Roman"/>
                  <w:kern w:val="2"/>
                  <w:sz w:val="24"/>
                  <w:szCs w:val="24"/>
                  <w:lang w:val="en-US" w:eastAsia="zh-CN" w:bidi="ar-SA"/>
                </w:rPr>
                <m:t>(L)</m:t>
              </m:r>
              <m:ctrlPr>
                <w:rPr>
                  <w:rFonts w:hint="default" w:ascii="Cambria Math" w:hAnsi="Cambria Math" w:cs="Times New Roman"/>
                  <w:i/>
                  <w:kern w:val="2"/>
                  <w:sz w:val="24"/>
                  <w:szCs w:val="24"/>
                  <w:lang w:val="en-US" w:eastAsia="zh-CN" w:bidi="ar-SA"/>
                </w:rPr>
              </m:ctrlPr>
            </m:sup>
          </m:sSubSup>
          <m:r>
            <m:rPr/>
            <w:rPr>
              <w:rFonts w:hint="eastAsia" w:ascii="Cambria Math" w:hAnsi="Cambria Math" w:cs="Times New Roman"/>
              <w:kern w:val="2"/>
              <w:sz w:val="24"/>
              <w:szCs w:val="24"/>
              <w:lang w:val="en-US" w:eastAsia="zh-CN" w:bidi="ar-SA"/>
            </w:rPr>
            <m:t>·</m:t>
          </m:r>
          <m:r>
            <m:rPr/>
            <w:rPr>
              <w:rFonts w:hint="default" w:ascii="Cambria Math" w:hAnsi="Cambria Math" w:cs="Times New Roman"/>
              <w:kern w:val="2"/>
              <w:sz w:val="24"/>
              <w:szCs w:val="24"/>
              <w:lang w:val="en-US" w:eastAsia="zh-CN" w:bidi="ar-SA"/>
            </w:rPr>
            <m:t>ReLU(</m:t>
          </m:r>
          <m:sSubSup>
            <m:sSubSupPr>
              <m:ctrlPr>
                <w:rPr>
                  <w:rFonts w:hint="default" w:ascii="Cambria Math" w:hAnsi="Cambria Math" w:cs="Times New Roman"/>
                  <w:i/>
                  <w:kern w:val="2"/>
                  <w:sz w:val="24"/>
                  <w:szCs w:val="24"/>
                  <w:lang w:val="en-US" w:eastAsia="zh-CN" w:bidi="ar-SA"/>
                </w:rPr>
              </m:ctrlPr>
            </m:sSubSupPr>
            <m:e>
              <m:r>
                <m:rPr/>
                <w:rPr>
                  <w:rFonts w:hint="default" w:ascii="Cambria Math" w:hAnsi="Cambria Math" w:cs="Times New Roman"/>
                  <w:kern w:val="2"/>
                  <w:sz w:val="24"/>
                  <w:szCs w:val="24"/>
                  <w:lang w:val="en-US" w:eastAsia="zh-CN" w:bidi="ar-SA"/>
                </w:rPr>
                <m:t>W</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k</m:t>
              </m:r>
              <m:ctrlPr>
                <w:rPr>
                  <w:rFonts w:hint="default" w:ascii="Cambria Math" w:hAnsi="Cambria Math" w:cs="Times New Roman"/>
                  <w:i/>
                  <w:kern w:val="2"/>
                  <w:sz w:val="24"/>
                  <w:szCs w:val="24"/>
                  <w:lang w:val="en-US" w:eastAsia="zh-CN" w:bidi="ar-SA"/>
                </w:rPr>
              </m:ctrlPr>
            </m:sub>
            <m:sup>
              <m:r>
                <m:rPr/>
                <w:rPr>
                  <w:rFonts w:hint="default" w:ascii="Cambria Math" w:hAnsi="Cambria Math" w:cs="Times New Roman"/>
                  <w:kern w:val="2"/>
                  <w:sz w:val="24"/>
                  <w:szCs w:val="24"/>
                  <w:lang w:val="en-US" w:eastAsia="zh-CN" w:bidi="ar-SA"/>
                </w:rPr>
                <m:t>(L−1)</m:t>
              </m:r>
              <m:ctrlPr>
                <w:rPr>
                  <w:rFonts w:hint="default" w:ascii="Cambria Math" w:hAnsi="Cambria Math" w:cs="Times New Roman"/>
                  <w:i/>
                  <w:kern w:val="2"/>
                  <w:sz w:val="24"/>
                  <w:szCs w:val="24"/>
                  <w:lang w:val="en-US" w:eastAsia="zh-CN" w:bidi="ar-SA"/>
                </w:rPr>
              </m:ctrlPr>
            </m:sup>
          </m:sSubSup>
          <m:r>
            <m:rPr/>
            <w:rPr>
              <w:rFonts w:hint="eastAsia" w:ascii="Cambria Math" w:hAnsi="Cambria Math" w:cs="Times New Roman"/>
              <w:kern w:val="2"/>
              <w:sz w:val="24"/>
              <w:szCs w:val="24"/>
              <w:lang w:val="en-US" w:eastAsia="zh-CN" w:bidi="ar-SA"/>
            </w:rPr>
            <m:t>·</m:t>
          </m:r>
          <m:r>
            <m:rPr/>
            <w:rPr>
              <w:rFonts w:hint="default" w:ascii="Cambria Math" w:hAnsi="Cambria Math" w:cs="Times New Roman"/>
              <w:kern w:val="2"/>
              <w:sz w:val="24"/>
              <w:szCs w:val="24"/>
              <w:lang w:val="en-US" w:eastAsia="zh-CN" w:bidi="ar-SA"/>
            </w:rPr>
            <m:t>...ReLU(</m:t>
          </m:r>
          <m:sSubSup>
            <m:sSubSupPr>
              <m:ctrlPr>
                <w:rPr>
                  <w:rFonts w:hint="default" w:ascii="Cambria Math" w:hAnsi="Cambria Math" w:cs="Times New Roman"/>
                  <w:i/>
                  <w:kern w:val="2"/>
                  <w:sz w:val="24"/>
                  <w:szCs w:val="24"/>
                  <w:lang w:val="en-US" w:eastAsia="zh-CN" w:bidi="ar-SA"/>
                </w:rPr>
              </m:ctrlPr>
            </m:sSubSupPr>
            <m:e>
              <m:r>
                <m:rPr/>
                <w:rPr>
                  <w:rFonts w:hint="default" w:ascii="Cambria Math" w:hAnsi="Cambria Math" w:cs="Times New Roman"/>
                  <w:kern w:val="2"/>
                  <w:sz w:val="24"/>
                  <w:szCs w:val="24"/>
                  <w:lang w:val="en-US" w:eastAsia="zh-CN" w:bidi="ar-SA"/>
                </w:rPr>
                <m:t>w</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K</m:t>
              </m:r>
              <m:ctrlPr>
                <w:rPr>
                  <w:rFonts w:hint="default" w:ascii="Cambria Math" w:hAnsi="Cambria Math" w:cs="Times New Roman"/>
                  <w:i/>
                  <w:kern w:val="2"/>
                  <w:sz w:val="24"/>
                  <w:szCs w:val="24"/>
                  <w:lang w:val="en-US" w:eastAsia="zh-CN" w:bidi="ar-SA"/>
                </w:rPr>
              </m:ctrlPr>
            </m:sub>
            <m:sup>
              <m:r>
                <m:rPr/>
                <w:rPr>
                  <w:rFonts w:hint="default" w:ascii="Cambria Math" w:hAnsi="Cambria Math" w:cs="Times New Roman"/>
                  <w:kern w:val="2"/>
                  <w:sz w:val="24"/>
                  <w:szCs w:val="24"/>
                  <w:lang w:val="en-US" w:eastAsia="zh-CN" w:bidi="ar-SA"/>
                </w:rPr>
                <m:t>(1)</m:t>
              </m:r>
              <m:ctrlPr>
                <w:rPr>
                  <w:rFonts w:hint="default" w:ascii="Cambria Math" w:hAnsi="Cambria Math" w:cs="Times New Roman"/>
                  <w:i/>
                  <w:kern w:val="2"/>
                  <w:sz w:val="24"/>
                  <w:szCs w:val="24"/>
                  <w:lang w:val="en-US" w:eastAsia="zh-CN" w:bidi="ar-SA"/>
                </w:rPr>
              </m:ctrlPr>
            </m:sup>
          </m:sSubSup>
          <m:r>
            <m:rPr/>
            <w:rPr>
              <w:rFonts w:hint="eastAsia" w:ascii="Cambria Math" w:hAnsi="Cambria Math" w:cs="Times New Roman"/>
              <w:kern w:val="2"/>
              <w:sz w:val="24"/>
              <w:szCs w:val="24"/>
              <w:lang w:val="en-US" w:eastAsia="zh-CN" w:bidi="ar-SA"/>
            </w:rPr>
            <m:t>·</m:t>
          </m:r>
          <m:sSub>
            <m:sSubPr>
              <m:ctrlPr>
                <w:rPr>
                  <w:rFonts w:hint="eastAsia"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f</m:t>
              </m:r>
              <m:ctrlPr>
                <w:rPr>
                  <w:rFonts w:hint="eastAsia"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k</m:t>
              </m:r>
              <m:ctrlPr>
                <w:rPr>
                  <w:rFonts w:hint="eastAsia"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sSubSup>
            <m:sSubSupPr>
              <m:ctrlPr>
                <w:rPr>
                  <w:rFonts w:hint="default" w:ascii="Cambria Math" w:hAnsi="Cambria Math" w:cs="Times New Roman"/>
                  <w:i/>
                  <w:kern w:val="2"/>
                  <w:sz w:val="24"/>
                  <w:szCs w:val="24"/>
                  <w:lang w:val="en-US" w:eastAsia="zh-CN" w:bidi="ar-SA"/>
                </w:rPr>
              </m:ctrlPr>
            </m:sSubSupPr>
            <m:e>
              <m:r>
                <m:rPr/>
                <w:rPr>
                  <w:rFonts w:hint="default" w:ascii="Cambria Math" w:hAnsi="Cambria Math" w:cs="Times New Roman"/>
                  <w:kern w:val="2"/>
                  <w:sz w:val="24"/>
                  <w:szCs w:val="24"/>
                  <w:lang w:val="en-US" w:eastAsia="zh-CN" w:bidi="ar-SA"/>
                </w:rPr>
                <m:t>b</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k</m:t>
              </m:r>
              <m:ctrlPr>
                <w:rPr>
                  <w:rFonts w:hint="default" w:ascii="Cambria Math" w:hAnsi="Cambria Math" w:cs="Times New Roman"/>
                  <w:i/>
                  <w:kern w:val="2"/>
                  <w:sz w:val="24"/>
                  <w:szCs w:val="24"/>
                  <w:lang w:val="en-US" w:eastAsia="zh-CN" w:bidi="ar-SA"/>
                </w:rPr>
              </m:ctrlPr>
            </m:sub>
            <m:sup>
              <m:r>
                <m:rPr/>
                <w:rPr>
                  <w:rFonts w:hint="default" w:ascii="Cambria Math" w:hAnsi="Cambria Math" w:cs="Times New Roman"/>
                  <w:kern w:val="2"/>
                  <w:sz w:val="24"/>
                  <w:szCs w:val="24"/>
                  <w:lang w:val="en-US" w:eastAsia="zh-CN" w:bidi="ar-SA"/>
                </w:rPr>
                <m:t>(L−1)</m:t>
              </m:r>
              <m:ctrlPr>
                <w:rPr>
                  <w:rFonts w:hint="default" w:ascii="Cambria Math" w:hAnsi="Cambria Math" w:cs="Times New Roman"/>
                  <w:i/>
                  <w:kern w:val="2"/>
                  <w:sz w:val="24"/>
                  <w:szCs w:val="24"/>
                  <w:lang w:val="en-US" w:eastAsia="zh-CN" w:bidi="ar-SA"/>
                </w:rPr>
              </m:ctrlPr>
            </m:sup>
          </m:sSubSup>
          <m:r>
            <m:rPr/>
            <w:rPr>
              <w:rFonts w:hint="default" w:ascii="Cambria Math" w:hAnsi="Cambria Math" w:cs="Times New Roman"/>
              <w:kern w:val="2"/>
              <w:sz w:val="24"/>
              <w:szCs w:val="24"/>
              <w:lang w:val="en-US" w:eastAsia="zh-CN" w:bidi="ar-SA"/>
            </w:rPr>
            <m:t>)</m:t>
          </m:r>
          <m:r>
            <m:rPr/>
            <w:rPr>
              <w:rFonts w:hint="eastAsia" w:ascii="Cambria Math" w:hAnsi="Cambria Math" w:cs="Times New Roman"/>
              <w:kern w:val="2"/>
              <w:sz w:val="24"/>
              <w:szCs w:val="24"/>
              <w:lang w:val="en-US" w:eastAsia="zh-CN" w:bidi="ar-SA"/>
            </w:rPr>
            <m:t>···</m:t>
          </m:r>
          <m:r>
            <m:rPr/>
            <w:rPr>
              <w:rFonts w:hint="default" w:ascii="Cambria Math" w:hAnsi="Cambria Math" w:cs="Times New Roman"/>
              <w:kern w:val="2"/>
              <w:sz w:val="24"/>
              <w:szCs w:val="24"/>
              <w:lang w:val="en-US" w:eastAsia="zh-CN" w:bidi="ar-SA"/>
            </w:rPr>
            <m:t>+</m:t>
          </m:r>
          <m:sSubSup>
            <m:sSubSupPr>
              <m:ctrlPr>
                <w:rPr>
                  <w:rFonts w:hint="default" w:ascii="Cambria Math" w:hAnsi="Cambria Math" w:cs="Times New Roman"/>
                  <w:i/>
                  <w:kern w:val="2"/>
                  <w:sz w:val="24"/>
                  <w:szCs w:val="24"/>
                  <w:lang w:val="en-US" w:eastAsia="zh-CN" w:bidi="ar-SA"/>
                </w:rPr>
              </m:ctrlPr>
            </m:sSubSupPr>
            <m:e>
              <m:r>
                <m:rPr/>
                <w:rPr>
                  <w:rFonts w:hint="default" w:ascii="Cambria Math" w:hAnsi="Cambria Math" w:cs="Times New Roman"/>
                  <w:kern w:val="2"/>
                  <w:sz w:val="24"/>
                  <w:szCs w:val="24"/>
                  <w:lang w:val="en-US" w:eastAsia="zh-CN" w:bidi="ar-SA"/>
                </w:rPr>
                <m:t>b</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k</m:t>
              </m:r>
              <m:ctrlPr>
                <w:rPr>
                  <w:rFonts w:hint="default" w:ascii="Cambria Math" w:hAnsi="Cambria Math" w:cs="Times New Roman"/>
                  <w:i/>
                  <w:kern w:val="2"/>
                  <w:sz w:val="24"/>
                  <w:szCs w:val="24"/>
                  <w:lang w:val="en-US" w:eastAsia="zh-CN" w:bidi="ar-SA"/>
                </w:rPr>
              </m:ctrlPr>
            </m:sub>
            <m:sup>
              <m:r>
                <m:rPr/>
                <w:rPr>
                  <w:rFonts w:hint="default" w:ascii="Cambria Math" w:hAnsi="Cambria Math" w:cs="Times New Roman"/>
                  <w:kern w:val="2"/>
                  <w:sz w:val="24"/>
                  <w:szCs w:val="24"/>
                  <w:lang w:val="en-US" w:eastAsia="zh-CN" w:bidi="ar-SA"/>
                </w:rPr>
                <m:t>(L−1)</m:t>
              </m:r>
              <m:ctrlPr>
                <w:rPr>
                  <w:rFonts w:hint="default" w:ascii="Cambria Math" w:hAnsi="Cambria Math" w:cs="Times New Roman"/>
                  <w:i/>
                  <w:kern w:val="2"/>
                  <w:sz w:val="24"/>
                  <w:szCs w:val="24"/>
                  <w:lang w:val="en-US" w:eastAsia="zh-CN" w:bidi="ar-SA"/>
                </w:rPr>
              </m:ctrlPr>
            </m:sup>
          </m:sSubSup>
          <m:r>
            <m:rPr/>
            <w:rPr>
              <w:rFonts w:hint="default" w:ascii="Cambria Math" w:hAnsi="Cambria Math" w:cs="Times New Roman"/>
              <w:kern w:val="2"/>
              <w:sz w:val="24"/>
              <w:szCs w:val="24"/>
              <w:lang w:val="en-US" w:eastAsia="zh-CN" w:bidi="ar-SA"/>
            </w:rPr>
            <m:t>)+</m:t>
          </m:r>
          <m:sSubSup>
            <m:sSubSupPr>
              <m:ctrlPr>
                <w:rPr>
                  <w:rFonts w:hint="default" w:ascii="Cambria Math" w:hAnsi="Cambria Math" w:cs="Times New Roman"/>
                  <w:i/>
                  <w:kern w:val="2"/>
                  <w:sz w:val="24"/>
                  <w:szCs w:val="24"/>
                  <w:lang w:val="en-US" w:eastAsia="zh-CN" w:bidi="ar-SA"/>
                </w:rPr>
              </m:ctrlPr>
            </m:sSubSupPr>
            <m:e>
              <m:r>
                <m:rPr/>
                <w:rPr>
                  <w:rFonts w:hint="default" w:ascii="Cambria Math" w:hAnsi="Cambria Math" w:cs="Times New Roman"/>
                  <w:kern w:val="2"/>
                  <w:sz w:val="24"/>
                  <w:szCs w:val="24"/>
                  <w:lang w:val="en-US" w:eastAsia="zh-CN" w:bidi="ar-SA"/>
                </w:rPr>
                <m:t>b</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k</m:t>
              </m:r>
              <m:ctrlPr>
                <w:rPr>
                  <w:rFonts w:hint="default" w:ascii="Cambria Math" w:hAnsi="Cambria Math" w:cs="Times New Roman"/>
                  <w:i/>
                  <w:kern w:val="2"/>
                  <w:sz w:val="24"/>
                  <w:szCs w:val="24"/>
                  <w:lang w:val="en-US" w:eastAsia="zh-CN" w:bidi="ar-SA"/>
                </w:rPr>
              </m:ctrlPr>
            </m:sub>
            <m:sup>
              <m:r>
                <m:rPr/>
                <w:rPr>
                  <w:rFonts w:hint="default" w:ascii="Cambria Math" w:hAnsi="Cambria Math" w:cs="Times New Roman"/>
                  <w:kern w:val="2"/>
                  <w:sz w:val="24"/>
                  <w:szCs w:val="24"/>
                  <w:lang w:val="en-US" w:eastAsia="zh-CN" w:bidi="ar-SA"/>
                </w:rPr>
                <m:t>(L)</m:t>
              </m:r>
              <m:ctrlPr>
                <w:rPr>
                  <w:rFonts w:hint="default" w:ascii="Cambria Math" w:hAnsi="Cambria Math" w:cs="Times New Roman"/>
                  <w:i/>
                  <w:kern w:val="2"/>
                  <w:sz w:val="24"/>
                  <w:szCs w:val="24"/>
                  <w:lang w:val="en-US" w:eastAsia="zh-CN" w:bidi="ar-SA"/>
                </w:rPr>
              </m:ctrlPr>
            </m:sup>
          </m:sSubSup>
        </m:oMath>
      </m:oMathPara>
    </w:p>
    <w:p w14:paraId="601E4FA9">
      <w:pPr>
        <w:topLinePunct/>
        <w:spacing w:line="360" w:lineRule="auto"/>
        <w:rPr>
          <w:rFonts w:hint="eastAsia" w:hAnsi="Cambria Math" w:cs="Times New Roman"/>
          <w:i w:val="0"/>
          <w:kern w:val="2"/>
          <w:sz w:val="24"/>
          <w:szCs w:val="24"/>
          <w:lang w:val="en-US" w:eastAsia="zh-CN" w:bidi="ar-SA"/>
        </w:rPr>
      </w:pPr>
      <w:r>
        <w:rPr>
          <w:rFonts w:hint="eastAsia" w:ascii="宋体" w:hAnsi="宋体" w:cs="宋体"/>
          <w:sz w:val="24"/>
          <w:szCs w:val="24"/>
          <w:lang w:val="en-US" w:eastAsia="zh-CN"/>
        </w:rPr>
        <w:t>其中</w:t>
      </w:r>
      <m:oMath>
        <m:sSubSup>
          <m:sSubSupPr>
            <m:ctrlPr>
              <w:rPr>
                <w:rFonts w:hint="default" w:ascii="Cambria Math" w:hAnsi="Cambria Math" w:cs="Times New Roman"/>
                <w:i/>
                <w:kern w:val="2"/>
                <w:sz w:val="24"/>
                <w:szCs w:val="24"/>
                <w:lang w:val="en-US" w:eastAsia="zh-CN" w:bidi="ar-SA"/>
              </w:rPr>
            </m:ctrlPr>
          </m:sSubSupPr>
          <m:e>
            <m:r>
              <m:rPr/>
              <w:rPr>
                <w:rFonts w:hint="default" w:ascii="Cambria Math" w:hAnsi="Cambria Math" w:cs="Times New Roman"/>
                <w:kern w:val="2"/>
                <w:sz w:val="24"/>
                <w:szCs w:val="24"/>
                <w:lang w:val="en-US" w:eastAsia="zh-CN" w:bidi="ar-SA"/>
              </w:rPr>
              <m:t>W</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k</m:t>
            </m:r>
            <m:ctrlPr>
              <w:rPr>
                <w:rFonts w:hint="default" w:ascii="Cambria Math" w:hAnsi="Cambria Math" w:cs="Times New Roman"/>
                <w:i/>
                <w:kern w:val="2"/>
                <w:sz w:val="24"/>
                <w:szCs w:val="24"/>
                <w:lang w:val="en-US" w:eastAsia="zh-CN" w:bidi="ar-SA"/>
              </w:rPr>
            </m:ctrlPr>
          </m:sub>
          <m:sup>
            <m:r>
              <m:rPr/>
              <w:rPr>
                <w:rFonts w:hint="default" w:ascii="Cambria Math" w:hAnsi="Cambria Math" w:cs="Times New Roman"/>
                <w:kern w:val="2"/>
                <w:sz w:val="24"/>
                <w:szCs w:val="24"/>
                <w:lang w:val="en-US" w:eastAsia="zh-CN" w:bidi="ar-SA"/>
              </w:rPr>
              <m:t>(L)</m:t>
            </m:r>
            <m:ctrlPr>
              <w:rPr>
                <w:rFonts w:hint="default" w:ascii="Cambria Math" w:hAnsi="Cambria Math" w:cs="Times New Roman"/>
                <w:i/>
                <w:kern w:val="2"/>
                <w:sz w:val="24"/>
                <w:szCs w:val="24"/>
                <w:lang w:val="en-US" w:eastAsia="zh-CN" w:bidi="ar-SA"/>
              </w:rPr>
            </m:ctrlPr>
          </m:sup>
        </m:sSubSup>
      </m:oMath>
      <w:r>
        <w:rPr>
          <w:rFonts w:hint="eastAsia" w:hAnsi="Cambria Math" w:cs="Times New Roman"/>
          <w:i w:val="0"/>
          <w:kern w:val="2"/>
          <w:sz w:val="24"/>
          <w:szCs w:val="24"/>
          <w:lang w:val="en-US" w:eastAsia="zh-CN" w:bidi="ar-SA"/>
        </w:rPr>
        <w:t>，</w:t>
      </w:r>
      <m:oMath>
        <m:sSubSup>
          <m:sSubSupPr>
            <m:ctrlPr>
              <w:rPr>
                <w:rFonts w:hint="default" w:ascii="Cambria Math" w:hAnsi="Cambria Math" w:cs="Times New Roman"/>
                <w:i/>
                <w:kern w:val="2"/>
                <w:sz w:val="24"/>
                <w:szCs w:val="24"/>
                <w:lang w:val="en-US" w:eastAsia="zh-CN" w:bidi="ar-SA"/>
              </w:rPr>
            </m:ctrlPr>
          </m:sSubSupPr>
          <m:e>
            <m:r>
              <m:rPr/>
              <w:rPr>
                <w:rFonts w:hint="default" w:ascii="Cambria Math" w:hAnsi="Cambria Math" w:cs="Times New Roman"/>
                <w:kern w:val="2"/>
                <w:sz w:val="24"/>
                <w:szCs w:val="24"/>
                <w:lang w:val="en-US" w:eastAsia="zh-CN" w:bidi="ar-SA"/>
              </w:rPr>
              <m:t>b</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k</m:t>
            </m:r>
            <m:ctrlPr>
              <w:rPr>
                <w:rFonts w:hint="default" w:ascii="Cambria Math" w:hAnsi="Cambria Math" w:cs="Times New Roman"/>
                <w:i/>
                <w:kern w:val="2"/>
                <w:sz w:val="24"/>
                <w:szCs w:val="24"/>
                <w:lang w:val="en-US" w:eastAsia="zh-CN" w:bidi="ar-SA"/>
              </w:rPr>
            </m:ctrlPr>
          </m:sub>
          <m:sup>
            <m:r>
              <m:rPr/>
              <w:rPr>
                <w:rFonts w:hint="default" w:ascii="Cambria Math" w:hAnsi="Cambria Math" w:cs="Times New Roman"/>
                <w:kern w:val="2"/>
                <w:sz w:val="24"/>
                <w:szCs w:val="24"/>
                <w:lang w:val="en-US" w:eastAsia="zh-CN" w:bidi="ar-SA"/>
              </w:rPr>
              <m:t>(L)</m:t>
            </m:r>
            <m:ctrlPr>
              <w:rPr>
                <w:rFonts w:hint="default" w:ascii="Cambria Math" w:hAnsi="Cambria Math" w:cs="Times New Roman"/>
                <w:i/>
                <w:kern w:val="2"/>
                <w:sz w:val="24"/>
                <w:szCs w:val="24"/>
                <w:lang w:val="en-US" w:eastAsia="zh-CN" w:bidi="ar-SA"/>
              </w:rPr>
            </m:ctrlPr>
          </m:sup>
        </m:sSubSup>
      </m:oMath>
      <w:r>
        <w:rPr>
          <w:rFonts w:hint="eastAsia" w:hAnsi="Cambria Math" w:cs="Times New Roman"/>
          <w:i w:val="0"/>
          <w:kern w:val="2"/>
          <w:sz w:val="24"/>
          <w:szCs w:val="24"/>
          <w:lang w:val="en-US" w:eastAsia="zh-CN" w:bidi="ar-SA"/>
        </w:rPr>
        <w:t>为第</w:t>
      </w:r>
      <m:oMath>
        <m:r>
          <m:rPr/>
          <w:rPr>
            <w:rFonts w:hint="default" w:ascii="Cambria Math" w:hAnsi="Cambria Math" w:cs="Times New Roman"/>
            <w:kern w:val="2"/>
            <w:sz w:val="24"/>
            <w:szCs w:val="24"/>
            <w:lang w:val="en-US" w:eastAsia="zh-CN" w:bidi="ar-SA"/>
          </w:rPr>
          <m:t>k</m:t>
        </m:r>
      </m:oMath>
      <w:r>
        <w:rPr>
          <w:rFonts w:hint="eastAsia" w:hAnsi="Cambria Math" w:cs="Times New Roman"/>
          <w:i w:val="0"/>
          <w:kern w:val="2"/>
          <w:sz w:val="24"/>
          <w:szCs w:val="24"/>
          <w:lang w:val="en-US" w:eastAsia="zh-CN" w:bidi="ar-SA"/>
        </w:rPr>
        <w:t>个专家网络第</w:t>
      </w:r>
      <m:oMath>
        <m:r>
          <m:rPr/>
          <w:rPr>
            <w:rFonts w:hint="default" w:ascii="Cambria Math" w:hAnsi="Cambria Math" w:cs="Times New Roman"/>
            <w:kern w:val="2"/>
            <w:sz w:val="24"/>
            <w:szCs w:val="24"/>
            <w:lang w:val="en-US" w:eastAsia="zh-CN" w:bidi="ar-SA"/>
          </w:rPr>
          <m:t>l</m:t>
        </m:r>
      </m:oMath>
      <w:r>
        <w:rPr>
          <w:rFonts w:hint="eastAsia" w:hAnsi="Cambria Math" w:cs="Times New Roman"/>
          <w:i w:val="0"/>
          <w:kern w:val="2"/>
          <w:sz w:val="24"/>
          <w:szCs w:val="24"/>
          <w:lang w:val="en-US" w:eastAsia="zh-CN" w:bidi="ar-SA"/>
        </w:rPr>
        <w:t>层的权重和偏置，</w:t>
      </w:r>
      <m:oMath>
        <m:r>
          <m:rPr/>
          <w:rPr>
            <w:rFonts w:hint="default" w:ascii="Cambria Math" w:hAnsi="Cambria Math" w:cs="Times New Roman"/>
            <w:kern w:val="2"/>
            <w:sz w:val="24"/>
            <w:szCs w:val="24"/>
            <w:lang w:val="en-US" w:eastAsia="zh-CN" w:bidi="ar-SA"/>
          </w:rPr>
          <m:t>L</m:t>
        </m:r>
      </m:oMath>
      <w:r>
        <w:rPr>
          <w:rFonts w:hint="eastAsia" w:hAnsi="Cambria Math" w:cs="Times New Roman"/>
          <w:i w:val="0"/>
          <w:kern w:val="2"/>
          <w:sz w:val="24"/>
          <w:szCs w:val="24"/>
          <w:lang w:val="en-US" w:eastAsia="zh-CN" w:bidi="ar-SA"/>
        </w:rPr>
        <w:t>为网络层数。</w:t>
      </w:r>
    </w:p>
    <w:p w14:paraId="08515BFA">
      <w:pPr>
        <w:topLinePunct/>
        <w:spacing w:line="360" w:lineRule="auto"/>
        <w:rPr>
          <w:rFonts w:hint="eastAsia" w:hAnsi="Cambria Math" w:cs="Times New Roman"/>
          <w:i w:val="0"/>
          <w:kern w:val="2"/>
          <w:sz w:val="24"/>
          <w:szCs w:val="24"/>
          <w:lang w:val="en-US" w:eastAsia="zh-CN" w:bidi="ar-SA"/>
        </w:rPr>
      </w:pPr>
      <w:r>
        <w:rPr>
          <w:rFonts w:hint="eastAsia" w:hAnsi="Cambria Math" w:cs="Times New Roman"/>
          <w:i w:val="0"/>
          <w:kern w:val="2"/>
          <w:sz w:val="24"/>
          <w:szCs w:val="24"/>
          <w:lang w:val="en-US" w:eastAsia="zh-CN" w:bidi="ar-SA"/>
        </w:rPr>
        <w:t>归一化特征经专家网络处理后得到专业化特征：</w:t>
      </w:r>
    </w:p>
    <w:p w14:paraId="365E4122">
      <w:pPr>
        <w:topLinePunct/>
        <w:spacing w:line="360" w:lineRule="auto"/>
        <w:rPr>
          <w:rFonts w:hint="default" w:hAnsi="Cambria Math" w:eastAsia="宋体" w:cs="Times New Roman"/>
          <w:i w:val="0"/>
          <w:kern w:val="2"/>
          <w:sz w:val="24"/>
          <w:szCs w:val="24"/>
          <w:lang w:val="en-US" w:eastAsia="zh-CN" w:bidi="ar-SA"/>
        </w:rPr>
      </w:pPr>
      <m:oMathPara>
        <m:oMath>
          <m:sSubSup>
            <m:sSubSupPr>
              <m:ctrlPr>
                <w:rPr>
                  <w:rFonts w:ascii="Cambria Math" w:hAnsi="Cambria Math" w:cs="Times New Roman"/>
                  <w:i/>
                  <w:kern w:val="2"/>
                  <w:sz w:val="24"/>
                  <w:szCs w:val="24"/>
                  <w:lang w:val="en-US" w:bidi="ar-SA"/>
                </w:rPr>
              </m:ctrlPr>
            </m:sSubSupPr>
            <m:e>
              <m:r>
                <m:rPr/>
                <w:rPr>
                  <w:rFonts w:hint="default" w:ascii="Cambria Math" w:hAnsi="Cambria Math" w:cs="Times New Roman"/>
                  <w:kern w:val="2"/>
                  <w:sz w:val="24"/>
                  <w:szCs w:val="24"/>
                  <w:lang w:val="en-US" w:eastAsia="zh-CN" w:bidi="ar-SA"/>
                </w:rPr>
                <m:t>h</m:t>
              </m:r>
              <m:ctrlPr>
                <w:rPr>
                  <w:rFonts w:ascii="Cambria Math" w:hAnsi="Cambria Math" w:cs="Times New Roman"/>
                  <w:i/>
                  <w:kern w:val="2"/>
                  <w:sz w:val="24"/>
                  <w:szCs w:val="24"/>
                  <w:lang w:val="en-US" w:bidi="ar-SA"/>
                </w:rPr>
              </m:ctrlPr>
            </m:e>
            <m:sub>
              <m:r>
                <m:rPr/>
                <w:rPr>
                  <w:rFonts w:hint="default" w:ascii="Cambria Math" w:hAnsi="Cambria Math" w:cs="Times New Roman"/>
                  <w:kern w:val="2"/>
                  <w:sz w:val="24"/>
                  <w:szCs w:val="24"/>
                  <w:lang w:val="en-US" w:eastAsia="zh-CN" w:bidi="ar-SA"/>
                </w:rPr>
                <m:t>k</m:t>
              </m:r>
              <m:ctrlPr>
                <w:rPr>
                  <w:rFonts w:ascii="Cambria Math" w:hAnsi="Cambria Math" w:cs="Times New Roman"/>
                  <w:i/>
                  <w:kern w:val="2"/>
                  <w:sz w:val="24"/>
                  <w:szCs w:val="24"/>
                  <w:lang w:val="en-US" w:bidi="ar-SA"/>
                </w:rPr>
              </m:ctrlPr>
            </m:sub>
            <m:sup>
              <m:r>
                <m:rPr/>
                <w:rPr>
                  <w:rFonts w:hint="default" w:ascii="Cambria Math" w:hAnsi="Cambria Math" w:cs="Times New Roman"/>
                  <w:kern w:val="2"/>
                  <w:sz w:val="24"/>
                  <w:szCs w:val="24"/>
                  <w:lang w:val="en-US" w:eastAsia="zh-CN" w:bidi="ar-SA"/>
                </w:rPr>
                <m:t>(i,j)</m:t>
              </m:r>
              <m:ctrlPr>
                <w:rPr>
                  <w:rFonts w:ascii="Cambria Math" w:hAnsi="Cambria Math" w:cs="Times New Roman"/>
                  <w:i/>
                  <w:kern w:val="2"/>
                  <w:sz w:val="24"/>
                  <w:szCs w:val="24"/>
                  <w:lang w:val="en-US" w:bidi="ar-SA"/>
                </w:rPr>
              </m:ctrlPr>
            </m:sup>
          </m:sSubSup>
          <m:r>
            <m:rPr/>
            <w:rPr>
              <w:rFonts w:hint="default" w:ascii="Cambria Math" w:hAnsi="Cambria Math" w:cs="Times New Roman"/>
              <w:kern w:val="2"/>
              <w:sz w:val="24"/>
              <w:szCs w:val="24"/>
              <w:lang w:val="en-US" w:eastAsia="zh-CN" w:bidi="ar-SA"/>
            </w:rPr>
            <m:t>=</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E</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k</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sSubSup>
            <m:sSubSupPr>
              <m:ctrlPr>
                <w:rPr>
                  <w:rFonts w:hint="default" w:ascii="Cambria Math" w:hAnsi="Cambria Math" w:cs="Times New Roman"/>
                  <w:i/>
                  <w:kern w:val="2"/>
                  <w:sz w:val="24"/>
                  <w:szCs w:val="24"/>
                  <w:lang w:val="en-US" w:eastAsia="zh-CN" w:bidi="ar-SA"/>
                </w:rPr>
              </m:ctrlPr>
            </m:sSubSupPr>
            <m:e>
              <m:r>
                <m:rPr/>
                <w:rPr>
                  <w:rFonts w:hint="default" w:ascii="Cambria Math" w:hAnsi="Cambria Math" w:cs="Times New Roman"/>
                  <w:kern w:val="2"/>
                  <w:sz w:val="24"/>
                  <w:szCs w:val="24"/>
                  <w:lang w:val="en-US" w:eastAsia="zh-CN" w:bidi="ar-SA"/>
                </w:rPr>
                <m:t>f</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k</m:t>
              </m:r>
              <m:ctrlPr>
                <w:rPr>
                  <w:rFonts w:hint="default" w:ascii="Cambria Math" w:hAnsi="Cambria Math" w:cs="Times New Roman"/>
                  <w:i/>
                  <w:kern w:val="2"/>
                  <w:sz w:val="24"/>
                  <w:szCs w:val="24"/>
                  <w:lang w:val="en-US" w:eastAsia="zh-CN" w:bidi="ar-SA"/>
                </w:rPr>
              </m:ctrlPr>
            </m:sub>
            <m:sup>
              <m:r>
                <m:rPr/>
                <w:rPr>
                  <w:rFonts w:hint="default" w:ascii="Cambria Math" w:hAnsi="Cambria Math" w:cs="Times New Roman"/>
                  <w:kern w:val="2"/>
                  <w:sz w:val="24"/>
                  <w:szCs w:val="24"/>
                  <w:lang w:val="en-US" w:eastAsia="zh-CN" w:bidi="ar-SA"/>
                </w:rPr>
                <m:t>(i,j)</m:t>
              </m:r>
              <m:ctrlPr>
                <w:rPr>
                  <w:rFonts w:hint="default" w:ascii="Cambria Math" w:hAnsi="Cambria Math" w:cs="Times New Roman"/>
                  <w:i/>
                  <w:kern w:val="2"/>
                  <w:sz w:val="24"/>
                  <w:szCs w:val="24"/>
                  <w:lang w:val="en-US" w:eastAsia="zh-CN" w:bidi="ar-SA"/>
                </w:rPr>
              </m:ctrlPr>
            </m:sup>
          </m:sSubSup>
          <m:r>
            <m:rPr/>
            <w:rPr>
              <w:rFonts w:hint="default" w:ascii="Cambria Math" w:hAnsi="Cambria Math" w:cs="Times New Roman"/>
              <w:kern w:val="2"/>
              <w:sz w:val="24"/>
              <w:szCs w:val="24"/>
              <w:lang w:val="en-US" w:eastAsia="zh-CN" w:bidi="ar-SA"/>
            </w:rPr>
            <m:t>)</m:t>
          </m:r>
          <m:r>
            <m:rPr/>
            <w:rPr>
              <w:rFonts w:hint="default" w:ascii="Cambria Math" w:hAnsi="Cambria Math" w:cs="Cambria Math"/>
              <w:kern w:val="2"/>
              <w:sz w:val="24"/>
              <w:szCs w:val="24"/>
              <w:lang w:val="en-US" w:eastAsia="zh-CN" w:bidi="ar-SA"/>
            </w:rPr>
            <m:t>ϵ</m:t>
          </m:r>
          <m:sSup>
            <m:sSupPr>
              <m:ctrlPr>
                <w:rPr>
                  <w:rFonts w:hint="default" w:ascii="Cambria Math" w:hAnsi="Cambria Math" w:cs="Cambria Math"/>
                  <w:b w:val="0"/>
                  <w:i/>
                  <w:kern w:val="2"/>
                  <w:sz w:val="24"/>
                  <w:szCs w:val="24"/>
                  <w:lang w:val="en-US" w:eastAsia="zh-CN" w:bidi="ar-SA"/>
                </w:rPr>
              </m:ctrlPr>
            </m:sSupPr>
            <m:e>
              <m:r>
                <m:rPr/>
                <w:rPr>
                  <w:rFonts w:hint="default" w:ascii="Cambria Math" w:hAnsi="Cambria Math" w:cs="Cambria Math"/>
                  <w:kern w:val="2"/>
                  <w:sz w:val="24"/>
                  <w:szCs w:val="24"/>
                  <w:lang w:val="en-US" w:eastAsia="zh-CN" w:bidi="ar-SA"/>
                </w:rPr>
                <m:t>R</m:t>
              </m:r>
              <m:ctrlPr>
                <w:rPr>
                  <w:rFonts w:hint="default" w:ascii="Cambria Math" w:hAnsi="Cambria Math" w:cs="Cambria Math"/>
                  <w:b w:val="0"/>
                  <w:i/>
                  <w:kern w:val="2"/>
                  <w:sz w:val="24"/>
                  <w:szCs w:val="24"/>
                  <w:lang w:val="en-US" w:eastAsia="zh-CN" w:bidi="ar-SA"/>
                </w:rPr>
              </m:ctrlPr>
            </m:e>
            <m:sup>
              <m:sSup>
                <m:sSupPr>
                  <m:ctrlPr>
                    <w:rPr>
                      <w:rFonts w:hint="default" w:ascii="Cambria Math" w:hAnsi="Cambria Math" w:cs="Cambria Math"/>
                      <w:b w:val="0"/>
                      <w:i/>
                      <w:kern w:val="2"/>
                      <w:sz w:val="24"/>
                      <w:szCs w:val="24"/>
                      <w:lang w:val="en-US" w:eastAsia="zh-CN" w:bidi="ar-SA"/>
                    </w:rPr>
                  </m:ctrlPr>
                </m:sSupPr>
                <m:e>
                  <m:r>
                    <m:rPr/>
                    <w:rPr>
                      <w:rFonts w:hint="default" w:ascii="Cambria Math" w:hAnsi="Cambria Math" w:cs="Cambria Math"/>
                      <w:kern w:val="2"/>
                      <w:sz w:val="24"/>
                      <w:szCs w:val="24"/>
                      <w:lang w:val="en-US" w:eastAsia="zh-CN" w:bidi="ar-SA"/>
                    </w:rPr>
                    <m:t>d</m:t>
                  </m:r>
                  <m:ctrlPr>
                    <w:rPr>
                      <w:rFonts w:hint="default" w:ascii="Cambria Math" w:hAnsi="Cambria Math" w:cs="Cambria Math"/>
                      <w:b w:val="0"/>
                      <w:i/>
                      <w:kern w:val="2"/>
                      <w:sz w:val="24"/>
                      <w:szCs w:val="24"/>
                      <w:lang w:val="en-US" w:eastAsia="zh-CN" w:bidi="ar-SA"/>
                    </w:rPr>
                  </m:ctrlPr>
                </m:e>
                <m:sup>
                  <m:r>
                    <m:rPr/>
                    <w:rPr>
                      <w:rFonts w:hint="eastAsia" w:ascii="Cambria Math" w:hAnsi="Cambria Math" w:cs="Cambria Math"/>
                      <w:kern w:val="2"/>
                      <w:sz w:val="24"/>
                      <w:szCs w:val="24"/>
                      <w:lang w:val="en-US" w:eastAsia="zh-CN" w:bidi="ar-SA"/>
                    </w:rPr>
                    <m:t>‘</m:t>
                  </m:r>
                  <m:ctrlPr>
                    <w:rPr>
                      <w:rFonts w:hint="default" w:ascii="Cambria Math" w:hAnsi="Cambria Math" w:cs="Cambria Math"/>
                      <w:b w:val="0"/>
                      <w:i/>
                      <w:kern w:val="2"/>
                      <w:sz w:val="24"/>
                      <w:szCs w:val="24"/>
                      <w:lang w:val="en-US" w:eastAsia="zh-CN" w:bidi="ar-SA"/>
                    </w:rPr>
                  </m:ctrlPr>
                </m:sup>
              </m:sSup>
              <m:ctrlPr>
                <w:rPr>
                  <w:rFonts w:hint="default" w:ascii="Cambria Math" w:hAnsi="Cambria Math" w:cs="Cambria Math"/>
                  <w:b w:val="0"/>
                  <w:i/>
                  <w:kern w:val="2"/>
                  <w:sz w:val="24"/>
                  <w:szCs w:val="24"/>
                  <w:lang w:val="en-US" w:eastAsia="zh-CN" w:bidi="ar-SA"/>
                </w:rPr>
              </m:ctrlPr>
            </m:sup>
          </m:sSup>
        </m:oMath>
      </m:oMathPara>
    </w:p>
    <w:p w14:paraId="1B047576">
      <w:pPr>
        <w:topLinePunct/>
        <w:spacing w:line="360" w:lineRule="auto"/>
        <w:rPr>
          <w:rFonts w:hint="eastAsia" w:ascii="宋体" w:hAnsi="宋体" w:cs="宋体"/>
          <w:sz w:val="24"/>
          <w:szCs w:val="24"/>
          <w:lang w:val="en-US" w:eastAsia="zh-CN"/>
        </w:rPr>
      </w:pPr>
      <w:r>
        <w:rPr>
          <w:rFonts w:hint="eastAsia" w:ascii="宋体" w:hAnsi="宋体" w:cs="宋体"/>
          <w:sz w:val="24"/>
          <w:szCs w:val="24"/>
          <w:lang w:val="en-US" w:eastAsia="zh-CN"/>
        </w:rPr>
        <w:t>该尺度所有特征集合为：</w:t>
      </w:r>
    </w:p>
    <w:p w14:paraId="4D739555">
      <w:pPr>
        <w:topLinePunct/>
        <w:spacing w:line="360" w:lineRule="auto"/>
        <w:rPr>
          <w:rFonts w:hint="default" w:ascii="宋体" w:hAnsi="宋体" w:eastAsia="宋体" w:cs="宋体"/>
          <w:sz w:val="24"/>
          <w:szCs w:val="24"/>
          <w:lang w:val="en-US" w:eastAsia="zh-CN"/>
        </w:rPr>
      </w:pPr>
      <m:oMathPara>
        <m:oMath>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H</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k</m:t>
              </m:r>
              <m:ctrlPr>
                <w:rPr>
                  <w:rFonts w:ascii="Cambria Math" w:hAnsi="Cambria Math" w:cs="宋体"/>
                  <w:i/>
                  <w:sz w:val="24"/>
                  <w:szCs w:val="24"/>
                  <w:lang w:val="en-US"/>
                </w:rPr>
              </m:ctrlPr>
            </m:sub>
          </m:sSub>
          <m:r>
            <m:rPr/>
            <w:rPr>
              <w:rFonts w:hint="default" w:ascii="Cambria Math" w:hAnsi="Cambria Math" w:cs="宋体"/>
              <w:sz w:val="24"/>
              <w:szCs w:val="24"/>
              <w:lang w:val="en-US" w:eastAsia="zh-CN"/>
            </w:rPr>
            <m:t>={</m:t>
          </m:r>
          <m:sSubSup>
            <m:sSubSupPr>
              <m:ctrlPr>
                <w:rPr>
                  <w:rFonts w:hint="default" w:ascii="Cambria Math" w:hAnsi="Cambria Math" w:cs="宋体"/>
                  <w:i/>
                  <w:sz w:val="24"/>
                  <w:szCs w:val="24"/>
                  <w:lang w:val="en-US" w:eastAsia="zh-CN"/>
                </w:rPr>
              </m:ctrlPr>
            </m:sSubSupPr>
            <m:e>
              <m:r>
                <m:rPr/>
                <w:rPr>
                  <w:rFonts w:hint="default" w:ascii="Cambria Math" w:hAnsi="Cambria Math" w:cs="宋体"/>
                  <w:sz w:val="24"/>
                  <w:szCs w:val="24"/>
                  <w:lang w:val="en-US" w:eastAsia="zh-CN"/>
                </w:rPr>
                <m:t>h</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k</m:t>
              </m:r>
              <m:ctrlPr>
                <w:rPr>
                  <w:rFonts w:hint="default" w:ascii="Cambria Math" w:hAnsi="Cambria Math" w:cs="宋体"/>
                  <w:i/>
                  <w:sz w:val="24"/>
                  <w:szCs w:val="24"/>
                  <w:lang w:val="en-US" w:eastAsia="zh-CN"/>
                </w:rPr>
              </m:ctrlPr>
            </m:sub>
            <m:sup>
              <m:r>
                <m:rPr/>
                <w:rPr>
                  <w:rFonts w:hint="default" w:ascii="Cambria Math" w:hAnsi="Cambria Math" w:cs="宋体"/>
                  <w:sz w:val="24"/>
                  <w:szCs w:val="24"/>
                  <w:lang w:val="en-US" w:eastAsia="zh-CN"/>
                </w:rPr>
                <m:t>(i,j)</m:t>
              </m:r>
              <m:ctrlPr>
                <w:rPr>
                  <w:rFonts w:hint="default" w:ascii="Cambria Math" w:hAnsi="Cambria Math" w:cs="宋体"/>
                  <w:i/>
                  <w:sz w:val="24"/>
                  <w:szCs w:val="24"/>
                  <w:lang w:val="en-US" w:eastAsia="zh-CN"/>
                </w:rPr>
              </m:ctrlPr>
            </m:sup>
          </m:sSubSup>
          <m:r>
            <m:rPr/>
            <w:rPr>
              <w:rFonts w:hint="default" w:ascii="Cambria Math" w:hAnsi="Cambria Math" w:cs="宋体"/>
              <w:sz w:val="24"/>
              <w:szCs w:val="24"/>
              <w:lang w:val="en-US" w:eastAsia="zh-CN"/>
            </w:rPr>
            <m:t>|</m:t>
          </m:r>
          <m:r>
            <m:rPr/>
            <w:rPr>
              <w:rFonts w:ascii="Cambria Math" w:hAnsi="Cambria Math" w:cs="宋体"/>
              <w:sz w:val="24"/>
              <w:szCs w:val="24"/>
              <w:lang w:val="en-US"/>
            </w:rPr>
            <m:t>∀</m:t>
          </m:r>
          <m:r>
            <m:rPr/>
            <w:rPr>
              <w:rFonts w:hint="default" w:ascii="Cambria Math" w:hAnsi="Cambria Math" w:cs="宋体"/>
              <w:sz w:val="24"/>
              <w:szCs w:val="24"/>
              <w:lang w:val="en-US" w:eastAsia="zh-CN"/>
            </w:rPr>
            <m:t>(i,j)}</m:t>
          </m:r>
        </m:oMath>
      </m:oMathPara>
    </w:p>
    <w:p w14:paraId="13A71504">
      <w:pPr>
        <w:keepNext w:val="0"/>
        <w:keepLines w:val="0"/>
        <w:pageBreakBefore w:val="0"/>
        <w:widowControl w:val="0"/>
        <w:kinsoku/>
        <w:wordWrap/>
        <w:overflowPunct/>
        <w:topLinePunct/>
        <w:autoSpaceDE/>
        <w:autoSpaceDN/>
        <w:bidi w:val="0"/>
        <w:adjustRightInd/>
        <w:snapToGrid/>
        <w:spacing w:line="360" w:lineRule="auto"/>
        <w:textAlignment w:val="auto"/>
        <w:rPr>
          <w:rFonts w:hint="eastAsia" w:hAnsi="Cambria Math" w:cs="Times New Roman"/>
          <w:i w:val="0"/>
          <w:kern w:val="2"/>
          <w:sz w:val="24"/>
          <w:szCs w:val="24"/>
          <w:lang w:val="en-US" w:eastAsia="zh-CN" w:bidi="ar-SA"/>
        </w:rPr>
      </w:pPr>
      <w:r>
        <w:rPr>
          <w:rFonts w:hint="eastAsia" w:ascii="Times New Roman" w:hAnsi="Times New Roman"/>
          <w:b/>
          <w:bCs/>
          <w:sz w:val="24"/>
          <w:szCs w:val="24"/>
        </w:rPr>
        <w:t>[00</w:t>
      </w:r>
      <w:r>
        <w:rPr>
          <w:rFonts w:hint="eastAsia" w:ascii="Times New Roman" w:hAnsi="Times New Roman"/>
          <w:b/>
          <w:bCs/>
          <w:sz w:val="24"/>
          <w:szCs w:val="24"/>
          <w:lang w:val="en-US" w:eastAsia="zh-CN"/>
        </w:rPr>
        <w:t>12</w:t>
      </w:r>
      <w:r>
        <w:rPr>
          <w:rFonts w:hint="eastAsia" w:ascii="Times New Roman" w:hAnsi="Times New Roman"/>
          <w:b/>
          <w:bCs/>
          <w:sz w:val="24"/>
          <w:szCs w:val="24"/>
        </w:rPr>
        <w:t>]</w:t>
      </w:r>
      <w:r>
        <w:rPr>
          <w:rFonts w:hint="eastAsia" w:ascii="Times New Roman" w:hAnsi="Times New Roman"/>
          <w:b/>
          <w:bCs/>
          <w:sz w:val="24"/>
          <w:szCs w:val="24"/>
          <w:lang w:val="en-US" w:eastAsia="zh-CN"/>
        </w:rPr>
        <w:t xml:space="preserve"> </w:t>
      </w:r>
      <w:ins w:id="90" w:author="♚酸奶" w:date="2025-12-05T10:03:09Z">
        <w:r>
          <w:rPr>
            <w:rFonts w:hint="eastAsia" w:ascii="Times New Roman" w:hAnsi="Times New Roman"/>
            <w:b/>
            <w:bCs/>
            <w:sz w:val="24"/>
            <w:szCs w:val="24"/>
            <w:lang w:val="en-US" w:eastAsia="zh-CN"/>
          </w:rPr>
          <w:t>步骤</w:t>
        </w:r>
      </w:ins>
      <w:ins w:id="91" w:author="♚酸奶" w:date="2025-12-05T09:39:50Z">
        <w:r>
          <w:rPr>
            <w:rFonts w:hint="eastAsia" w:ascii="Times New Roman" w:hAnsi="Times New Roman"/>
            <w:b/>
            <w:bCs/>
            <w:sz w:val="24"/>
            <w:szCs w:val="24"/>
            <w:lang w:val="en-US" w:eastAsia="zh-CN"/>
          </w:rPr>
          <w:t>S</w:t>
        </w:r>
      </w:ins>
      <w:r>
        <w:rPr>
          <w:rFonts w:hint="eastAsia" w:ascii="Times New Roman" w:hAnsi="Times New Roman"/>
          <w:b w:val="0"/>
          <w:bCs w:val="0"/>
          <w:sz w:val="24"/>
          <w:szCs w:val="24"/>
          <w:lang w:val="en-US" w:eastAsia="zh-CN"/>
        </w:rPr>
        <w:t xml:space="preserve">4. </w:t>
      </w:r>
      <w:r>
        <w:rPr>
          <w:rFonts w:hint="eastAsia" w:ascii="Times New Roman" w:hAnsi="Times New Roman"/>
          <w:sz w:val="24"/>
          <w:szCs w:val="24"/>
          <w:lang w:val="en-US" w:eastAsia="zh-CN"/>
        </w:rPr>
        <w:t>门控网络动态决策：门控网络</w:t>
      </w:r>
      <m:oMath>
        <m:r>
          <m:rPr/>
          <w:rPr>
            <w:rFonts w:hint="default" w:ascii="Cambria Math" w:hAnsi="Cambria Math" w:cs="Times New Roman"/>
            <w:kern w:val="2"/>
            <w:sz w:val="24"/>
            <w:szCs w:val="24"/>
            <w:lang w:val="en-US" w:eastAsia="zh-CN" w:bidi="ar-SA"/>
          </w:rPr>
          <m:t>G(</m:t>
        </m:r>
        <m:r>
          <m:rPr/>
          <w:rPr>
            <w:rFonts w:hint="eastAsia" w:ascii="Cambria Math" w:hAnsi="Cambria Math" w:cs="Times New Roman"/>
            <w:kern w:val="2"/>
            <w:sz w:val="24"/>
            <w:szCs w:val="24"/>
            <w:lang w:val="en-US" w:eastAsia="zh-CN" w:bidi="ar-SA"/>
          </w:rPr>
          <m:t>·</m:t>
        </m:r>
        <m:r>
          <m:rPr/>
          <w:rPr>
            <w:rFonts w:hint="default" w:ascii="Cambria Math" w:hAnsi="Cambria Math" w:cs="Times New Roman"/>
            <w:kern w:val="2"/>
            <w:sz w:val="24"/>
            <w:szCs w:val="24"/>
            <w:lang w:val="en-US" w:eastAsia="zh-CN" w:bidi="ar-SA"/>
          </w:rPr>
          <m:t>)</m:t>
        </m:r>
      </m:oMath>
      <w:r>
        <w:rPr>
          <w:rFonts w:hint="eastAsia" w:hAnsi="Cambria Math" w:cs="Times New Roman"/>
          <w:i w:val="0"/>
          <w:kern w:val="2"/>
          <w:sz w:val="24"/>
          <w:szCs w:val="24"/>
          <w:lang w:val="en-US" w:eastAsia="zh-CN" w:bidi="ar-SA"/>
        </w:rPr>
        <w:t>根据输入特征或全局上下文生成各专家网络的融合权重：</w:t>
      </w:r>
    </w:p>
    <w:p w14:paraId="744E25F6">
      <w:pPr>
        <w:keepNext w:val="0"/>
        <w:keepLines w:val="0"/>
        <w:pageBreakBefore w:val="0"/>
        <w:widowControl w:val="0"/>
        <w:kinsoku/>
        <w:wordWrap/>
        <w:overflowPunct/>
        <w:topLinePunct/>
        <w:autoSpaceDE/>
        <w:autoSpaceDN/>
        <w:bidi w:val="0"/>
        <w:adjustRightInd/>
        <w:snapToGrid/>
        <w:spacing w:line="360" w:lineRule="auto"/>
        <w:textAlignment w:val="auto"/>
        <w:rPr>
          <w:rFonts w:hint="default" w:hAnsi="Cambria Math" w:cs="Times New Roman"/>
          <w:i w:val="0"/>
          <w:kern w:val="2"/>
          <w:sz w:val="24"/>
          <w:szCs w:val="24"/>
          <w:lang w:val="en-US" w:eastAsia="zh-CN" w:bidi="ar-SA"/>
        </w:rPr>
      </w:pPr>
      <m:oMathPara>
        <m:oMath>
          <m:r>
            <m:rPr/>
            <w:rPr>
              <w:rFonts w:hint="default" w:ascii="Cambria Math" w:hAnsi="Cambria Math" w:cs="Times New Roman"/>
              <w:kern w:val="2"/>
              <w:sz w:val="24"/>
              <w:szCs w:val="24"/>
              <w:lang w:val="en-US" w:eastAsia="zh-CN" w:bidi="ar-SA"/>
            </w:rPr>
            <m:t>g=G(X)=</m:t>
          </m:r>
          <m:sSup>
            <m:sSupPr>
              <m:ctrlPr>
                <w:rPr>
                  <w:rFonts w:hint="default" w:ascii="Cambria Math" w:hAnsi="Cambria Math" w:cs="Times New Roman"/>
                  <w:i/>
                  <w:kern w:val="2"/>
                  <w:sz w:val="24"/>
                  <w:szCs w:val="24"/>
                  <w:lang w:val="en-US" w:eastAsia="zh-CN" w:bidi="ar-SA"/>
                </w:rPr>
              </m:ctrlPr>
            </m:sSupPr>
            <m:e>
              <m:r>
                <m:rPr/>
                <w:rPr>
                  <w:rFonts w:hint="default" w:ascii="Cambria Math" w:hAnsi="Cambria Math" w:cs="Times New Roman"/>
                  <w:kern w:val="2"/>
                  <w:sz w:val="24"/>
                  <w:szCs w:val="24"/>
                  <w:lang w:val="en-US" w:eastAsia="zh-CN" w:bidi="ar-SA"/>
                </w:rPr>
                <m:t>[</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g</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1</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g</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2</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g</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K</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ctrlPr>
                <w:rPr>
                  <w:rFonts w:hint="default" w:ascii="Cambria Math" w:hAnsi="Cambria Math" w:cs="Times New Roman"/>
                  <w:i/>
                  <w:kern w:val="2"/>
                  <w:sz w:val="24"/>
                  <w:szCs w:val="24"/>
                  <w:lang w:val="en-US" w:eastAsia="zh-CN" w:bidi="ar-SA"/>
                </w:rPr>
              </m:ctrlPr>
            </m:e>
            <m:sup>
              <m:r>
                <m:rPr/>
                <w:rPr>
                  <w:rFonts w:hint="default" w:ascii="Cambria Math" w:hAnsi="Cambria Math" w:cs="Times New Roman"/>
                  <w:kern w:val="2"/>
                  <w:sz w:val="24"/>
                  <w:szCs w:val="24"/>
                  <w:lang w:val="en-US" w:eastAsia="zh-CN" w:bidi="ar-SA"/>
                </w:rPr>
                <m:t>T</m:t>
              </m:r>
              <m:ctrlPr>
                <w:rPr>
                  <w:rFonts w:hint="default" w:ascii="Cambria Math" w:hAnsi="Cambria Math" w:cs="Times New Roman"/>
                  <w:i/>
                  <w:kern w:val="2"/>
                  <w:sz w:val="24"/>
                  <w:szCs w:val="24"/>
                  <w:lang w:val="en-US" w:eastAsia="zh-CN" w:bidi="ar-SA"/>
                </w:rPr>
              </m:ctrlPr>
            </m:sup>
          </m:sSup>
          <m:r>
            <m:rPr/>
            <w:rPr>
              <w:rFonts w:hint="default" w:ascii="Cambria Math" w:hAnsi="Cambria Math" w:cs="Times New Roman"/>
              <w:kern w:val="2"/>
              <w:sz w:val="24"/>
              <w:szCs w:val="24"/>
              <w:lang w:val="en-US" w:eastAsia="zh-CN" w:bidi="ar-SA"/>
            </w:rPr>
            <m:t>,</m:t>
          </m:r>
          <m:nary>
            <m:naryPr>
              <m:chr m:val="∑"/>
              <m:limLoc m:val="undOvr"/>
              <m:ctrlPr>
                <w:rPr>
                  <w:rFonts w:hint="eastAsia" w:ascii="Cambria Math" w:hAnsi="Cambria Math" w:cs="Times New Roman"/>
                  <w:i/>
                  <w:kern w:val="2"/>
                  <w:sz w:val="24"/>
                  <w:szCs w:val="24"/>
                  <w:lang w:val="en-US" w:eastAsia="zh-CN" w:bidi="ar-SA"/>
                </w:rPr>
              </m:ctrlPr>
            </m:naryPr>
            <m:sub>
              <m:r>
                <m:rPr/>
                <w:rPr>
                  <w:rFonts w:hint="default" w:ascii="Cambria Math" w:hAnsi="Cambria Math" w:cs="Times New Roman"/>
                  <w:kern w:val="2"/>
                  <w:sz w:val="24"/>
                  <w:szCs w:val="24"/>
                  <w:lang w:val="en-US" w:eastAsia="zh-CN" w:bidi="ar-SA"/>
                </w:rPr>
                <m:t>k=1</m:t>
              </m:r>
              <m:ctrlPr>
                <w:rPr>
                  <w:rFonts w:hint="eastAsia" w:ascii="Cambria Math" w:hAnsi="Cambria Math" w:cs="Times New Roman"/>
                  <w:i/>
                  <w:kern w:val="2"/>
                  <w:sz w:val="24"/>
                  <w:szCs w:val="24"/>
                  <w:lang w:val="en-US" w:eastAsia="zh-CN" w:bidi="ar-SA"/>
                </w:rPr>
              </m:ctrlPr>
            </m:sub>
            <m:sup>
              <m:r>
                <m:rPr/>
                <w:rPr>
                  <w:rFonts w:hint="default" w:ascii="Cambria Math" w:hAnsi="Cambria Math" w:cs="Times New Roman"/>
                  <w:kern w:val="2"/>
                  <w:sz w:val="24"/>
                  <w:szCs w:val="24"/>
                  <w:lang w:val="en-US" w:eastAsia="zh-CN" w:bidi="ar-SA"/>
                </w:rPr>
                <m:t>K</m:t>
              </m:r>
              <m:ctrlPr>
                <w:rPr>
                  <w:rFonts w:hint="eastAsia" w:ascii="Cambria Math" w:hAnsi="Cambria Math" w:cs="Times New Roman"/>
                  <w:i/>
                  <w:kern w:val="2"/>
                  <w:sz w:val="24"/>
                  <w:szCs w:val="24"/>
                  <w:lang w:val="en-US" w:eastAsia="zh-CN" w:bidi="ar-SA"/>
                </w:rPr>
              </m:ctrlPr>
            </m:sup>
            <m:e>
              <m:sSub>
                <m:sSubPr>
                  <m:ctrlPr>
                    <w:rPr>
                      <w:rFonts w:hint="eastAsia"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g</m:t>
                  </m:r>
                  <m:ctrlPr>
                    <w:rPr>
                      <w:rFonts w:hint="eastAsia"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k</m:t>
                  </m:r>
                  <m:ctrlPr>
                    <w:rPr>
                      <w:rFonts w:hint="eastAsia"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=1</m:t>
              </m:r>
              <m:ctrlPr>
                <w:rPr>
                  <w:rFonts w:hint="eastAsia" w:ascii="Cambria Math" w:hAnsi="Cambria Math" w:cs="Times New Roman"/>
                  <w:i/>
                  <w:kern w:val="2"/>
                  <w:sz w:val="24"/>
                  <w:szCs w:val="24"/>
                  <w:lang w:val="en-US" w:eastAsia="zh-CN" w:bidi="ar-SA"/>
                </w:rPr>
              </m:ctrlPr>
            </m:e>
          </m:nary>
          <m:r>
            <m:rPr/>
            <w:rPr>
              <w:rFonts w:hint="default" w:ascii="Cambria Math" w:hAnsi="Cambria Math" w:cs="Times New Roman"/>
              <w:kern w:val="2"/>
              <w:sz w:val="24"/>
              <w:szCs w:val="24"/>
              <w:lang w:val="en-US" w:eastAsia="zh-CN" w:bidi="ar-SA"/>
            </w:rPr>
            <m:t>,</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g</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k</m:t>
              </m:r>
              <m:ctrlPr>
                <w:rPr>
                  <w:rFonts w:hint="default" w:ascii="Cambria Math" w:hAnsi="Cambria Math" w:cs="Times New Roman"/>
                  <w:i/>
                  <w:kern w:val="2"/>
                  <w:sz w:val="24"/>
                  <w:szCs w:val="24"/>
                  <w:lang w:val="en-US" w:eastAsia="zh-CN" w:bidi="ar-SA"/>
                </w:rPr>
              </m:ctrlPr>
            </m:sub>
          </m:sSub>
          <m:r>
            <m:rPr/>
            <w:rPr>
              <w:rFonts w:hint="default" w:ascii="Cambria Math" w:hAnsi="Cambria Math" w:cs="Cambria Math"/>
              <w:kern w:val="2"/>
              <w:sz w:val="24"/>
              <w:szCs w:val="24"/>
              <w:lang w:val="en-US" w:eastAsia="zh-CN" w:bidi="ar-SA"/>
            </w:rPr>
            <m:t>≥</m:t>
          </m:r>
          <m:r>
            <m:rPr/>
            <w:rPr>
              <w:rFonts w:hint="default" w:ascii="Cambria Math" w:hAnsi="Cambria Math" w:cs="Times New Roman"/>
              <w:kern w:val="2"/>
              <w:sz w:val="24"/>
              <w:szCs w:val="24"/>
              <w:lang w:val="en-US" w:eastAsia="zh-CN" w:bidi="ar-SA"/>
            </w:rPr>
            <m:t>0</m:t>
          </m:r>
        </m:oMath>
      </m:oMathPara>
    </w:p>
    <w:p w14:paraId="72491B25">
      <w:pPr>
        <w:topLinePunct/>
        <w:spacing w:line="360" w:lineRule="auto"/>
        <w:rPr>
          <w:rFonts w:hint="eastAsia" w:ascii="宋体" w:hAnsi="宋体" w:cs="宋体"/>
          <w:sz w:val="24"/>
          <w:szCs w:val="24"/>
          <w:lang w:val="en-US" w:eastAsia="zh-CN"/>
        </w:rPr>
      </w:pPr>
      <w:r>
        <w:rPr>
          <w:rFonts w:hint="eastAsia" w:ascii="宋体" w:hAnsi="宋体" w:cs="宋体"/>
          <w:sz w:val="24"/>
          <w:szCs w:val="24"/>
          <w:lang w:val="en-US" w:eastAsia="zh-CN"/>
        </w:rPr>
        <w:t>具体计算为：</w:t>
      </w:r>
    </w:p>
    <w:p w14:paraId="3D8E2DC4">
      <w:pPr>
        <w:topLinePunct/>
        <w:spacing w:line="360" w:lineRule="auto"/>
        <w:rPr>
          <w:rFonts w:hint="default" w:ascii="宋体" w:hAnsi="宋体" w:cs="宋体"/>
          <w:sz w:val="24"/>
          <w:szCs w:val="24"/>
          <w:lang w:val="en-US" w:eastAsia="zh-CN"/>
        </w:rPr>
      </w:pPr>
      <m:oMathPara>
        <m:oMath>
          <m:r>
            <m:rPr/>
            <w:rPr>
              <w:rFonts w:hint="default" w:ascii="Cambria Math" w:hAnsi="Cambria Math" w:cs="宋体"/>
              <w:kern w:val="2"/>
              <w:sz w:val="24"/>
              <w:szCs w:val="24"/>
              <w:lang w:val="en-US" w:eastAsia="zh-CN" w:bidi="ar-SA"/>
            </w:rPr>
            <m:t>g=Softmax(</m:t>
          </m:r>
          <m:sSub>
            <m:sSubPr>
              <m:ctrlPr>
                <w:rPr>
                  <w:rFonts w:hint="default" w:ascii="Cambria Math" w:hAnsi="Cambria Math" w:cs="宋体"/>
                  <w:i/>
                  <w:kern w:val="2"/>
                  <w:sz w:val="24"/>
                  <w:szCs w:val="24"/>
                  <w:lang w:val="en-US" w:eastAsia="zh-CN" w:bidi="ar-SA"/>
                </w:rPr>
              </m:ctrlPr>
            </m:sSubPr>
            <m:e>
              <m:r>
                <m:rPr/>
                <w:rPr>
                  <w:rFonts w:hint="default" w:ascii="Cambria Math" w:hAnsi="Cambria Math" w:cs="宋体"/>
                  <w:kern w:val="2"/>
                  <w:sz w:val="24"/>
                  <w:szCs w:val="24"/>
                  <w:lang w:val="en-US" w:eastAsia="zh-CN" w:bidi="ar-SA"/>
                </w:rPr>
                <m:t>W</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g</m:t>
              </m:r>
              <m:ctrlPr>
                <w:rPr>
                  <w:rFonts w:hint="default" w:ascii="Cambria Math" w:hAnsi="Cambria Math" w:cs="宋体"/>
                  <w:i/>
                  <w:kern w:val="2"/>
                  <w:sz w:val="24"/>
                  <w:szCs w:val="24"/>
                  <w:lang w:val="en-US" w:eastAsia="zh-CN" w:bidi="ar-SA"/>
                </w:rPr>
              </m:ctrlPr>
            </m:sub>
          </m:sSub>
          <m:r>
            <m:rPr/>
            <w:rPr>
              <w:rFonts w:hint="eastAsia" w:ascii="Cambria Math" w:hAnsi="Cambria Math" w:cs="宋体"/>
              <w:kern w:val="2"/>
              <w:sz w:val="24"/>
              <w:szCs w:val="24"/>
              <w:lang w:val="en-US" w:eastAsia="zh-CN" w:bidi="ar-SA"/>
            </w:rPr>
            <m:t>·</m:t>
          </m:r>
          <m:r>
            <m:rPr/>
            <w:rPr>
              <w:rFonts w:hint="default" w:ascii="Cambria Math" w:hAnsi="Cambria Math" w:cs="宋体"/>
              <w:kern w:val="2"/>
              <w:sz w:val="24"/>
              <w:szCs w:val="24"/>
              <w:lang w:val="en-US" w:eastAsia="zh-CN" w:bidi="ar-SA"/>
            </w:rPr>
            <m:t>Pool(X)+</m:t>
          </m:r>
          <m:sSub>
            <m:sSubPr>
              <m:ctrlPr>
                <w:rPr>
                  <w:rFonts w:hint="default" w:ascii="Cambria Math" w:hAnsi="Cambria Math" w:cs="宋体"/>
                  <w:i/>
                  <w:kern w:val="2"/>
                  <w:sz w:val="24"/>
                  <w:szCs w:val="24"/>
                  <w:lang w:val="en-US" w:eastAsia="zh-CN" w:bidi="ar-SA"/>
                </w:rPr>
              </m:ctrlPr>
            </m:sSubPr>
            <m:e>
              <m:r>
                <m:rPr/>
                <w:rPr>
                  <w:rFonts w:hint="default" w:ascii="Cambria Math" w:hAnsi="Cambria Math" w:cs="宋体"/>
                  <w:kern w:val="2"/>
                  <w:sz w:val="24"/>
                  <w:szCs w:val="24"/>
                  <w:lang w:val="en-US" w:eastAsia="zh-CN" w:bidi="ar-SA"/>
                </w:rPr>
                <m:t>b</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g</m:t>
              </m:r>
              <m:ctrlPr>
                <w:rPr>
                  <w:rFonts w:hint="default" w:ascii="Cambria Math" w:hAnsi="Cambria Math" w:cs="宋体"/>
                  <w:i/>
                  <w:kern w:val="2"/>
                  <w:sz w:val="24"/>
                  <w:szCs w:val="24"/>
                  <w:lang w:val="en-US" w:eastAsia="zh-CN" w:bidi="ar-SA"/>
                </w:rPr>
              </m:ctrlPr>
            </m:sub>
          </m:sSub>
          <m:r>
            <m:rPr/>
            <w:rPr>
              <w:rFonts w:hint="default" w:ascii="Cambria Math" w:hAnsi="Cambria Math" w:cs="宋体"/>
              <w:kern w:val="2"/>
              <w:sz w:val="24"/>
              <w:szCs w:val="24"/>
              <w:lang w:val="en-US" w:eastAsia="zh-CN" w:bidi="ar-SA"/>
            </w:rPr>
            <m:t>)</m:t>
          </m:r>
        </m:oMath>
      </m:oMathPara>
    </w:p>
    <w:p w14:paraId="2B86B576">
      <w:pPr>
        <w:topLinePunct/>
        <w:spacing w:line="360" w:lineRule="auto"/>
        <w:rPr>
          <w:rFonts w:hint="eastAsia" w:hAnsi="Cambria Math" w:cs="宋体"/>
          <w:i w:val="0"/>
          <w:kern w:val="2"/>
          <w:sz w:val="24"/>
          <w:szCs w:val="24"/>
          <w:lang w:val="en-US" w:eastAsia="zh-CN" w:bidi="ar-SA"/>
        </w:rPr>
      </w:pPr>
      <w:r>
        <w:rPr>
          <w:rFonts w:hint="eastAsia" w:ascii="宋体" w:hAnsi="宋体" w:cs="宋体"/>
          <w:sz w:val="24"/>
          <w:szCs w:val="24"/>
          <w:lang w:val="en-US" w:eastAsia="zh-CN"/>
        </w:rPr>
        <w:t>其中</w:t>
      </w:r>
      <m:oMath>
        <m:sSub>
          <m:sSubPr>
            <m:ctrlPr>
              <w:rPr>
                <w:rFonts w:hint="default" w:ascii="Cambria Math" w:hAnsi="Cambria Math" w:cs="宋体"/>
                <w:i/>
                <w:kern w:val="2"/>
                <w:sz w:val="24"/>
                <w:szCs w:val="24"/>
                <w:lang w:val="en-US" w:eastAsia="zh-CN" w:bidi="ar-SA"/>
              </w:rPr>
            </m:ctrlPr>
          </m:sSubPr>
          <m:e>
            <m:r>
              <m:rPr/>
              <w:rPr>
                <w:rFonts w:hint="default" w:ascii="Cambria Math" w:hAnsi="Cambria Math" w:cs="宋体"/>
                <w:kern w:val="2"/>
                <w:sz w:val="24"/>
                <w:szCs w:val="24"/>
                <w:lang w:val="en-US" w:eastAsia="zh-CN" w:bidi="ar-SA"/>
              </w:rPr>
              <m:t>W</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g</m:t>
            </m:r>
            <m:ctrlPr>
              <w:rPr>
                <w:rFonts w:hint="default" w:ascii="Cambria Math" w:hAnsi="Cambria Math" w:cs="宋体"/>
                <w:i/>
                <w:kern w:val="2"/>
                <w:sz w:val="24"/>
                <w:szCs w:val="24"/>
                <w:lang w:val="en-US" w:eastAsia="zh-CN" w:bidi="ar-SA"/>
              </w:rPr>
            </m:ctrlPr>
          </m:sub>
        </m:sSub>
      </m:oMath>
      <w:r>
        <w:rPr>
          <w:rFonts w:hint="eastAsia" w:hAnsi="Cambria Math" w:cs="宋体"/>
          <w:i w:val="0"/>
          <w:kern w:val="2"/>
          <w:sz w:val="24"/>
          <w:szCs w:val="24"/>
          <w:lang w:val="en-US" w:eastAsia="zh-CN" w:bidi="ar-SA"/>
        </w:rPr>
        <w:t>，</w:t>
      </w:r>
      <m:oMath>
        <m:sSub>
          <m:sSubPr>
            <m:ctrlPr>
              <w:rPr>
                <w:rFonts w:hint="default" w:ascii="Cambria Math" w:hAnsi="Cambria Math" w:cs="宋体"/>
                <w:i/>
                <w:kern w:val="2"/>
                <w:sz w:val="24"/>
                <w:szCs w:val="24"/>
                <w:lang w:val="en-US" w:eastAsia="zh-CN" w:bidi="ar-SA"/>
              </w:rPr>
            </m:ctrlPr>
          </m:sSubPr>
          <m:e>
            <m:r>
              <m:rPr/>
              <w:rPr>
                <w:rFonts w:hint="default" w:ascii="Cambria Math" w:hAnsi="Cambria Math" w:cs="宋体"/>
                <w:kern w:val="2"/>
                <w:sz w:val="24"/>
                <w:szCs w:val="24"/>
                <w:lang w:val="en-US" w:eastAsia="zh-CN" w:bidi="ar-SA"/>
              </w:rPr>
              <m:t>b</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g</m:t>
            </m:r>
            <m:ctrlPr>
              <w:rPr>
                <w:rFonts w:hint="default" w:ascii="Cambria Math" w:hAnsi="Cambria Math" w:cs="宋体"/>
                <w:i/>
                <w:kern w:val="2"/>
                <w:sz w:val="24"/>
                <w:szCs w:val="24"/>
                <w:lang w:val="en-US" w:eastAsia="zh-CN" w:bidi="ar-SA"/>
              </w:rPr>
            </m:ctrlPr>
          </m:sub>
        </m:sSub>
      </m:oMath>
      <w:r>
        <w:rPr>
          <w:rFonts w:hint="eastAsia" w:hAnsi="Cambria Math" w:cs="宋体"/>
          <w:i w:val="0"/>
          <w:kern w:val="2"/>
          <w:sz w:val="24"/>
          <w:szCs w:val="24"/>
          <w:lang w:val="en-US" w:eastAsia="zh-CN" w:bidi="ar-SA"/>
        </w:rPr>
        <w:t>为权重和偏置，</w:t>
      </w:r>
      <m:oMath>
        <m:r>
          <m:rPr/>
          <w:rPr>
            <w:rFonts w:hint="default" w:ascii="Cambria Math" w:hAnsi="Cambria Math" w:cs="宋体"/>
            <w:kern w:val="2"/>
            <w:sz w:val="24"/>
            <w:szCs w:val="24"/>
            <w:lang w:val="en-US" w:eastAsia="zh-CN" w:bidi="ar-SA"/>
          </w:rPr>
          <m:t>Pool(</m:t>
        </m:r>
        <m:r>
          <m:rPr/>
          <w:rPr>
            <w:rFonts w:hint="eastAsia" w:ascii="Cambria Math" w:hAnsi="Cambria Math" w:cs="宋体"/>
            <w:kern w:val="2"/>
            <w:sz w:val="24"/>
            <w:szCs w:val="24"/>
            <w:lang w:val="en-US" w:eastAsia="zh-CN" w:bidi="ar-SA"/>
          </w:rPr>
          <m:t>·</m:t>
        </m:r>
        <m:r>
          <m:rPr/>
          <w:rPr>
            <w:rFonts w:hint="default" w:ascii="Cambria Math" w:hAnsi="Cambria Math" w:cs="宋体"/>
            <w:kern w:val="2"/>
            <w:sz w:val="24"/>
            <w:szCs w:val="24"/>
            <w:lang w:val="en-US" w:eastAsia="zh-CN" w:bidi="ar-SA"/>
          </w:rPr>
          <m:t>)</m:t>
        </m:r>
      </m:oMath>
      <w:r>
        <w:rPr>
          <w:rFonts w:hint="eastAsia" w:hAnsi="Cambria Math" w:cs="宋体"/>
          <w:i w:val="0"/>
          <w:kern w:val="2"/>
          <w:sz w:val="24"/>
          <w:szCs w:val="24"/>
          <w:lang w:val="en-US" w:eastAsia="zh-CN" w:bidi="ar-SA"/>
        </w:rPr>
        <w:t>表示全局池化。</w:t>
      </w:r>
    </w:p>
    <w:p w14:paraId="181A591D">
      <w:pPr>
        <w:topLinePunct/>
        <w:spacing w:line="360" w:lineRule="auto"/>
        <w:rPr>
          <w:rFonts w:hint="eastAsia" w:hAnsi="Cambria Math" w:cs="宋体"/>
          <w:i w:val="0"/>
          <w:kern w:val="2"/>
          <w:sz w:val="24"/>
          <w:szCs w:val="24"/>
          <w:lang w:val="en-US" w:eastAsia="zh-CN" w:bidi="ar-SA"/>
        </w:rPr>
      </w:pPr>
      <w:r>
        <w:rPr>
          <w:rFonts w:hint="eastAsia" w:hAnsi="Cambria Math" w:cs="宋体"/>
          <w:i w:val="0"/>
          <w:kern w:val="2"/>
          <w:sz w:val="24"/>
          <w:szCs w:val="24"/>
          <w:lang w:val="en-US" w:eastAsia="zh-CN" w:bidi="ar-SA"/>
        </w:rPr>
        <w:t>加权各专家网络输出：</w:t>
      </w:r>
    </w:p>
    <w:p w14:paraId="5FB26EFC">
      <w:pPr>
        <w:topLinePunct/>
        <w:spacing w:line="360" w:lineRule="auto"/>
        <w:rPr>
          <w:rFonts w:hint="eastAsia" w:hAnsi="Cambria Math" w:cs="宋体"/>
          <w:i w:val="0"/>
          <w:kern w:val="2"/>
          <w:sz w:val="24"/>
          <w:szCs w:val="24"/>
          <w:lang w:val="en-US" w:eastAsia="zh-CN" w:bidi="ar-SA"/>
        </w:rPr>
      </w:pPr>
      <m:oMathPara>
        <m:oMath>
          <m:sSubSup>
            <m:sSubSupPr>
              <m:ctrlPr>
                <w:rPr>
                  <w:rFonts w:ascii="Cambria Math" w:hAnsi="Cambria Math" w:cs="宋体"/>
                  <w:i/>
                  <w:kern w:val="2"/>
                  <w:sz w:val="24"/>
                  <w:szCs w:val="24"/>
                  <w:lang w:val="en-US" w:bidi="ar-SA"/>
                </w:rPr>
              </m:ctrlPr>
            </m:sSubSupPr>
            <m:e>
              <m:r>
                <m:rPr/>
                <w:rPr>
                  <w:rFonts w:hint="default" w:ascii="Cambria Math" w:hAnsi="Cambria Math" w:cs="宋体"/>
                  <w:kern w:val="2"/>
                  <w:sz w:val="24"/>
                  <w:szCs w:val="24"/>
                  <w:lang w:val="en-US" w:eastAsia="zh-CN" w:bidi="ar-SA"/>
                </w:rPr>
                <m:t>H</m:t>
              </m:r>
              <m:ctrlPr>
                <w:rPr>
                  <w:rFonts w:ascii="Cambria Math" w:hAnsi="Cambria Math" w:cs="宋体"/>
                  <w:i/>
                  <w:kern w:val="2"/>
                  <w:sz w:val="24"/>
                  <w:szCs w:val="24"/>
                  <w:lang w:val="en-US" w:bidi="ar-SA"/>
                </w:rPr>
              </m:ctrlPr>
            </m:e>
            <m:sub>
              <m:r>
                <m:rPr/>
                <w:rPr>
                  <w:rFonts w:hint="default" w:ascii="Cambria Math" w:hAnsi="Cambria Math" w:cs="宋体"/>
                  <w:kern w:val="2"/>
                  <w:sz w:val="24"/>
                  <w:szCs w:val="24"/>
                  <w:lang w:val="en-US" w:eastAsia="zh-CN" w:bidi="ar-SA"/>
                </w:rPr>
                <m:t>k</m:t>
              </m:r>
              <m:ctrlPr>
                <w:rPr>
                  <w:rFonts w:ascii="Cambria Math" w:hAnsi="Cambria Math" w:cs="宋体"/>
                  <w:i/>
                  <w:kern w:val="2"/>
                  <w:sz w:val="24"/>
                  <w:szCs w:val="24"/>
                  <w:lang w:val="en-US" w:bidi="ar-SA"/>
                </w:rPr>
              </m:ctrlPr>
            </m:sub>
            <m:sup>
              <m:r>
                <m:rPr/>
                <w:rPr>
                  <w:rFonts w:hint="default" w:ascii="Cambria Math" w:hAnsi="Cambria Math" w:cs="宋体"/>
                  <w:kern w:val="2"/>
                  <w:sz w:val="24"/>
                  <w:szCs w:val="24"/>
                  <w:lang w:val="en-US" w:eastAsia="zh-CN" w:bidi="ar-SA"/>
                </w:rPr>
                <m:t>weighted</m:t>
              </m:r>
              <m:ctrlPr>
                <w:rPr>
                  <w:rFonts w:ascii="Cambria Math" w:hAnsi="Cambria Math" w:cs="宋体"/>
                  <w:i/>
                  <w:kern w:val="2"/>
                  <w:sz w:val="24"/>
                  <w:szCs w:val="24"/>
                  <w:lang w:val="en-US" w:bidi="ar-SA"/>
                </w:rPr>
              </m:ctrlPr>
            </m:sup>
          </m:sSubSup>
          <m:r>
            <m:rPr/>
            <w:rPr>
              <w:rFonts w:hint="default" w:ascii="Cambria Math" w:hAnsi="Cambria Math" w:cs="宋体"/>
              <w:kern w:val="2"/>
              <w:sz w:val="24"/>
              <w:szCs w:val="24"/>
              <w:lang w:val="en-US" w:eastAsia="zh-CN" w:bidi="ar-SA"/>
            </w:rPr>
            <m:t>=</m:t>
          </m:r>
          <m:sSub>
            <m:sSubPr>
              <m:ctrlPr>
                <w:rPr>
                  <w:rFonts w:hint="default" w:ascii="Cambria Math" w:hAnsi="Cambria Math" w:cs="宋体"/>
                  <w:i/>
                  <w:kern w:val="2"/>
                  <w:sz w:val="24"/>
                  <w:szCs w:val="24"/>
                  <w:lang w:val="en-US" w:eastAsia="zh-CN" w:bidi="ar-SA"/>
                </w:rPr>
              </m:ctrlPr>
            </m:sSubPr>
            <m:e>
              <m:r>
                <m:rPr/>
                <w:rPr>
                  <w:rFonts w:hint="default" w:ascii="Cambria Math" w:hAnsi="Cambria Math" w:cs="宋体"/>
                  <w:kern w:val="2"/>
                  <w:sz w:val="24"/>
                  <w:szCs w:val="24"/>
                  <w:lang w:val="en-US" w:eastAsia="zh-CN" w:bidi="ar-SA"/>
                </w:rPr>
                <m:t>g</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k</m:t>
              </m:r>
              <m:ctrlPr>
                <w:rPr>
                  <w:rFonts w:hint="default" w:ascii="Cambria Math" w:hAnsi="Cambria Math" w:cs="宋体"/>
                  <w:i/>
                  <w:kern w:val="2"/>
                  <w:sz w:val="24"/>
                  <w:szCs w:val="24"/>
                  <w:lang w:val="en-US" w:eastAsia="zh-CN" w:bidi="ar-SA"/>
                </w:rPr>
              </m:ctrlPr>
            </m:sub>
          </m:sSub>
          <m:r>
            <m:rPr/>
            <w:rPr>
              <w:rFonts w:hint="eastAsia" w:ascii="Cambria Math" w:hAnsi="Cambria Math" w:cs="宋体"/>
              <w:kern w:val="2"/>
              <w:sz w:val="24"/>
              <w:szCs w:val="24"/>
              <w:lang w:val="en-US" w:eastAsia="zh-CN" w:bidi="ar-SA"/>
            </w:rPr>
            <m:t>·</m:t>
          </m:r>
          <m:sSub>
            <m:sSubPr>
              <m:ctrlPr>
                <w:rPr>
                  <w:rFonts w:hint="eastAsia" w:ascii="Cambria Math" w:hAnsi="Cambria Math" w:cs="宋体"/>
                  <w:i/>
                  <w:kern w:val="2"/>
                  <w:sz w:val="24"/>
                  <w:szCs w:val="24"/>
                  <w:lang w:val="en-US" w:eastAsia="zh-CN" w:bidi="ar-SA"/>
                </w:rPr>
              </m:ctrlPr>
            </m:sSubPr>
            <m:e>
              <m:r>
                <m:rPr/>
                <w:rPr>
                  <w:rFonts w:hint="default" w:ascii="Cambria Math" w:hAnsi="Cambria Math" w:cs="宋体"/>
                  <w:kern w:val="2"/>
                  <w:sz w:val="24"/>
                  <w:szCs w:val="24"/>
                  <w:lang w:val="en-US" w:eastAsia="zh-CN" w:bidi="ar-SA"/>
                </w:rPr>
                <m:t>H</m:t>
              </m:r>
              <m:ctrlPr>
                <w:rPr>
                  <w:rFonts w:hint="eastAsia"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k</m:t>
              </m:r>
              <m:ctrlPr>
                <w:rPr>
                  <w:rFonts w:hint="eastAsia" w:ascii="Cambria Math" w:hAnsi="Cambria Math" w:cs="宋体"/>
                  <w:i/>
                  <w:kern w:val="2"/>
                  <w:sz w:val="24"/>
                  <w:szCs w:val="24"/>
                  <w:lang w:val="en-US" w:eastAsia="zh-CN" w:bidi="ar-SA"/>
                </w:rPr>
              </m:ctrlPr>
            </m:sub>
          </m:sSub>
          <w:del w:id="92" w:author="Jisoo" w:date="2025-12-07T17:12:07Z">
            <m:r>
              <m:rPr/>
              <w:rPr>
                <w:rFonts w:hint="eastAsia" w:ascii="Cambria Math" w:hAnsi="Cambria Math" w:cs="宋体"/>
                <w:kern w:val="2"/>
                <w:sz w:val="24"/>
                <w:szCs w:val="24"/>
                <w:lang w:val="en-US" w:eastAsia="zh-CN" w:bidi="ar-SA"/>
              </w:rPr>
              <m:t>，</m:t>
            </m:r>
          </w:del>
        </m:oMath>
      </m:oMathPara>
    </w:p>
    <w:p w14:paraId="6C9904C2">
      <w:pPr>
        <w:topLinePunct/>
        <w:spacing w:line="360" w:lineRule="auto"/>
        <w:rPr>
          <w:rFonts w:hint="default" w:hAnsi="Cambria Math" w:cs="宋体"/>
          <w:i w:val="0"/>
          <w:kern w:val="2"/>
          <w:sz w:val="24"/>
          <w:szCs w:val="24"/>
          <w:lang w:val="en-US" w:eastAsia="zh-CN" w:bidi="ar-SA"/>
        </w:rPr>
      </w:pPr>
      <m:oMathPara>
        <m:oMath>
          <m:sSub>
            <m:sSubPr>
              <m:ctrlPr>
                <w:rPr>
                  <w:rFonts w:ascii="Cambria Math" w:hAnsi="Cambria Math" w:cs="宋体"/>
                  <w:i/>
                  <w:kern w:val="2"/>
                  <w:sz w:val="24"/>
                  <w:szCs w:val="24"/>
                  <w:lang w:val="en-US" w:bidi="ar-SA"/>
                </w:rPr>
              </m:ctrlPr>
            </m:sSubPr>
            <m:e>
              <m:r>
                <m:rPr/>
                <w:rPr>
                  <w:rFonts w:hint="default" w:ascii="Cambria Math" w:hAnsi="Cambria Math" w:cs="宋体"/>
                  <w:kern w:val="2"/>
                  <w:sz w:val="24"/>
                  <w:szCs w:val="24"/>
                  <w:lang w:val="en-US" w:eastAsia="zh-CN" w:bidi="ar-SA"/>
                </w:rPr>
                <m:t>H</m:t>
              </m:r>
              <m:ctrlPr>
                <w:rPr>
                  <w:rFonts w:ascii="Cambria Math" w:hAnsi="Cambria Math" w:cs="宋体"/>
                  <w:i/>
                  <w:kern w:val="2"/>
                  <w:sz w:val="24"/>
                  <w:szCs w:val="24"/>
                  <w:lang w:val="en-US" w:bidi="ar-SA"/>
                </w:rPr>
              </m:ctrlPr>
            </m:e>
            <m:sub>
              <m:r>
                <m:rPr/>
                <w:rPr>
                  <w:rFonts w:hint="default" w:ascii="Cambria Math" w:hAnsi="Cambria Math" w:cs="宋体"/>
                  <w:kern w:val="2"/>
                  <w:sz w:val="24"/>
                  <w:szCs w:val="24"/>
                  <w:lang w:val="en-US" w:eastAsia="zh-CN" w:bidi="ar-SA"/>
                </w:rPr>
                <m:t>k</m:t>
              </m:r>
              <m:ctrlPr>
                <w:rPr>
                  <w:rFonts w:ascii="Cambria Math" w:hAnsi="Cambria Math" w:cs="宋体"/>
                  <w:i/>
                  <w:kern w:val="2"/>
                  <w:sz w:val="24"/>
                  <w:szCs w:val="24"/>
                  <w:lang w:val="en-US" w:bidi="ar-SA"/>
                </w:rPr>
              </m:ctrlPr>
            </m:sub>
          </m:sSub>
          <m:r>
            <m:rPr/>
            <w:rPr>
              <w:rFonts w:hint="default" w:ascii="Cambria Math" w:hAnsi="Cambria Math" w:cs="宋体"/>
              <w:kern w:val="2"/>
              <w:sz w:val="24"/>
              <w:szCs w:val="24"/>
              <w:lang w:val="en-US" w:eastAsia="zh-CN" w:bidi="ar-SA"/>
            </w:rPr>
            <m:t>=Pool(</m:t>
          </m:r>
          <m:sSub>
            <m:sSubPr>
              <m:ctrlPr>
                <w:rPr>
                  <w:rFonts w:hint="default" w:ascii="Cambria Math" w:hAnsi="Cambria Math" w:cs="宋体"/>
                  <w:i/>
                  <w:kern w:val="2"/>
                  <w:sz w:val="24"/>
                  <w:szCs w:val="24"/>
                  <w:lang w:val="en-US" w:eastAsia="zh-CN" w:bidi="ar-SA"/>
                </w:rPr>
              </m:ctrlPr>
            </m:sSubPr>
            <m:e>
              <m:r>
                <m:rPr/>
                <w:rPr>
                  <w:rFonts w:hint="default" w:ascii="Cambria Math" w:hAnsi="Cambria Math" w:cs="宋体"/>
                  <w:kern w:val="2"/>
                  <w:sz w:val="24"/>
                  <w:szCs w:val="24"/>
                  <w:lang w:val="en-US" w:eastAsia="zh-CN" w:bidi="ar-SA"/>
                </w:rPr>
                <m:t>H</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k</m:t>
              </m:r>
              <m:ctrlPr>
                <w:rPr>
                  <w:rFonts w:hint="default" w:ascii="Cambria Math" w:hAnsi="Cambria Math" w:cs="宋体"/>
                  <w:i/>
                  <w:kern w:val="2"/>
                  <w:sz w:val="24"/>
                  <w:szCs w:val="24"/>
                  <w:lang w:val="en-US" w:eastAsia="zh-CN" w:bidi="ar-SA"/>
                </w:rPr>
              </m:ctrlPr>
            </m:sub>
          </m:sSub>
          <m:r>
            <m:rPr/>
            <w:rPr>
              <w:rFonts w:hint="default" w:ascii="Cambria Math" w:hAnsi="Cambria Math" w:cs="宋体"/>
              <w:kern w:val="2"/>
              <w:sz w:val="24"/>
              <w:szCs w:val="24"/>
              <w:lang w:val="en-US" w:eastAsia="zh-CN" w:bidi="ar-SA"/>
            </w:rPr>
            <m:t>)</m:t>
          </m:r>
          <w:del w:id="93" w:author="Jisoo" w:date="2025-12-07T17:12:19Z">
            <m:r>
              <m:rPr/>
              <w:rPr>
                <w:rFonts w:hint="default" w:ascii="Cambria Math" w:hAnsi="Cambria Math" w:cs="宋体"/>
                <w:kern w:val="2"/>
                <w:sz w:val="24"/>
                <w:szCs w:val="24"/>
                <w:lang w:val="en-US" w:eastAsia="zh-CN" w:bidi="ar-SA"/>
              </w:rPr>
              <m:t>.</m:t>
            </m:r>
          </w:del>
        </m:oMath>
      </m:oMathPara>
    </w:p>
    <w:p w14:paraId="4D1355E3">
      <w:pPr>
        <w:keepNext w:val="0"/>
        <w:keepLines w:val="0"/>
        <w:pageBreakBefore w:val="0"/>
        <w:widowControl w:val="0"/>
        <w:kinsoku/>
        <w:wordWrap/>
        <w:overflowPunct/>
        <w:topLinePunct/>
        <w:autoSpaceDE/>
        <w:autoSpaceDN/>
        <w:bidi w:val="0"/>
        <w:adjustRightInd/>
        <w:snapToGrid/>
        <w:spacing w:line="360" w:lineRule="auto"/>
        <w:textAlignment w:val="auto"/>
        <w:rPr>
          <w:rFonts w:hint="default" w:ascii="宋体" w:hAnsi="宋体" w:cs="宋体"/>
          <w:sz w:val="24"/>
          <w:szCs w:val="24"/>
          <w:lang w:val="en-US" w:eastAsia="zh-CN"/>
        </w:rPr>
      </w:pPr>
      <w:r>
        <w:rPr>
          <w:rFonts w:hint="eastAsia" w:ascii="Times New Roman" w:hAnsi="Times New Roman"/>
          <w:b/>
          <w:bCs/>
          <w:sz w:val="24"/>
          <w:szCs w:val="24"/>
        </w:rPr>
        <w:t>[00</w:t>
      </w:r>
      <w:r>
        <w:rPr>
          <w:rFonts w:hint="eastAsia" w:ascii="Times New Roman" w:hAnsi="Times New Roman"/>
          <w:b/>
          <w:bCs/>
          <w:sz w:val="24"/>
          <w:szCs w:val="24"/>
          <w:lang w:val="en-US" w:eastAsia="zh-CN"/>
        </w:rPr>
        <w:t>13</w:t>
      </w:r>
      <w:r>
        <w:rPr>
          <w:rFonts w:hint="eastAsia" w:ascii="Times New Roman" w:hAnsi="Times New Roman"/>
          <w:b/>
          <w:bCs/>
          <w:sz w:val="24"/>
          <w:szCs w:val="24"/>
        </w:rPr>
        <w:t>]</w:t>
      </w:r>
      <w:ins w:id="94" w:author="♚酸奶" w:date="2025-12-05T10:03:14Z">
        <w:r>
          <w:rPr>
            <w:rFonts w:hint="eastAsia" w:ascii="Times New Roman" w:hAnsi="Times New Roman"/>
            <w:b/>
            <w:bCs/>
            <w:sz w:val="24"/>
            <w:szCs w:val="24"/>
            <w:lang w:val="en-US" w:eastAsia="zh-CN"/>
          </w:rPr>
          <w:t>步骤</w:t>
        </w:r>
      </w:ins>
      <w:ins w:id="95" w:author="♚酸奶" w:date="2025-12-05T09:39:54Z">
        <w:r>
          <w:rPr>
            <w:rFonts w:hint="eastAsia" w:ascii="Times New Roman" w:hAnsi="Times New Roman"/>
            <w:b/>
            <w:bCs/>
            <w:sz w:val="24"/>
            <w:szCs w:val="24"/>
            <w:lang w:val="en-US" w:eastAsia="zh-CN"/>
          </w:rPr>
          <w:t>S</w:t>
        </w:r>
      </w:ins>
      <w:r>
        <w:rPr>
          <w:rFonts w:hint="eastAsia" w:ascii="Times New Roman" w:hAnsi="Times New Roman"/>
          <w:b/>
          <w:bCs/>
          <w:sz w:val="24"/>
          <w:szCs w:val="24"/>
          <w:lang w:val="en-US" w:eastAsia="zh-CN"/>
        </w:rPr>
        <w:t xml:space="preserve"> </w:t>
      </w:r>
      <w:r>
        <w:rPr>
          <w:rFonts w:hint="eastAsia" w:ascii="Times New Roman" w:hAnsi="Times New Roman"/>
          <w:b w:val="0"/>
          <w:bCs w:val="0"/>
          <w:sz w:val="24"/>
          <w:szCs w:val="24"/>
          <w:lang w:val="en-US" w:eastAsia="zh-CN"/>
        </w:rPr>
        <w:t>5. 加权融合</w:t>
      </w:r>
      <w:r>
        <w:rPr>
          <w:rFonts w:hint="eastAsia" w:ascii="Times New Roman" w:hAnsi="Times New Roman"/>
          <w:sz w:val="24"/>
          <w:szCs w:val="24"/>
          <w:lang w:val="en-US" w:eastAsia="zh-CN"/>
        </w:rPr>
        <w:t>：</w:t>
      </w:r>
    </w:p>
    <w:p w14:paraId="2840861B">
      <w:pPr>
        <w:topLinePunct/>
        <w:spacing w:line="360" w:lineRule="auto"/>
        <w:rPr>
          <w:rFonts w:hint="eastAsia" w:ascii="宋体" w:hAnsi="宋体" w:cs="宋体"/>
          <w:sz w:val="24"/>
          <w:szCs w:val="24"/>
          <w:lang w:val="en-US" w:eastAsia="zh-CN"/>
        </w:rPr>
      </w:pPr>
      <w:r>
        <w:rPr>
          <w:rFonts w:hint="eastAsia" w:ascii="宋体" w:hAnsi="宋体" w:cs="宋体"/>
          <w:sz w:val="24"/>
          <w:szCs w:val="24"/>
          <w:lang w:val="en-US" w:eastAsia="zh-CN"/>
        </w:rPr>
        <w:t>最终融合特征可通过加权求和：</w:t>
      </w:r>
    </w:p>
    <w:p w14:paraId="4CEE7270">
      <w:pPr>
        <w:topLinePunct/>
        <w:spacing w:line="360" w:lineRule="auto"/>
        <w:rPr>
          <w:rFonts w:hint="default" w:ascii="宋体" w:hAnsi="宋体" w:eastAsia="宋体" w:cs="宋体"/>
          <w:sz w:val="24"/>
          <w:szCs w:val="24"/>
          <w:lang w:val="en-US" w:eastAsia="zh-CN"/>
        </w:rPr>
      </w:pPr>
      <m:oMathPara>
        <m:oMath>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F</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fused</m:t>
              </m:r>
              <m:ctrlPr>
                <w:rPr>
                  <w:rFonts w:ascii="Cambria Math" w:hAnsi="Cambria Math" w:cs="宋体"/>
                  <w:i/>
                  <w:sz w:val="24"/>
                  <w:szCs w:val="24"/>
                  <w:lang w:val="en-US"/>
                </w:rPr>
              </m:ctrlPr>
            </m:sub>
          </m:sSub>
          <m:r>
            <m:rPr/>
            <w:rPr>
              <w:rFonts w:hint="default" w:ascii="Cambria Math" w:hAnsi="Cambria Math" w:cs="宋体"/>
              <w:sz w:val="24"/>
              <w:szCs w:val="24"/>
              <w:lang w:val="en-US" w:eastAsia="zh-CN"/>
            </w:rPr>
            <m:t>=</m:t>
          </m:r>
          <m:nary>
            <m:naryPr>
              <m:chr m:val="∑"/>
              <m:limLoc m:val="undOvr"/>
              <m:ctrlPr>
                <w:rPr>
                  <w:rFonts w:hint="default" w:ascii="Cambria Math" w:hAnsi="Cambria Math" w:cs="宋体"/>
                  <w:i/>
                  <w:sz w:val="24"/>
                  <w:szCs w:val="24"/>
                  <w:lang w:val="en-US" w:eastAsia="zh-CN"/>
                </w:rPr>
              </m:ctrlPr>
            </m:naryPr>
            <m:sub>
              <m:r>
                <m:rPr/>
                <w:rPr>
                  <w:rFonts w:hint="default" w:ascii="Cambria Math" w:hAnsi="Cambria Math" w:cs="宋体"/>
                  <w:sz w:val="24"/>
                  <w:szCs w:val="24"/>
                  <w:lang w:val="en-US" w:eastAsia="zh-CN"/>
                </w:rPr>
                <m:t>k=1</m:t>
              </m:r>
              <m:ctrlPr>
                <w:rPr>
                  <w:rFonts w:hint="default" w:ascii="Cambria Math" w:hAnsi="Cambria Math" w:cs="宋体"/>
                  <w:i/>
                  <w:sz w:val="24"/>
                  <w:szCs w:val="24"/>
                  <w:lang w:val="en-US" w:eastAsia="zh-CN"/>
                </w:rPr>
              </m:ctrlPr>
            </m:sub>
            <m:sup>
              <m:r>
                <m:rPr/>
                <w:rPr>
                  <w:rFonts w:hint="default" w:ascii="Cambria Math" w:hAnsi="Cambria Math" w:cs="宋体"/>
                  <w:sz w:val="24"/>
                  <w:szCs w:val="24"/>
                  <w:lang w:val="en-US" w:eastAsia="zh-CN"/>
                </w:rPr>
                <m:t>K</m:t>
              </m:r>
              <m:ctrlPr>
                <w:rPr>
                  <w:rFonts w:hint="default" w:ascii="Cambria Math" w:hAnsi="Cambria Math" w:cs="宋体"/>
                  <w:i/>
                  <w:sz w:val="24"/>
                  <w:szCs w:val="24"/>
                  <w:lang w:val="en-US" w:eastAsia="zh-CN"/>
                </w:rPr>
              </m:ctrlPr>
            </m:sup>
            <m:e>
              <m:sSub>
                <m:sSubPr>
                  <m:ctrlPr>
                    <w:rPr>
                      <w:rFonts w:hint="default" w:ascii="Cambria Math" w:hAnsi="Cambria Math" w:cs="宋体"/>
                      <w:i/>
                      <w:sz w:val="24"/>
                      <w:szCs w:val="24"/>
                      <w:lang w:val="en-US" w:eastAsia="zh-CN"/>
                    </w:rPr>
                  </m:ctrlPr>
                </m:sSubPr>
                <m:e>
                  <m:r>
                    <m:rPr/>
                    <w:rPr>
                      <w:rFonts w:hint="default" w:ascii="Cambria Math" w:hAnsi="Cambria Math" w:cs="宋体"/>
                      <w:sz w:val="24"/>
                      <w:szCs w:val="24"/>
                      <w:lang w:val="en-US" w:eastAsia="zh-CN"/>
                    </w:rPr>
                    <m:t>g</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k</m:t>
                  </m:r>
                  <m:ctrlPr>
                    <w:rPr>
                      <w:rFonts w:hint="default" w:ascii="Cambria Math" w:hAnsi="Cambria Math" w:cs="宋体"/>
                      <w:i/>
                      <w:sz w:val="24"/>
                      <w:szCs w:val="24"/>
                      <w:lang w:val="en-US" w:eastAsia="zh-CN"/>
                    </w:rPr>
                  </m:ctrlPr>
                </m:sub>
              </m:sSub>
              <m:ctrlPr>
                <w:rPr>
                  <w:rFonts w:hint="default" w:ascii="Cambria Math" w:hAnsi="Cambria Math" w:cs="宋体"/>
                  <w:i/>
                  <w:sz w:val="24"/>
                  <w:szCs w:val="24"/>
                  <w:lang w:val="en-US" w:eastAsia="zh-CN"/>
                </w:rPr>
              </m:ctrlPr>
            </m:e>
          </m:nary>
          <m:r>
            <m:rPr/>
            <w:rPr>
              <w:rFonts w:hint="eastAsia" w:ascii="Cambria Math" w:hAnsi="Cambria Math" w:cs="宋体"/>
              <w:sz w:val="24"/>
              <w:szCs w:val="24"/>
              <w:lang w:val="en-US" w:eastAsia="zh-CN"/>
            </w:rPr>
            <m:t>·</m:t>
          </m:r>
          <m:sSub>
            <m:sSubPr>
              <m:ctrlPr>
                <w:rPr>
                  <w:rFonts w:hint="eastAsia" w:ascii="Cambria Math" w:hAnsi="Cambria Math" w:cs="宋体"/>
                  <w:i/>
                  <w:sz w:val="24"/>
                  <w:szCs w:val="24"/>
                  <w:lang w:val="en-US" w:eastAsia="zh-CN"/>
                </w:rPr>
              </m:ctrlPr>
            </m:sSubPr>
            <m:e>
              <m:r>
                <m:rPr/>
                <w:rPr>
                  <w:rFonts w:hint="default" w:ascii="Cambria Math" w:hAnsi="Cambria Math" w:cs="宋体"/>
                  <w:sz w:val="24"/>
                  <w:szCs w:val="24"/>
                  <w:lang w:val="en-US" w:eastAsia="zh-CN"/>
                </w:rPr>
                <m:t>H</m:t>
              </m:r>
              <m:ctrlPr>
                <w:rPr>
                  <w:rFonts w:hint="eastAsia" w:ascii="Cambria Math" w:hAnsi="Cambria Math" w:cs="宋体"/>
                  <w:i/>
                  <w:sz w:val="24"/>
                  <w:szCs w:val="24"/>
                  <w:lang w:val="en-US" w:eastAsia="zh-CN"/>
                </w:rPr>
              </m:ctrlPr>
            </m:e>
            <m:sub>
              <m:r>
                <m:rPr/>
                <w:rPr>
                  <w:rFonts w:hint="default" w:ascii="Cambria Math" w:hAnsi="Cambria Math" w:cs="宋体"/>
                  <w:sz w:val="24"/>
                  <w:szCs w:val="24"/>
                  <w:lang w:val="en-US" w:eastAsia="zh-CN"/>
                </w:rPr>
                <m:t>k</m:t>
              </m:r>
              <m:ctrlPr>
                <w:rPr>
                  <w:rFonts w:hint="eastAsia" w:ascii="Cambria Math" w:hAnsi="Cambria Math" w:cs="宋体"/>
                  <w:i/>
                  <w:sz w:val="24"/>
                  <w:szCs w:val="24"/>
                  <w:lang w:val="en-US" w:eastAsia="zh-CN"/>
                </w:rPr>
              </m:ctrlPr>
            </m:sub>
          </m:sSub>
        </m:oMath>
      </m:oMathPara>
    </w:p>
    <w:p w14:paraId="0FBD601B">
      <w:pPr>
        <w:topLinePunct/>
        <w:spacing w:line="360" w:lineRule="auto"/>
        <w:rPr>
          <w:rFonts w:hint="eastAsia" w:ascii="宋体" w:hAnsi="宋体" w:cs="宋体"/>
          <w:sz w:val="24"/>
          <w:szCs w:val="24"/>
          <w:lang w:val="en-US" w:eastAsia="zh-CN"/>
        </w:rPr>
      </w:pPr>
      <w:r>
        <w:rPr>
          <w:rFonts w:hint="eastAsia" w:ascii="宋体" w:hAnsi="宋体" w:cs="宋体"/>
          <w:sz w:val="24"/>
          <w:szCs w:val="24"/>
          <w:lang w:val="en-US" w:eastAsia="zh-CN"/>
        </w:rPr>
        <w:t>或多头注意力机制：</w:t>
      </w:r>
    </w:p>
    <w:p w14:paraId="195D0192">
      <w:pPr>
        <w:topLinePunct/>
        <w:spacing w:line="360" w:lineRule="auto"/>
        <w:jc w:val="center"/>
        <w:rPr>
          <w:rFonts w:hint="eastAsia" w:hAnsi="Cambria Math" w:cs="宋体"/>
          <w:i w:val="0"/>
          <w:sz w:val="24"/>
          <w:szCs w:val="24"/>
          <w:lang w:val="en-US" w:eastAsia="zh-CN"/>
        </w:rPr>
      </w:pPr>
      <m:oMath>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F</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fused</m:t>
            </m:r>
            <m:ctrlPr>
              <w:rPr>
                <w:rFonts w:ascii="Cambria Math" w:hAnsi="Cambria Math" w:cs="宋体"/>
                <w:i/>
                <w:sz w:val="24"/>
                <w:szCs w:val="24"/>
                <w:lang w:val="en-US"/>
              </w:rPr>
            </m:ctrlPr>
          </m:sub>
        </m:sSub>
        <m:r>
          <m:rPr/>
          <w:rPr>
            <w:rFonts w:hint="default" w:ascii="Cambria Math" w:hAnsi="Cambria Math" w:cs="宋体"/>
            <w:sz w:val="24"/>
            <w:szCs w:val="24"/>
            <w:lang w:val="en-US" w:eastAsia="zh-CN"/>
          </w:rPr>
          <m:t>=MultiHeadAttention(Q,K,V)=Concat(</m:t>
        </m:r>
        <m:sSub>
          <m:sSubPr>
            <m:ctrlPr>
              <w:rPr>
                <w:rFonts w:hint="default" w:ascii="Cambria Math" w:hAnsi="Cambria Math" w:cs="宋体"/>
                <w:i/>
                <w:sz w:val="24"/>
                <w:szCs w:val="24"/>
                <w:lang w:val="en-US" w:eastAsia="zh-CN"/>
              </w:rPr>
            </m:ctrlPr>
          </m:sSubPr>
          <m:e>
            <m:r>
              <m:rPr/>
              <w:rPr>
                <w:rFonts w:hint="default" w:ascii="Cambria Math" w:hAnsi="Cambria Math" w:cs="宋体"/>
                <w:sz w:val="24"/>
                <w:szCs w:val="24"/>
                <w:lang w:val="en-US" w:eastAsia="zh-CN"/>
              </w:rPr>
              <m:t>head</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1</m:t>
            </m:r>
            <m:ctrlPr>
              <w:rPr>
                <w:rFonts w:hint="default" w:ascii="Cambria Math" w:hAnsi="Cambria Math" w:cs="宋体"/>
                <w:i/>
                <w:sz w:val="24"/>
                <w:szCs w:val="24"/>
                <w:lang w:val="en-US" w:eastAsia="zh-CN"/>
              </w:rPr>
            </m:ctrlPr>
          </m:sub>
        </m:sSub>
        <m:r>
          <m:rPr/>
          <w:rPr>
            <w:rFonts w:hint="default" w:ascii="Cambria Math" w:hAnsi="Cambria Math" w:cs="宋体"/>
            <w:sz w:val="24"/>
            <w:szCs w:val="24"/>
            <w:lang w:val="en-US" w:eastAsia="zh-CN"/>
          </w:rPr>
          <m:t>,...,</m:t>
        </m:r>
        <m:sSub>
          <m:sSubPr>
            <m:ctrlPr>
              <w:rPr>
                <w:rFonts w:hint="default" w:ascii="Cambria Math" w:hAnsi="Cambria Math" w:cs="宋体"/>
                <w:i/>
                <w:sz w:val="24"/>
                <w:szCs w:val="24"/>
                <w:lang w:val="en-US" w:eastAsia="zh-CN"/>
              </w:rPr>
            </m:ctrlPr>
          </m:sSubPr>
          <m:e>
            <m:r>
              <m:rPr/>
              <w:rPr>
                <w:rFonts w:hint="default" w:ascii="Cambria Math" w:hAnsi="Cambria Math" w:cs="宋体"/>
                <w:sz w:val="24"/>
                <w:szCs w:val="24"/>
                <w:lang w:val="en-US" w:eastAsia="zh-CN"/>
              </w:rPr>
              <m:t>head</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h</m:t>
            </m:r>
            <m:ctrlPr>
              <w:rPr>
                <w:rFonts w:hint="default" w:ascii="Cambria Math" w:hAnsi="Cambria Math" w:cs="宋体"/>
                <w:i/>
                <w:sz w:val="24"/>
                <w:szCs w:val="24"/>
                <w:lang w:val="en-US" w:eastAsia="zh-CN"/>
              </w:rPr>
            </m:ctrlPr>
          </m:sub>
        </m:sSub>
        <m:r>
          <m:rPr/>
          <w:rPr>
            <w:rFonts w:hint="default" w:ascii="Cambria Math" w:hAnsi="Cambria Math" w:cs="宋体"/>
            <w:sz w:val="24"/>
            <w:szCs w:val="24"/>
            <w:lang w:val="en-US" w:eastAsia="zh-CN"/>
          </w:rPr>
          <m:t>)</m:t>
        </m:r>
        <m:r>
          <m:rPr/>
          <w:rPr>
            <w:rFonts w:hint="eastAsia" w:ascii="Cambria Math" w:hAnsi="Cambria Math" w:cs="宋体"/>
            <w:sz w:val="24"/>
            <w:szCs w:val="24"/>
            <w:lang w:val="en-US" w:eastAsia="zh-CN"/>
          </w:rPr>
          <m:t>·</m:t>
        </m:r>
        <m:sSup>
          <m:sSupPr>
            <m:ctrlPr>
              <w:rPr>
                <w:rFonts w:hint="eastAsia" w:ascii="Cambria Math" w:hAnsi="Cambria Math" w:cs="宋体"/>
                <w:i/>
                <w:sz w:val="24"/>
                <w:szCs w:val="24"/>
                <w:lang w:val="en-US" w:eastAsia="zh-CN"/>
              </w:rPr>
            </m:ctrlPr>
          </m:sSupPr>
          <m:e>
            <m:r>
              <m:rPr/>
              <w:rPr>
                <w:rFonts w:hint="default" w:ascii="Cambria Math" w:hAnsi="Cambria Math" w:cs="宋体"/>
                <w:sz w:val="24"/>
                <w:szCs w:val="24"/>
                <w:lang w:val="en-US" w:eastAsia="zh-CN"/>
              </w:rPr>
              <m:t>W</m:t>
            </m:r>
            <m:ctrlPr>
              <w:rPr>
                <w:rFonts w:hint="eastAsia" w:ascii="Cambria Math" w:hAnsi="Cambria Math" w:cs="宋体"/>
                <w:i/>
                <w:sz w:val="24"/>
                <w:szCs w:val="24"/>
                <w:lang w:val="en-US" w:eastAsia="zh-CN"/>
              </w:rPr>
            </m:ctrlPr>
          </m:e>
          <m:sup>
            <m:r>
              <m:rPr/>
              <w:rPr>
                <w:rFonts w:hint="default" w:ascii="Cambria Math" w:hAnsi="Cambria Math" w:cs="宋体"/>
                <w:sz w:val="24"/>
                <w:szCs w:val="24"/>
                <w:lang w:val="en-US" w:eastAsia="zh-CN"/>
              </w:rPr>
              <m:t>O</m:t>
            </m:r>
            <m:ctrlPr>
              <w:rPr>
                <w:rFonts w:hint="eastAsia" w:ascii="Cambria Math" w:hAnsi="Cambria Math" w:cs="宋体"/>
                <w:i/>
                <w:sz w:val="24"/>
                <w:szCs w:val="24"/>
                <w:lang w:val="en-US" w:eastAsia="zh-CN"/>
              </w:rPr>
            </m:ctrlPr>
          </m:sup>
        </m:sSup>
      </m:oMath>
      <w:del w:id="96" w:author="♚酸奶" w:date="2025-12-05T09:39:11Z">
        <w:r>
          <w:rPr>
            <w:rFonts w:hint="eastAsia" w:hAnsi="Cambria Math" w:cs="宋体"/>
            <w:i w:val="0"/>
            <w:sz w:val="24"/>
            <w:szCs w:val="24"/>
            <w:lang w:val="en-US" w:eastAsia="zh-CN"/>
          </w:rPr>
          <w:delText>，</w:delText>
        </w:r>
      </w:del>
    </w:p>
    <w:p w14:paraId="6AA5E198">
      <w:pPr>
        <w:topLinePunct/>
        <w:spacing w:line="360" w:lineRule="auto"/>
        <w:rPr>
          <w:rFonts w:hint="eastAsia" w:hAnsi="Cambria Math" w:cs="宋体"/>
          <w:i w:val="0"/>
          <w:sz w:val="24"/>
          <w:szCs w:val="24"/>
          <w:lang w:val="en-US" w:eastAsia="zh-CN"/>
        </w:rPr>
      </w:pPr>
      <w:r>
        <w:rPr>
          <w:rFonts w:hint="eastAsia" w:hAnsi="Cambria Math" w:cs="宋体"/>
          <w:i w:val="0"/>
          <w:sz w:val="24"/>
          <w:szCs w:val="24"/>
          <w:lang w:val="en-US" w:eastAsia="zh-CN"/>
        </w:rPr>
        <w:t>其中</w:t>
      </w:r>
    </w:p>
    <w:p w14:paraId="21EC2FFB">
      <w:pPr>
        <w:topLinePunct/>
        <w:spacing w:line="360" w:lineRule="auto"/>
        <w:rPr>
          <w:rFonts w:hint="default" w:hAnsi="Cambria Math" w:cs="宋体"/>
          <w:i w:val="0"/>
          <w:kern w:val="2"/>
          <w:sz w:val="24"/>
          <w:szCs w:val="24"/>
          <w:lang w:val="en-US" w:eastAsia="zh-CN" w:bidi="ar-SA"/>
        </w:rPr>
      </w:pPr>
      <m:oMathPara>
        <m:oMath>
          <m:r>
            <m:rPr/>
            <w:rPr>
              <w:rFonts w:hint="default" w:ascii="Cambria Math" w:hAnsi="Cambria Math" w:cs="宋体"/>
              <w:kern w:val="2"/>
              <w:sz w:val="24"/>
              <w:szCs w:val="24"/>
              <w:lang w:val="en-US" w:eastAsia="zh-CN" w:bidi="ar-SA"/>
            </w:rPr>
            <m:t>Q=K=V=[</m:t>
          </m:r>
          <m:sSub>
            <m:sSubPr>
              <m:ctrlPr>
                <w:rPr>
                  <w:rFonts w:hint="default" w:ascii="Cambria Math" w:hAnsi="Cambria Math" w:cs="宋体"/>
                  <w:i/>
                  <w:kern w:val="2"/>
                  <w:sz w:val="24"/>
                  <w:szCs w:val="24"/>
                  <w:lang w:val="en-US" w:eastAsia="zh-CN" w:bidi="ar-SA"/>
                </w:rPr>
              </m:ctrlPr>
            </m:sSubPr>
            <m:e>
              <m:r>
                <m:rPr/>
                <w:rPr>
                  <w:rFonts w:hint="default" w:ascii="Cambria Math" w:hAnsi="Cambria Math" w:cs="宋体"/>
                  <w:kern w:val="2"/>
                  <w:sz w:val="24"/>
                  <w:szCs w:val="24"/>
                  <w:lang w:val="en-US" w:eastAsia="zh-CN" w:bidi="ar-SA"/>
                </w:rPr>
                <m:t>H</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1</m:t>
              </m:r>
              <m:ctrlPr>
                <w:rPr>
                  <w:rFonts w:hint="default" w:ascii="Cambria Math" w:hAnsi="Cambria Math" w:cs="宋体"/>
                  <w:i/>
                  <w:kern w:val="2"/>
                  <w:sz w:val="24"/>
                  <w:szCs w:val="24"/>
                  <w:lang w:val="en-US" w:eastAsia="zh-CN" w:bidi="ar-SA"/>
                </w:rPr>
              </m:ctrlPr>
            </m:sub>
          </m:sSub>
          <m:r>
            <m:rPr/>
            <w:rPr>
              <w:rFonts w:hint="default" w:ascii="Cambria Math" w:hAnsi="Cambria Math" w:cs="宋体"/>
              <w:kern w:val="2"/>
              <w:sz w:val="24"/>
              <w:szCs w:val="24"/>
              <w:lang w:val="en-US" w:eastAsia="zh-CN" w:bidi="ar-SA"/>
            </w:rPr>
            <m:t>,...,</m:t>
          </m:r>
          <m:sSub>
            <m:sSubPr>
              <m:ctrlPr>
                <w:rPr>
                  <w:rFonts w:hint="default" w:ascii="Cambria Math" w:hAnsi="Cambria Math" w:cs="宋体"/>
                  <w:i/>
                  <w:kern w:val="2"/>
                  <w:sz w:val="24"/>
                  <w:szCs w:val="24"/>
                  <w:lang w:val="en-US" w:eastAsia="zh-CN" w:bidi="ar-SA"/>
                </w:rPr>
              </m:ctrlPr>
            </m:sSubPr>
            <m:e>
              <m:r>
                <m:rPr/>
                <w:rPr>
                  <w:rFonts w:hint="default" w:ascii="Cambria Math" w:hAnsi="Cambria Math" w:cs="宋体"/>
                  <w:kern w:val="2"/>
                  <w:sz w:val="24"/>
                  <w:szCs w:val="24"/>
                  <w:lang w:val="en-US" w:eastAsia="zh-CN" w:bidi="ar-SA"/>
                </w:rPr>
                <m:t>H</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K</m:t>
              </m:r>
              <m:ctrlPr>
                <w:rPr>
                  <w:rFonts w:hint="default" w:ascii="Cambria Math" w:hAnsi="Cambria Math" w:cs="宋体"/>
                  <w:i/>
                  <w:kern w:val="2"/>
                  <w:sz w:val="24"/>
                  <w:szCs w:val="24"/>
                  <w:lang w:val="en-US" w:eastAsia="zh-CN" w:bidi="ar-SA"/>
                </w:rPr>
              </m:ctrlPr>
            </m:sub>
          </m:sSub>
          <m:r>
            <m:rPr/>
            <w:rPr>
              <w:rFonts w:hint="default" w:ascii="Cambria Math" w:hAnsi="Cambria Math" w:cs="宋体"/>
              <w:kern w:val="2"/>
              <w:sz w:val="24"/>
              <w:szCs w:val="24"/>
              <w:lang w:val="en-US" w:eastAsia="zh-CN" w:bidi="ar-SA"/>
            </w:rPr>
            <m:t>]</m:t>
          </m:r>
          <w:del w:id="97" w:author="Jisoo" w:date="2025-12-07T17:12:15Z">
            <m:r>
              <m:rPr/>
              <w:rPr>
                <w:rFonts w:hint="default" w:ascii="Cambria Math" w:hAnsi="Cambria Math" w:cs="宋体"/>
                <w:kern w:val="2"/>
                <w:sz w:val="24"/>
                <w:szCs w:val="24"/>
                <w:lang w:val="en-US" w:eastAsia="zh-CN" w:bidi="ar-SA"/>
              </w:rPr>
              <m:t>,</m:t>
            </m:r>
          </w:del>
        </m:oMath>
      </m:oMathPara>
    </w:p>
    <w:p w14:paraId="3C92F79F">
      <w:pPr>
        <w:topLinePunct/>
        <w:spacing w:line="360" w:lineRule="auto"/>
        <w:jc w:val="center"/>
        <w:rPr>
          <w:rFonts w:hint="eastAsia" w:hAnsi="Cambria Math" w:cs="宋体"/>
          <w:i w:val="0"/>
          <w:kern w:val="2"/>
          <w:sz w:val="24"/>
          <w:szCs w:val="24"/>
          <w:lang w:val="en-US" w:eastAsia="zh-CN" w:bidi="ar-SA"/>
        </w:rPr>
      </w:pPr>
      <m:oMath>
        <m:sSub>
          <m:sSubPr>
            <m:ctrlPr>
              <w:rPr>
                <w:rFonts w:ascii="Cambria Math" w:hAnsi="Cambria Math" w:cs="宋体"/>
                <w:i/>
                <w:kern w:val="2"/>
                <w:sz w:val="24"/>
                <w:szCs w:val="24"/>
                <w:lang w:val="en-US" w:bidi="ar-SA"/>
              </w:rPr>
            </m:ctrlPr>
          </m:sSubPr>
          <m:e>
            <m:r>
              <m:rPr/>
              <w:rPr>
                <w:rFonts w:hint="default" w:ascii="Cambria Math" w:hAnsi="Cambria Math" w:cs="宋体"/>
                <w:kern w:val="2"/>
                <w:sz w:val="24"/>
                <w:szCs w:val="24"/>
                <w:lang w:val="en-US" w:eastAsia="zh-CN" w:bidi="ar-SA"/>
              </w:rPr>
              <m:t>head</m:t>
            </m:r>
            <m:ctrlPr>
              <w:rPr>
                <w:rFonts w:ascii="Cambria Math" w:hAnsi="Cambria Math" w:cs="宋体"/>
                <w:i/>
                <w:kern w:val="2"/>
                <w:sz w:val="24"/>
                <w:szCs w:val="24"/>
                <w:lang w:val="en-US" w:bidi="ar-SA"/>
              </w:rPr>
            </m:ctrlPr>
          </m:e>
          <m:sub>
            <m:r>
              <m:rPr/>
              <w:rPr>
                <w:rFonts w:hint="default" w:ascii="Cambria Math" w:hAnsi="Cambria Math" w:cs="宋体"/>
                <w:kern w:val="2"/>
                <w:sz w:val="24"/>
                <w:szCs w:val="24"/>
                <w:lang w:val="en-US" w:eastAsia="zh-CN" w:bidi="ar-SA"/>
              </w:rPr>
              <m:t>i</m:t>
            </m:r>
            <m:ctrlPr>
              <w:rPr>
                <w:rFonts w:ascii="Cambria Math" w:hAnsi="Cambria Math" w:cs="宋体"/>
                <w:i/>
                <w:kern w:val="2"/>
                <w:sz w:val="24"/>
                <w:szCs w:val="24"/>
                <w:lang w:val="en-US" w:bidi="ar-SA"/>
              </w:rPr>
            </m:ctrlPr>
          </m:sub>
        </m:sSub>
        <m:r>
          <m:rPr/>
          <w:rPr>
            <w:rFonts w:hint="default" w:ascii="Cambria Math" w:hAnsi="Cambria Math" w:cs="宋体"/>
            <w:kern w:val="2"/>
            <w:sz w:val="24"/>
            <w:szCs w:val="24"/>
            <w:lang w:val="en-US" w:eastAsia="zh-CN" w:bidi="ar-SA"/>
          </w:rPr>
          <m:t>=Attention(Q</m:t>
        </m:r>
        <m:sSubSup>
          <m:sSubSupPr>
            <m:ctrlPr>
              <w:rPr>
                <w:rFonts w:hint="default" w:ascii="Cambria Math" w:hAnsi="Cambria Math" w:cs="宋体"/>
                <w:i/>
                <w:kern w:val="2"/>
                <w:sz w:val="24"/>
                <w:szCs w:val="24"/>
                <w:lang w:val="en-US" w:eastAsia="zh-CN" w:bidi="ar-SA"/>
              </w:rPr>
            </m:ctrlPr>
          </m:sSubSupPr>
          <m:e>
            <m:r>
              <m:rPr/>
              <w:rPr>
                <w:rFonts w:hint="default" w:ascii="Cambria Math" w:hAnsi="Cambria Math" w:cs="宋体"/>
                <w:kern w:val="2"/>
                <w:sz w:val="24"/>
                <w:szCs w:val="24"/>
                <w:lang w:val="en-US" w:eastAsia="zh-CN" w:bidi="ar-SA"/>
              </w:rPr>
              <m:t>W</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i</m:t>
            </m:r>
            <m:ctrlPr>
              <w:rPr>
                <w:rFonts w:hint="default" w:ascii="Cambria Math" w:hAnsi="Cambria Math" w:cs="宋体"/>
                <w:i/>
                <w:kern w:val="2"/>
                <w:sz w:val="24"/>
                <w:szCs w:val="24"/>
                <w:lang w:val="en-US" w:eastAsia="zh-CN" w:bidi="ar-SA"/>
              </w:rPr>
            </m:ctrlPr>
          </m:sub>
          <m:sup>
            <m:r>
              <m:rPr/>
              <w:rPr>
                <w:rFonts w:hint="default" w:ascii="Cambria Math" w:hAnsi="Cambria Math" w:cs="宋体"/>
                <w:kern w:val="2"/>
                <w:sz w:val="24"/>
                <w:szCs w:val="24"/>
                <w:lang w:val="en-US" w:eastAsia="zh-CN" w:bidi="ar-SA"/>
              </w:rPr>
              <m:t>Q</m:t>
            </m:r>
            <m:ctrlPr>
              <w:rPr>
                <w:rFonts w:hint="default" w:ascii="Cambria Math" w:hAnsi="Cambria Math" w:cs="宋体"/>
                <w:i/>
                <w:kern w:val="2"/>
                <w:sz w:val="24"/>
                <w:szCs w:val="24"/>
                <w:lang w:val="en-US" w:eastAsia="zh-CN" w:bidi="ar-SA"/>
              </w:rPr>
            </m:ctrlPr>
          </m:sup>
        </m:sSubSup>
        <m:r>
          <m:rPr/>
          <w:rPr>
            <w:rFonts w:hint="default" w:ascii="Cambria Math" w:hAnsi="Cambria Math" w:cs="宋体"/>
            <w:kern w:val="2"/>
            <w:sz w:val="24"/>
            <w:szCs w:val="24"/>
            <w:lang w:val="en-US" w:eastAsia="zh-CN" w:bidi="ar-SA"/>
          </w:rPr>
          <m:t>,K</m:t>
        </m:r>
        <m:sSubSup>
          <m:sSubSupPr>
            <m:ctrlPr>
              <w:rPr>
                <w:rFonts w:hint="default" w:ascii="Cambria Math" w:hAnsi="Cambria Math" w:cs="宋体"/>
                <w:i/>
                <w:kern w:val="2"/>
                <w:sz w:val="24"/>
                <w:szCs w:val="24"/>
                <w:lang w:val="en-US" w:eastAsia="zh-CN" w:bidi="ar-SA"/>
              </w:rPr>
            </m:ctrlPr>
          </m:sSubSupPr>
          <m:e>
            <m:r>
              <m:rPr/>
              <w:rPr>
                <w:rFonts w:hint="default" w:ascii="Cambria Math" w:hAnsi="Cambria Math" w:cs="宋体"/>
                <w:kern w:val="2"/>
                <w:sz w:val="24"/>
                <w:szCs w:val="24"/>
                <w:lang w:val="en-US" w:eastAsia="zh-CN" w:bidi="ar-SA"/>
              </w:rPr>
              <m:t>W</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i</m:t>
            </m:r>
            <m:ctrlPr>
              <w:rPr>
                <w:rFonts w:hint="default" w:ascii="Cambria Math" w:hAnsi="Cambria Math" w:cs="宋体"/>
                <w:i/>
                <w:kern w:val="2"/>
                <w:sz w:val="24"/>
                <w:szCs w:val="24"/>
                <w:lang w:val="en-US" w:eastAsia="zh-CN" w:bidi="ar-SA"/>
              </w:rPr>
            </m:ctrlPr>
          </m:sub>
          <m:sup>
            <m:r>
              <m:rPr/>
              <w:rPr>
                <w:rFonts w:hint="default" w:ascii="Cambria Math" w:hAnsi="Cambria Math" w:cs="宋体"/>
                <w:kern w:val="2"/>
                <w:sz w:val="24"/>
                <w:szCs w:val="24"/>
                <w:lang w:val="en-US" w:eastAsia="zh-CN" w:bidi="ar-SA"/>
              </w:rPr>
              <m:t>K</m:t>
            </m:r>
            <m:ctrlPr>
              <w:rPr>
                <w:rFonts w:hint="default" w:ascii="Cambria Math" w:hAnsi="Cambria Math" w:cs="宋体"/>
                <w:i/>
                <w:kern w:val="2"/>
                <w:sz w:val="24"/>
                <w:szCs w:val="24"/>
                <w:lang w:val="en-US" w:eastAsia="zh-CN" w:bidi="ar-SA"/>
              </w:rPr>
            </m:ctrlPr>
          </m:sup>
        </m:sSubSup>
        <m:r>
          <m:rPr/>
          <w:rPr>
            <w:rFonts w:hint="default" w:ascii="Cambria Math" w:hAnsi="Cambria Math" w:cs="宋体"/>
            <w:kern w:val="2"/>
            <w:sz w:val="24"/>
            <w:szCs w:val="24"/>
            <w:lang w:val="en-US" w:eastAsia="zh-CN" w:bidi="ar-SA"/>
          </w:rPr>
          <m:t>,V</m:t>
        </m:r>
        <m:sSubSup>
          <m:sSubSupPr>
            <m:ctrlPr>
              <w:rPr>
                <w:rFonts w:hint="default" w:ascii="Cambria Math" w:hAnsi="Cambria Math" w:cs="宋体"/>
                <w:i/>
                <w:kern w:val="2"/>
                <w:sz w:val="24"/>
                <w:szCs w:val="24"/>
                <w:lang w:val="en-US" w:eastAsia="zh-CN" w:bidi="ar-SA"/>
              </w:rPr>
            </m:ctrlPr>
          </m:sSubSupPr>
          <m:e>
            <m:r>
              <m:rPr/>
              <w:rPr>
                <w:rFonts w:hint="default" w:ascii="Cambria Math" w:hAnsi="Cambria Math" w:cs="宋体"/>
                <w:kern w:val="2"/>
                <w:sz w:val="24"/>
                <w:szCs w:val="24"/>
                <w:lang w:val="en-US" w:eastAsia="zh-CN" w:bidi="ar-SA"/>
              </w:rPr>
              <m:t>W</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i</m:t>
            </m:r>
            <m:ctrlPr>
              <w:rPr>
                <w:rFonts w:hint="default" w:ascii="Cambria Math" w:hAnsi="Cambria Math" w:cs="宋体"/>
                <w:i/>
                <w:kern w:val="2"/>
                <w:sz w:val="24"/>
                <w:szCs w:val="24"/>
                <w:lang w:val="en-US" w:eastAsia="zh-CN" w:bidi="ar-SA"/>
              </w:rPr>
            </m:ctrlPr>
          </m:sub>
          <m:sup>
            <m:r>
              <m:rPr/>
              <w:rPr>
                <w:rFonts w:hint="default" w:ascii="Cambria Math" w:hAnsi="Cambria Math" w:cs="宋体"/>
                <w:kern w:val="2"/>
                <w:sz w:val="24"/>
                <w:szCs w:val="24"/>
                <w:lang w:val="en-US" w:eastAsia="zh-CN" w:bidi="ar-SA"/>
              </w:rPr>
              <m:t>V</m:t>
            </m:r>
            <m:ctrlPr>
              <w:rPr>
                <w:rFonts w:hint="default" w:ascii="Cambria Math" w:hAnsi="Cambria Math" w:cs="宋体"/>
                <w:i/>
                <w:kern w:val="2"/>
                <w:sz w:val="24"/>
                <w:szCs w:val="24"/>
                <w:lang w:val="en-US" w:eastAsia="zh-CN" w:bidi="ar-SA"/>
              </w:rPr>
            </m:ctrlPr>
          </m:sup>
        </m:sSubSup>
        <m:r>
          <m:rPr/>
          <w:rPr>
            <w:rFonts w:hint="default" w:ascii="Cambria Math" w:hAnsi="Cambria Math" w:cs="宋体"/>
            <w:kern w:val="2"/>
            <w:sz w:val="24"/>
            <w:szCs w:val="24"/>
            <w:lang w:val="en-US" w:eastAsia="zh-CN" w:bidi="ar-SA"/>
          </w:rPr>
          <m:t>)=Softmax(</m:t>
        </m:r>
        <m:f>
          <m:fPr>
            <m:ctrlPr>
              <w:rPr>
                <w:rFonts w:hint="default" w:ascii="Cambria Math" w:hAnsi="Cambria Math" w:cs="宋体"/>
                <w:i/>
                <w:kern w:val="2"/>
                <w:sz w:val="24"/>
                <w:szCs w:val="24"/>
                <w:lang w:val="en-US" w:eastAsia="zh-CN" w:bidi="ar-SA"/>
              </w:rPr>
            </m:ctrlPr>
          </m:fPr>
          <m:num>
            <m:sSup>
              <m:sSupPr>
                <m:ctrlPr>
                  <w:rPr>
                    <w:rFonts w:hint="default" w:ascii="Cambria Math" w:hAnsi="Cambria Math" w:cs="宋体"/>
                    <w:i/>
                    <w:kern w:val="2"/>
                    <w:sz w:val="24"/>
                    <w:szCs w:val="24"/>
                    <w:lang w:val="en-US" w:eastAsia="zh-CN" w:bidi="ar-SA"/>
                  </w:rPr>
                </m:ctrlPr>
              </m:sSupPr>
              <m:e>
                <m:r>
                  <m:rPr/>
                  <w:rPr>
                    <w:rFonts w:hint="default" w:ascii="Cambria Math" w:hAnsi="Cambria Math" w:cs="宋体"/>
                    <w:kern w:val="2"/>
                    <w:sz w:val="24"/>
                    <w:szCs w:val="24"/>
                    <w:lang w:val="en-US" w:eastAsia="zh-CN" w:bidi="ar-SA"/>
                  </w:rPr>
                  <m:t>(Q</m:t>
                </m:r>
                <m:sSubSup>
                  <m:sSubSupPr>
                    <m:ctrlPr>
                      <w:rPr>
                        <w:rFonts w:hint="default" w:ascii="Cambria Math" w:hAnsi="Cambria Math" w:cs="宋体"/>
                        <w:i/>
                        <w:kern w:val="2"/>
                        <w:sz w:val="24"/>
                        <w:szCs w:val="24"/>
                        <w:lang w:val="en-US" w:eastAsia="zh-CN" w:bidi="ar-SA"/>
                      </w:rPr>
                    </m:ctrlPr>
                  </m:sSubSupPr>
                  <m:e>
                    <m:r>
                      <m:rPr/>
                      <w:rPr>
                        <w:rFonts w:hint="default" w:ascii="Cambria Math" w:hAnsi="Cambria Math" w:cs="宋体"/>
                        <w:kern w:val="2"/>
                        <w:sz w:val="24"/>
                        <w:szCs w:val="24"/>
                        <w:lang w:val="en-US" w:eastAsia="zh-CN" w:bidi="ar-SA"/>
                      </w:rPr>
                      <m:t>W</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i</m:t>
                    </m:r>
                    <m:ctrlPr>
                      <w:rPr>
                        <w:rFonts w:hint="default" w:ascii="Cambria Math" w:hAnsi="Cambria Math" w:cs="宋体"/>
                        <w:i/>
                        <w:kern w:val="2"/>
                        <w:sz w:val="24"/>
                        <w:szCs w:val="24"/>
                        <w:lang w:val="en-US" w:eastAsia="zh-CN" w:bidi="ar-SA"/>
                      </w:rPr>
                    </m:ctrlPr>
                  </m:sub>
                  <m:sup>
                    <m:r>
                      <m:rPr/>
                      <w:rPr>
                        <w:rFonts w:hint="default" w:ascii="Cambria Math" w:hAnsi="Cambria Math" w:cs="宋体"/>
                        <w:kern w:val="2"/>
                        <w:sz w:val="24"/>
                        <w:szCs w:val="24"/>
                        <w:lang w:val="en-US" w:eastAsia="zh-CN" w:bidi="ar-SA"/>
                      </w:rPr>
                      <m:t>Q</m:t>
                    </m:r>
                    <m:ctrlPr>
                      <w:rPr>
                        <w:rFonts w:hint="default" w:ascii="Cambria Math" w:hAnsi="Cambria Math" w:cs="宋体"/>
                        <w:i/>
                        <w:kern w:val="2"/>
                        <w:sz w:val="24"/>
                        <w:szCs w:val="24"/>
                        <w:lang w:val="en-US" w:eastAsia="zh-CN" w:bidi="ar-SA"/>
                      </w:rPr>
                    </m:ctrlPr>
                  </m:sup>
                </m:sSubSup>
                <m:r>
                  <m:rPr/>
                  <w:rPr>
                    <w:rFonts w:hint="default" w:ascii="Cambria Math" w:hAnsi="Cambria Math" w:cs="宋体"/>
                    <w:kern w:val="2"/>
                    <w:sz w:val="24"/>
                    <w:szCs w:val="24"/>
                    <w:lang w:val="en-US" w:eastAsia="zh-CN" w:bidi="ar-SA"/>
                  </w:rPr>
                  <m:t>)(K</m:t>
                </m:r>
                <m:sSubSup>
                  <m:sSubSupPr>
                    <m:ctrlPr>
                      <w:rPr>
                        <w:rFonts w:hint="default" w:ascii="Cambria Math" w:hAnsi="Cambria Math" w:cs="宋体"/>
                        <w:i/>
                        <w:kern w:val="2"/>
                        <w:sz w:val="24"/>
                        <w:szCs w:val="24"/>
                        <w:lang w:val="en-US" w:eastAsia="zh-CN" w:bidi="ar-SA"/>
                      </w:rPr>
                    </m:ctrlPr>
                  </m:sSubSupPr>
                  <m:e>
                    <m:r>
                      <m:rPr/>
                      <w:rPr>
                        <w:rFonts w:hint="default" w:ascii="Cambria Math" w:hAnsi="Cambria Math" w:cs="宋体"/>
                        <w:kern w:val="2"/>
                        <w:sz w:val="24"/>
                        <w:szCs w:val="24"/>
                        <w:lang w:val="en-US" w:eastAsia="zh-CN" w:bidi="ar-SA"/>
                      </w:rPr>
                      <m:t>W</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i</m:t>
                    </m:r>
                    <m:ctrlPr>
                      <w:rPr>
                        <w:rFonts w:hint="default" w:ascii="Cambria Math" w:hAnsi="Cambria Math" w:cs="宋体"/>
                        <w:i/>
                        <w:kern w:val="2"/>
                        <w:sz w:val="24"/>
                        <w:szCs w:val="24"/>
                        <w:lang w:val="en-US" w:eastAsia="zh-CN" w:bidi="ar-SA"/>
                      </w:rPr>
                    </m:ctrlPr>
                  </m:sub>
                  <m:sup>
                    <m:r>
                      <m:rPr/>
                      <w:rPr>
                        <w:rFonts w:hint="default" w:ascii="Cambria Math" w:hAnsi="Cambria Math" w:cs="宋体"/>
                        <w:kern w:val="2"/>
                        <w:sz w:val="24"/>
                        <w:szCs w:val="24"/>
                        <w:lang w:val="en-US" w:eastAsia="zh-CN" w:bidi="ar-SA"/>
                      </w:rPr>
                      <m:t>K</m:t>
                    </m:r>
                    <m:ctrlPr>
                      <w:rPr>
                        <w:rFonts w:hint="default" w:ascii="Cambria Math" w:hAnsi="Cambria Math" w:cs="宋体"/>
                        <w:i/>
                        <w:kern w:val="2"/>
                        <w:sz w:val="24"/>
                        <w:szCs w:val="24"/>
                        <w:lang w:val="en-US" w:eastAsia="zh-CN" w:bidi="ar-SA"/>
                      </w:rPr>
                    </m:ctrlPr>
                  </m:sup>
                </m:sSubSup>
                <m:r>
                  <m:rPr/>
                  <w:rPr>
                    <w:rFonts w:hint="default" w:ascii="Cambria Math" w:hAnsi="Cambria Math" w:cs="宋体"/>
                    <w:kern w:val="2"/>
                    <w:sz w:val="24"/>
                    <w:szCs w:val="24"/>
                    <w:lang w:val="en-US" w:eastAsia="zh-CN" w:bidi="ar-SA"/>
                  </w:rPr>
                  <m:t>)</m:t>
                </m:r>
                <m:ctrlPr>
                  <w:rPr>
                    <w:rFonts w:hint="default" w:ascii="Cambria Math" w:hAnsi="Cambria Math" w:cs="宋体"/>
                    <w:i/>
                    <w:kern w:val="2"/>
                    <w:sz w:val="24"/>
                    <w:szCs w:val="24"/>
                    <w:lang w:val="en-US" w:eastAsia="zh-CN" w:bidi="ar-SA"/>
                  </w:rPr>
                </m:ctrlPr>
              </m:e>
              <m:sup>
                <m:r>
                  <m:rPr/>
                  <w:rPr>
                    <w:rFonts w:hint="default" w:ascii="Cambria Math" w:hAnsi="Cambria Math" w:cs="宋体"/>
                    <w:kern w:val="2"/>
                    <w:sz w:val="24"/>
                    <w:szCs w:val="24"/>
                    <w:lang w:val="en-US" w:eastAsia="zh-CN" w:bidi="ar-SA"/>
                  </w:rPr>
                  <m:t>T</m:t>
                </m:r>
                <m:ctrlPr>
                  <w:rPr>
                    <w:rFonts w:hint="default" w:ascii="Cambria Math" w:hAnsi="Cambria Math" w:cs="宋体"/>
                    <w:i/>
                    <w:kern w:val="2"/>
                    <w:sz w:val="24"/>
                    <w:szCs w:val="24"/>
                    <w:lang w:val="en-US" w:eastAsia="zh-CN" w:bidi="ar-SA"/>
                  </w:rPr>
                </m:ctrlPr>
              </m:sup>
            </m:sSup>
            <m:ctrlPr>
              <w:rPr>
                <w:rFonts w:hint="default" w:ascii="Cambria Math" w:hAnsi="Cambria Math" w:cs="宋体"/>
                <w:i/>
                <w:kern w:val="2"/>
                <w:sz w:val="24"/>
                <w:szCs w:val="24"/>
                <w:lang w:val="en-US" w:eastAsia="zh-CN" w:bidi="ar-SA"/>
              </w:rPr>
            </m:ctrlPr>
          </m:num>
          <m:den>
            <m:rad>
              <m:radPr>
                <m:degHide m:val="1"/>
                <m:ctrlPr>
                  <w:rPr>
                    <w:rFonts w:hint="default" w:ascii="Cambria Math" w:hAnsi="Cambria Math" w:cs="宋体"/>
                    <w:i/>
                    <w:kern w:val="2"/>
                    <w:sz w:val="24"/>
                    <w:szCs w:val="24"/>
                    <w:lang w:val="en-US" w:eastAsia="zh-CN" w:bidi="ar-SA"/>
                  </w:rPr>
                </m:ctrlPr>
              </m:radPr>
              <m:deg>
                <m:ctrlPr>
                  <w:rPr>
                    <w:rFonts w:hint="default" w:ascii="Cambria Math" w:hAnsi="Cambria Math" w:cs="宋体"/>
                    <w:i/>
                    <w:kern w:val="2"/>
                    <w:sz w:val="24"/>
                    <w:szCs w:val="24"/>
                    <w:lang w:val="en-US" w:eastAsia="zh-CN" w:bidi="ar-SA"/>
                  </w:rPr>
                </m:ctrlPr>
              </m:deg>
              <m:e>
                <m:sSub>
                  <m:sSubPr>
                    <m:ctrlPr>
                      <w:rPr>
                        <w:rFonts w:hint="default" w:ascii="Cambria Math" w:hAnsi="Cambria Math" w:cs="宋体"/>
                        <w:i/>
                        <w:kern w:val="2"/>
                        <w:sz w:val="24"/>
                        <w:szCs w:val="24"/>
                        <w:lang w:val="en-US" w:eastAsia="zh-CN" w:bidi="ar-SA"/>
                      </w:rPr>
                    </m:ctrlPr>
                  </m:sSubPr>
                  <m:e>
                    <m:r>
                      <m:rPr/>
                      <w:rPr>
                        <w:rFonts w:hint="default" w:ascii="Cambria Math" w:hAnsi="Cambria Math" w:cs="宋体"/>
                        <w:kern w:val="2"/>
                        <w:sz w:val="24"/>
                        <w:szCs w:val="24"/>
                        <w:lang w:val="en-US" w:eastAsia="zh-CN" w:bidi="ar-SA"/>
                      </w:rPr>
                      <m:t>d</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k</m:t>
                    </m:r>
                    <m:ctrlPr>
                      <w:rPr>
                        <w:rFonts w:hint="default" w:ascii="Cambria Math" w:hAnsi="Cambria Math" w:cs="宋体"/>
                        <w:i/>
                        <w:kern w:val="2"/>
                        <w:sz w:val="24"/>
                        <w:szCs w:val="24"/>
                        <w:lang w:val="en-US" w:eastAsia="zh-CN" w:bidi="ar-SA"/>
                      </w:rPr>
                    </m:ctrlPr>
                  </m:sub>
                </m:sSub>
                <m:ctrlPr>
                  <w:rPr>
                    <w:rFonts w:hint="default" w:ascii="Cambria Math" w:hAnsi="Cambria Math" w:cs="宋体"/>
                    <w:i/>
                    <w:kern w:val="2"/>
                    <w:sz w:val="24"/>
                    <w:szCs w:val="24"/>
                    <w:lang w:val="en-US" w:eastAsia="zh-CN" w:bidi="ar-SA"/>
                  </w:rPr>
                </m:ctrlPr>
              </m:e>
            </m:rad>
            <m:ctrlPr>
              <w:rPr>
                <w:rFonts w:hint="default" w:ascii="Cambria Math" w:hAnsi="Cambria Math" w:cs="宋体"/>
                <w:i/>
                <w:kern w:val="2"/>
                <w:sz w:val="24"/>
                <w:szCs w:val="24"/>
                <w:lang w:val="en-US" w:eastAsia="zh-CN" w:bidi="ar-SA"/>
              </w:rPr>
            </m:ctrlPr>
          </m:den>
        </m:f>
        <m:r>
          <m:rPr/>
          <w:rPr>
            <w:rFonts w:hint="default" w:ascii="Cambria Math" w:hAnsi="Cambria Math" w:cs="宋体"/>
            <w:kern w:val="2"/>
            <w:sz w:val="24"/>
            <w:szCs w:val="24"/>
            <w:lang w:val="en-US" w:eastAsia="zh-CN" w:bidi="ar-SA"/>
          </w:rPr>
          <m:t>)(V</m:t>
        </m:r>
        <m:sSubSup>
          <m:sSubSupPr>
            <m:ctrlPr>
              <w:rPr>
                <w:rFonts w:hint="default" w:ascii="Cambria Math" w:hAnsi="Cambria Math" w:cs="宋体"/>
                <w:i/>
                <w:kern w:val="2"/>
                <w:sz w:val="24"/>
                <w:szCs w:val="24"/>
                <w:lang w:val="en-US" w:eastAsia="zh-CN" w:bidi="ar-SA"/>
              </w:rPr>
            </m:ctrlPr>
          </m:sSubSupPr>
          <m:e>
            <m:r>
              <m:rPr/>
              <w:rPr>
                <w:rFonts w:hint="default" w:ascii="Cambria Math" w:hAnsi="Cambria Math" w:cs="宋体"/>
                <w:kern w:val="2"/>
                <w:sz w:val="24"/>
                <w:szCs w:val="24"/>
                <w:lang w:val="en-US" w:eastAsia="zh-CN" w:bidi="ar-SA"/>
              </w:rPr>
              <m:t>W</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i</m:t>
            </m:r>
            <m:ctrlPr>
              <w:rPr>
                <w:rFonts w:hint="default" w:ascii="Cambria Math" w:hAnsi="Cambria Math" w:cs="宋体"/>
                <w:i/>
                <w:kern w:val="2"/>
                <w:sz w:val="24"/>
                <w:szCs w:val="24"/>
                <w:lang w:val="en-US" w:eastAsia="zh-CN" w:bidi="ar-SA"/>
              </w:rPr>
            </m:ctrlPr>
          </m:sub>
          <m:sup>
            <m:r>
              <m:rPr/>
              <w:rPr>
                <w:rFonts w:hint="default" w:ascii="Cambria Math" w:hAnsi="Cambria Math" w:cs="宋体"/>
                <w:kern w:val="2"/>
                <w:sz w:val="24"/>
                <w:szCs w:val="24"/>
                <w:lang w:val="en-US" w:eastAsia="zh-CN" w:bidi="ar-SA"/>
              </w:rPr>
              <m:t>V</m:t>
            </m:r>
            <m:ctrlPr>
              <w:rPr>
                <w:rFonts w:hint="default" w:ascii="Cambria Math" w:hAnsi="Cambria Math" w:cs="宋体"/>
                <w:i/>
                <w:kern w:val="2"/>
                <w:sz w:val="24"/>
                <w:szCs w:val="24"/>
                <w:lang w:val="en-US" w:eastAsia="zh-CN" w:bidi="ar-SA"/>
              </w:rPr>
            </m:ctrlPr>
          </m:sup>
        </m:sSubSup>
        <m:r>
          <m:rPr/>
          <w:rPr>
            <w:rFonts w:hint="default" w:ascii="Cambria Math" w:hAnsi="Cambria Math" w:cs="宋体"/>
            <w:kern w:val="2"/>
            <w:sz w:val="24"/>
            <w:szCs w:val="24"/>
            <w:lang w:val="en-US" w:eastAsia="zh-CN" w:bidi="ar-SA"/>
          </w:rPr>
          <m:t>)</m:t>
        </m:r>
      </m:oMath>
      <w:del w:id="98" w:author="♚酸奶" w:date="2025-12-05T09:39:17Z">
        <w:r>
          <w:rPr>
            <w:rFonts w:hint="eastAsia" w:hAnsi="Cambria Math" w:cs="宋体"/>
            <w:i w:val="0"/>
            <w:kern w:val="2"/>
            <w:sz w:val="24"/>
            <w:szCs w:val="24"/>
            <w:lang w:val="en-US" w:eastAsia="zh-CN" w:bidi="ar-SA"/>
          </w:rPr>
          <w:delText>,</w:delText>
        </w:r>
      </w:del>
    </w:p>
    <w:p w14:paraId="698881D6">
      <w:pPr>
        <w:topLinePunct/>
        <w:spacing w:line="360" w:lineRule="auto"/>
        <w:rPr>
          <w:ins w:id="99" w:author="Jisoo" w:date="2025-12-07T17:06:10Z"/>
          <w:rFonts w:hint="eastAsia" w:hAnsi="Cambria Math" w:cs="宋体"/>
          <w:i w:val="0"/>
          <w:kern w:val="2"/>
          <w:sz w:val="24"/>
          <w:szCs w:val="24"/>
          <w:lang w:val="en-US" w:eastAsia="zh-CN" w:bidi="ar-SA"/>
        </w:rPr>
      </w:pPr>
      <m:oMath>
        <m:sSubSup>
          <m:sSubSupPr>
            <m:ctrlPr>
              <w:rPr>
                <w:rFonts w:hint="default" w:ascii="Cambria Math" w:hAnsi="Cambria Math" w:cs="宋体"/>
                <w:i/>
                <w:kern w:val="2"/>
                <w:sz w:val="24"/>
                <w:szCs w:val="24"/>
                <w:lang w:val="en-US" w:eastAsia="zh-CN" w:bidi="ar-SA"/>
              </w:rPr>
            </m:ctrlPr>
          </m:sSubSupPr>
          <m:e>
            <m:r>
              <m:rPr/>
              <w:rPr>
                <w:rFonts w:hint="default" w:ascii="Cambria Math" w:hAnsi="Cambria Math" w:cs="宋体"/>
                <w:kern w:val="2"/>
                <w:sz w:val="24"/>
                <w:szCs w:val="24"/>
                <w:lang w:val="en-US" w:eastAsia="zh-CN" w:bidi="ar-SA"/>
              </w:rPr>
              <m:t>W</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i</m:t>
            </m:r>
            <m:ctrlPr>
              <w:rPr>
                <w:rFonts w:hint="default" w:ascii="Cambria Math" w:hAnsi="Cambria Math" w:cs="宋体"/>
                <w:i/>
                <w:kern w:val="2"/>
                <w:sz w:val="24"/>
                <w:szCs w:val="24"/>
                <w:lang w:val="en-US" w:eastAsia="zh-CN" w:bidi="ar-SA"/>
              </w:rPr>
            </m:ctrlPr>
          </m:sub>
          <m:sup>
            <m:r>
              <m:rPr/>
              <w:rPr>
                <w:rFonts w:hint="default" w:ascii="Cambria Math" w:hAnsi="Cambria Math" w:cs="宋体"/>
                <w:kern w:val="2"/>
                <w:sz w:val="24"/>
                <w:szCs w:val="24"/>
                <w:lang w:val="en-US" w:eastAsia="zh-CN" w:bidi="ar-SA"/>
              </w:rPr>
              <m:t>Q</m:t>
            </m:r>
            <m:ctrlPr>
              <w:rPr>
                <w:rFonts w:hint="default" w:ascii="Cambria Math" w:hAnsi="Cambria Math" w:cs="宋体"/>
                <w:i/>
                <w:kern w:val="2"/>
                <w:sz w:val="24"/>
                <w:szCs w:val="24"/>
                <w:lang w:val="en-US" w:eastAsia="zh-CN" w:bidi="ar-SA"/>
              </w:rPr>
            </m:ctrlPr>
          </m:sup>
        </m:sSubSup>
      </m:oMath>
      <w:r>
        <w:rPr>
          <w:rFonts w:hint="eastAsia" w:hAnsi="Cambria Math" w:cs="宋体"/>
          <w:i w:val="0"/>
          <w:kern w:val="2"/>
          <w:sz w:val="24"/>
          <w:szCs w:val="24"/>
          <w:lang w:val="en-US" w:eastAsia="zh-CN" w:bidi="ar-SA"/>
        </w:rPr>
        <w:t>，</w:t>
      </w:r>
      <m:oMath>
        <m:sSubSup>
          <m:sSubSupPr>
            <m:ctrlPr>
              <w:rPr>
                <w:rFonts w:hint="default" w:ascii="Cambria Math" w:hAnsi="Cambria Math" w:cs="宋体"/>
                <w:i/>
                <w:kern w:val="2"/>
                <w:sz w:val="24"/>
                <w:szCs w:val="24"/>
                <w:lang w:val="en-US" w:eastAsia="zh-CN" w:bidi="ar-SA"/>
              </w:rPr>
            </m:ctrlPr>
          </m:sSubSupPr>
          <m:e>
            <m:r>
              <m:rPr/>
              <w:rPr>
                <w:rFonts w:hint="default" w:ascii="Cambria Math" w:hAnsi="Cambria Math" w:cs="宋体"/>
                <w:kern w:val="2"/>
                <w:sz w:val="24"/>
                <w:szCs w:val="24"/>
                <w:lang w:val="en-US" w:eastAsia="zh-CN" w:bidi="ar-SA"/>
              </w:rPr>
              <m:t>W</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i</m:t>
            </m:r>
            <m:ctrlPr>
              <w:rPr>
                <w:rFonts w:hint="default" w:ascii="Cambria Math" w:hAnsi="Cambria Math" w:cs="宋体"/>
                <w:i/>
                <w:kern w:val="2"/>
                <w:sz w:val="24"/>
                <w:szCs w:val="24"/>
                <w:lang w:val="en-US" w:eastAsia="zh-CN" w:bidi="ar-SA"/>
              </w:rPr>
            </m:ctrlPr>
          </m:sub>
          <m:sup>
            <m:r>
              <m:rPr/>
              <w:rPr>
                <w:rFonts w:hint="default" w:ascii="Cambria Math" w:hAnsi="Cambria Math" w:cs="宋体"/>
                <w:kern w:val="2"/>
                <w:sz w:val="24"/>
                <w:szCs w:val="24"/>
                <w:lang w:val="en-US" w:eastAsia="zh-CN" w:bidi="ar-SA"/>
              </w:rPr>
              <m:t>K</m:t>
            </m:r>
            <m:ctrlPr>
              <w:rPr>
                <w:rFonts w:hint="default" w:ascii="Cambria Math" w:hAnsi="Cambria Math" w:cs="宋体"/>
                <w:i/>
                <w:kern w:val="2"/>
                <w:sz w:val="24"/>
                <w:szCs w:val="24"/>
                <w:lang w:val="en-US" w:eastAsia="zh-CN" w:bidi="ar-SA"/>
              </w:rPr>
            </m:ctrlPr>
          </m:sup>
        </m:sSubSup>
      </m:oMath>
      <w:r>
        <w:rPr>
          <w:rFonts w:hint="eastAsia" w:hAnsi="Cambria Math" w:cs="宋体"/>
          <w:i w:val="0"/>
          <w:kern w:val="2"/>
          <w:sz w:val="24"/>
          <w:szCs w:val="24"/>
          <w:lang w:val="en-US" w:eastAsia="zh-CN" w:bidi="ar-SA"/>
        </w:rPr>
        <w:t>，</w:t>
      </w:r>
      <m:oMath>
        <m:sSubSup>
          <m:sSubSupPr>
            <m:ctrlPr>
              <w:rPr>
                <w:rFonts w:hint="default" w:ascii="Cambria Math" w:hAnsi="Cambria Math" w:cs="宋体"/>
                <w:i/>
                <w:kern w:val="2"/>
                <w:sz w:val="24"/>
                <w:szCs w:val="24"/>
                <w:lang w:val="en-US" w:eastAsia="zh-CN" w:bidi="ar-SA"/>
              </w:rPr>
            </m:ctrlPr>
          </m:sSubSupPr>
          <m:e>
            <m:r>
              <m:rPr/>
              <w:rPr>
                <w:rFonts w:hint="default" w:ascii="Cambria Math" w:hAnsi="Cambria Math" w:cs="宋体"/>
                <w:kern w:val="2"/>
                <w:sz w:val="24"/>
                <w:szCs w:val="24"/>
                <w:lang w:val="en-US" w:eastAsia="zh-CN" w:bidi="ar-SA"/>
              </w:rPr>
              <m:t>W</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i</m:t>
            </m:r>
            <m:ctrlPr>
              <w:rPr>
                <w:rFonts w:hint="default" w:ascii="Cambria Math" w:hAnsi="Cambria Math" w:cs="宋体"/>
                <w:i/>
                <w:kern w:val="2"/>
                <w:sz w:val="24"/>
                <w:szCs w:val="24"/>
                <w:lang w:val="en-US" w:eastAsia="zh-CN" w:bidi="ar-SA"/>
              </w:rPr>
            </m:ctrlPr>
          </m:sub>
          <m:sup>
            <m:r>
              <m:rPr/>
              <w:rPr>
                <w:rFonts w:hint="default" w:ascii="Cambria Math" w:hAnsi="Cambria Math" w:cs="宋体"/>
                <w:kern w:val="2"/>
                <w:sz w:val="24"/>
                <w:szCs w:val="24"/>
                <w:lang w:val="en-US" w:eastAsia="zh-CN" w:bidi="ar-SA"/>
              </w:rPr>
              <m:t>V</m:t>
            </m:r>
            <m:ctrlPr>
              <w:rPr>
                <w:rFonts w:hint="default" w:ascii="Cambria Math" w:hAnsi="Cambria Math" w:cs="宋体"/>
                <w:i/>
                <w:kern w:val="2"/>
                <w:sz w:val="24"/>
                <w:szCs w:val="24"/>
                <w:lang w:val="en-US" w:eastAsia="zh-CN" w:bidi="ar-SA"/>
              </w:rPr>
            </m:ctrlPr>
          </m:sup>
        </m:sSubSup>
      </m:oMath>
      <w:r>
        <w:rPr>
          <w:rFonts w:hint="eastAsia" w:hAnsi="Cambria Math" w:cs="宋体"/>
          <w:i w:val="0"/>
          <w:kern w:val="2"/>
          <w:sz w:val="24"/>
          <w:szCs w:val="24"/>
          <w:lang w:val="en-US" w:eastAsia="zh-CN" w:bidi="ar-SA"/>
        </w:rPr>
        <w:t>，</w:t>
      </w:r>
      <m:oMath>
        <m:sSup>
          <m:sSupPr>
            <m:ctrlPr>
              <w:rPr>
                <w:rFonts w:ascii="Cambria Math" w:hAnsi="Cambria Math" w:cs="宋体"/>
                <w:i/>
                <w:kern w:val="2"/>
                <w:sz w:val="24"/>
                <w:szCs w:val="24"/>
                <w:lang w:val="en-US" w:bidi="ar-SA"/>
              </w:rPr>
            </m:ctrlPr>
          </m:sSupPr>
          <m:e>
            <m:r>
              <m:rPr/>
              <w:rPr>
                <w:rFonts w:hint="default" w:ascii="Cambria Math" w:hAnsi="Cambria Math" w:cs="宋体"/>
                <w:kern w:val="2"/>
                <w:sz w:val="24"/>
                <w:szCs w:val="24"/>
                <w:lang w:val="en-US" w:eastAsia="zh-CN" w:bidi="ar-SA"/>
              </w:rPr>
              <m:t>W</m:t>
            </m:r>
            <m:ctrlPr>
              <w:rPr>
                <w:rFonts w:ascii="Cambria Math" w:hAnsi="Cambria Math" w:cs="宋体"/>
                <w:i/>
                <w:kern w:val="2"/>
                <w:sz w:val="24"/>
                <w:szCs w:val="24"/>
                <w:lang w:val="en-US" w:bidi="ar-SA"/>
              </w:rPr>
            </m:ctrlPr>
          </m:e>
          <m:sup>
            <m:r>
              <m:rPr/>
              <w:rPr>
                <w:rFonts w:hint="default" w:ascii="Cambria Math" w:hAnsi="Cambria Math" w:cs="宋体"/>
                <w:kern w:val="2"/>
                <w:sz w:val="24"/>
                <w:szCs w:val="24"/>
                <w:lang w:val="en-US" w:eastAsia="zh-CN" w:bidi="ar-SA"/>
              </w:rPr>
              <m:t>O</m:t>
            </m:r>
            <m:ctrlPr>
              <w:rPr>
                <w:rFonts w:ascii="Cambria Math" w:hAnsi="Cambria Math" w:cs="宋体"/>
                <w:i/>
                <w:kern w:val="2"/>
                <w:sz w:val="24"/>
                <w:szCs w:val="24"/>
                <w:lang w:val="en-US" w:bidi="ar-SA"/>
              </w:rPr>
            </m:ctrlPr>
          </m:sup>
        </m:sSup>
      </m:oMath>
      <w:r>
        <w:rPr>
          <w:rFonts w:hint="eastAsia" w:hAnsi="Cambria Math" w:cs="宋体"/>
          <w:i w:val="0"/>
          <w:kern w:val="2"/>
          <w:sz w:val="24"/>
          <w:szCs w:val="24"/>
          <w:lang w:val="en-US" w:eastAsia="zh-CN" w:bidi="ar-SA"/>
        </w:rPr>
        <w:t>为可学习参数，</w:t>
      </w:r>
      <m:oMath>
        <m:sSub>
          <m:sSubPr>
            <m:ctrlPr>
              <w:rPr>
                <w:rFonts w:ascii="Cambria Math" w:hAnsi="Cambria Math" w:cs="宋体"/>
                <w:i/>
                <w:kern w:val="2"/>
                <w:sz w:val="24"/>
                <w:szCs w:val="24"/>
                <w:lang w:val="en-US" w:bidi="ar-SA"/>
              </w:rPr>
            </m:ctrlPr>
          </m:sSubPr>
          <m:e>
            <m:r>
              <m:rPr/>
              <w:rPr>
                <w:rFonts w:hint="default" w:ascii="Cambria Math" w:hAnsi="Cambria Math" w:cs="宋体"/>
                <w:kern w:val="2"/>
                <w:sz w:val="24"/>
                <w:szCs w:val="24"/>
                <w:lang w:val="en-US" w:eastAsia="zh-CN" w:bidi="ar-SA"/>
              </w:rPr>
              <m:t>d</m:t>
            </m:r>
            <m:ctrlPr>
              <w:rPr>
                <w:rFonts w:ascii="Cambria Math" w:hAnsi="Cambria Math" w:cs="宋体"/>
                <w:i/>
                <w:kern w:val="2"/>
                <w:sz w:val="24"/>
                <w:szCs w:val="24"/>
                <w:lang w:val="en-US" w:bidi="ar-SA"/>
              </w:rPr>
            </m:ctrlPr>
          </m:e>
          <m:sub>
            <m:r>
              <m:rPr/>
              <w:rPr>
                <w:rFonts w:hint="default" w:ascii="Cambria Math" w:hAnsi="Cambria Math" w:cs="宋体"/>
                <w:kern w:val="2"/>
                <w:sz w:val="24"/>
                <w:szCs w:val="24"/>
                <w:lang w:val="en-US" w:eastAsia="zh-CN" w:bidi="ar-SA"/>
              </w:rPr>
              <m:t>k</m:t>
            </m:r>
            <m:ctrlPr>
              <w:rPr>
                <w:rFonts w:ascii="Cambria Math" w:hAnsi="Cambria Math" w:cs="宋体"/>
                <w:i/>
                <w:kern w:val="2"/>
                <w:sz w:val="24"/>
                <w:szCs w:val="24"/>
                <w:lang w:val="en-US" w:bidi="ar-SA"/>
              </w:rPr>
            </m:ctrlPr>
          </m:sub>
        </m:sSub>
      </m:oMath>
      <w:r>
        <w:rPr>
          <w:rFonts w:hint="eastAsia" w:hAnsi="Cambria Math" w:cs="宋体"/>
          <w:i w:val="0"/>
          <w:kern w:val="2"/>
          <w:sz w:val="24"/>
          <w:szCs w:val="24"/>
          <w:lang w:val="en-US" w:eastAsia="zh-CN" w:bidi="ar-SA"/>
        </w:rPr>
        <w:t>为键维度。</w:t>
      </w:r>
    </w:p>
    <w:p w14:paraId="04C0D202">
      <w:pPr>
        <w:topLinePunct/>
        <w:spacing w:line="360" w:lineRule="auto"/>
        <w:rPr>
          <w:rFonts w:hint="default" w:hAnsi="Cambria Math" w:eastAsia="宋体" w:cs="宋体"/>
          <w:i w:val="0"/>
          <w:kern w:val="2"/>
          <w:sz w:val="24"/>
          <w:szCs w:val="24"/>
          <w:lang w:val="en-US" w:eastAsia="zh-CN" w:bidi="ar-SA"/>
        </w:rPr>
      </w:pPr>
      <w:ins w:id="100" w:author="Jisoo" w:date="2025-12-07T17:06:12Z">
        <w:r>
          <w:rPr>
            <w:rFonts w:hint="eastAsia" w:hAnsi="Cambria Math" w:cs="宋体"/>
            <w:i w:val="0"/>
            <w:kern w:val="2"/>
            <w:sz w:val="24"/>
            <w:szCs w:val="24"/>
            <w:lang w:val="en-US" w:eastAsia="zh-CN" w:bidi="ar-SA"/>
          </w:rPr>
          <w:t>[</w:t>
        </w:r>
      </w:ins>
      <w:ins w:id="101" w:author="Jisoo" w:date="2025-12-07T17:06:14Z">
        <w:r>
          <w:rPr>
            <w:rFonts w:hint="eastAsia" w:hAnsi="Cambria Math" w:cs="宋体"/>
            <w:i w:val="0"/>
            <w:kern w:val="2"/>
            <w:sz w:val="24"/>
            <w:szCs w:val="24"/>
            <w:lang w:val="en-US" w:eastAsia="zh-CN" w:bidi="ar-SA"/>
          </w:rPr>
          <w:t>0</w:t>
        </w:r>
      </w:ins>
      <w:ins w:id="102" w:author="Jisoo" w:date="2025-12-07T17:06:15Z">
        <w:r>
          <w:rPr>
            <w:rFonts w:hint="eastAsia" w:hAnsi="Cambria Math" w:cs="宋体"/>
            <w:i w:val="0"/>
            <w:kern w:val="2"/>
            <w:sz w:val="24"/>
            <w:szCs w:val="24"/>
            <w:lang w:val="en-US" w:eastAsia="zh-CN" w:bidi="ar-SA"/>
          </w:rPr>
          <w:t>01</w:t>
        </w:r>
      </w:ins>
      <w:ins w:id="103" w:author="Jisoo" w:date="2025-12-07T17:06:16Z">
        <w:r>
          <w:rPr>
            <w:rFonts w:hint="eastAsia" w:hAnsi="Cambria Math" w:cs="宋体"/>
            <w:i w:val="0"/>
            <w:kern w:val="2"/>
            <w:sz w:val="24"/>
            <w:szCs w:val="24"/>
            <w:lang w:val="en-US" w:eastAsia="zh-CN" w:bidi="ar-SA"/>
          </w:rPr>
          <w:t>4</w:t>
        </w:r>
      </w:ins>
      <w:ins w:id="104" w:author="Jisoo" w:date="2025-12-07T17:06:12Z">
        <w:r>
          <w:rPr>
            <w:rFonts w:hint="eastAsia" w:hAnsi="Cambria Math" w:cs="宋体"/>
            <w:i w:val="0"/>
            <w:kern w:val="2"/>
            <w:sz w:val="24"/>
            <w:szCs w:val="24"/>
            <w:lang w:val="en-US" w:eastAsia="zh-CN" w:bidi="ar-SA"/>
          </w:rPr>
          <w:t>]</w:t>
        </w:r>
      </w:ins>
      <w:ins w:id="105" w:author="Jisoo" w:date="2025-12-07T17:06:22Z">
        <w:r>
          <w:rPr>
            <w:rFonts w:hint="eastAsia" w:hAnsi="Cambria Math" w:cs="宋体"/>
            <w:i w:val="0"/>
            <w:kern w:val="2"/>
            <w:sz w:val="24"/>
            <w:szCs w:val="24"/>
            <w:lang w:val="en-US" w:eastAsia="zh-CN" w:bidi="ar-SA"/>
          </w:rPr>
          <w:t>步骤</w:t>
        </w:r>
      </w:ins>
      <w:ins w:id="106" w:author="Jisoo" w:date="2025-12-07T17:06:23Z">
        <w:r>
          <w:rPr>
            <w:rFonts w:hint="eastAsia" w:hAnsi="Cambria Math" w:cs="宋体"/>
            <w:i w:val="0"/>
            <w:kern w:val="2"/>
            <w:sz w:val="24"/>
            <w:szCs w:val="24"/>
            <w:lang w:val="en-US" w:eastAsia="zh-CN" w:bidi="ar-SA"/>
          </w:rPr>
          <w:t>S</w:t>
        </w:r>
      </w:ins>
      <w:ins w:id="107" w:author="Jisoo" w:date="2025-12-07T17:06:24Z">
        <w:r>
          <w:rPr>
            <w:rFonts w:hint="eastAsia" w:hAnsi="Cambria Math" w:cs="宋体"/>
            <w:i w:val="0"/>
            <w:kern w:val="2"/>
            <w:sz w:val="24"/>
            <w:szCs w:val="24"/>
            <w:lang w:val="en-US" w:eastAsia="zh-CN" w:bidi="ar-SA"/>
          </w:rPr>
          <w:t>6</w:t>
        </w:r>
      </w:ins>
      <w:ins w:id="108" w:author="Jisoo" w:date="2025-12-07T17:06:26Z">
        <w:r>
          <w:rPr>
            <w:rFonts w:hint="eastAsia" w:hAnsi="Cambria Math" w:cs="宋体"/>
            <w:i w:val="0"/>
            <w:kern w:val="2"/>
            <w:sz w:val="24"/>
            <w:szCs w:val="24"/>
            <w:lang w:val="en-US" w:eastAsia="zh-CN" w:bidi="ar-SA"/>
          </w:rPr>
          <w:t xml:space="preserve">. </w:t>
        </w:r>
      </w:ins>
      <w:ins w:id="109" w:author="Jisoo" w:date="2025-12-07T17:07:29Z">
        <w:r>
          <w:rPr>
            <w:rFonts w:hint="eastAsia" w:hAnsi="Cambria Math" w:cs="宋体"/>
            <w:i w:val="0"/>
            <w:kern w:val="2"/>
            <w:sz w:val="24"/>
            <w:szCs w:val="24"/>
            <w:lang w:val="en-US" w:eastAsia="zh-CN" w:bidi="ar-SA"/>
          </w:rPr>
          <w:t>行人重识别（ReID）检索与性能优化</w:t>
        </w:r>
      </w:ins>
      <w:ins w:id="110" w:author="Jisoo" w:date="2025-12-07T17:07:42Z">
        <w:r>
          <w:rPr>
            <w:rFonts w:hint="eastAsia" w:hAnsi="Cambria Math" w:cs="宋体"/>
            <w:i w:val="0"/>
            <w:kern w:val="2"/>
            <w:sz w:val="24"/>
            <w:szCs w:val="24"/>
            <w:lang w:val="en-US" w:eastAsia="zh-CN" w:bidi="ar-SA"/>
          </w:rPr>
          <w:t>：</w:t>
        </w:r>
      </w:ins>
      <w:ins w:id="111" w:author="Jisoo" w:date="2025-12-07T17:07:51Z">
        <w:r>
          <w:rPr>
            <w:rFonts w:hint="eastAsia" w:hAnsi="Cambria Math" w:cs="宋体"/>
            <w:i w:val="0"/>
            <w:kern w:val="2"/>
            <w:sz w:val="24"/>
            <w:szCs w:val="24"/>
            <w:lang w:val="en-US" w:eastAsia="zh-CN" w:bidi="ar-SA"/>
          </w:rPr>
          <w:t>将步骤S5得到的统一判别特征</w:t>
        </w:r>
      </w:ins>
      <m:oMath>
        <m:sSub>
          <m:sSubPr>
            <m:ctrlPr>
              <w:ins w:id="112" w:author="Jisoo" w:date="2025-12-07T17:08:02Z">
                <w:rPr>
                  <w:rFonts w:ascii="Cambria Math" w:hAnsi="Cambria Math" w:cs="宋体"/>
                  <w:i/>
                  <w:kern w:val="2"/>
                  <w:sz w:val="24"/>
                  <w:szCs w:val="24"/>
                  <w:lang w:val="en-US" w:bidi="ar-SA"/>
                </w:rPr>
              </w:ins>
            </m:ctrlPr>
          </m:sSubPr>
          <m:e>
            <w:ins w:id="113" w:author="Jisoo" w:date="2025-12-07T17:08:04Z">
              <m:r>
                <m:rPr/>
                <w:rPr>
                  <w:rFonts w:hint="default" w:ascii="Cambria Math" w:hAnsi="Cambria Math" w:cs="宋体"/>
                  <w:kern w:val="2"/>
                  <w:sz w:val="24"/>
                  <w:szCs w:val="24"/>
                  <w:lang w:val="en-US" w:eastAsia="zh-CN" w:bidi="ar-SA"/>
                </w:rPr>
                <m:t>F</m:t>
              </m:r>
            </w:ins>
            <m:ctrlPr>
              <w:ins w:id="114" w:author="Jisoo" w:date="2025-12-07T17:08:02Z">
                <w:rPr>
                  <w:rFonts w:ascii="Cambria Math" w:hAnsi="Cambria Math" w:cs="宋体"/>
                  <w:i/>
                  <w:kern w:val="2"/>
                  <w:sz w:val="24"/>
                  <w:szCs w:val="24"/>
                  <w:lang w:val="en-US" w:bidi="ar-SA"/>
                </w:rPr>
              </w:ins>
            </m:ctrlPr>
          </m:e>
          <m:sub>
            <w:ins w:id="115" w:author="Jisoo" w:date="2025-12-07T17:08:09Z">
              <m:r>
                <m:rPr/>
                <w:rPr>
                  <w:rFonts w:hint="default" w:ascii="Cambria Math" w:hAnsi="Cambria Math" w:cs="宋体"/>
                  <w:kern w:val="2"/>
                  <w:sz w:val="24"/>
                  <w:szCs w:val="24"/>
                  <w:lang w:val="en-US" w:eastAsia="zh-CN" w:bidi="ar-SA"/>
                </w:rPr>
                <m:t>fused</m:t>
              </m:r>
            </w:ins>
            <m:ctrlPr>
              <w:ins w:id="116" w:author="Jisoo" w:date="2025-12-07T17:08:02Z">
                <w:rPr>
                  <w:rFonts w:ascii="Cambria Math" w:hAnsi="Cambria Math" w:cs="宋体"/>
                  <w:i/>
                  <w:kern w:val="2"/>
                  <w:sz w:val="24"/>
                  <w:szCs w:val="24"/>
                  <w:lang w:val="en-US" w:bidi="ar-SA"/>
                </w:rPr>
              </w:ins>
            </m:ctrlPr>
          </m:sub>
        </m:sSub>
      </m:oMath>
      <w:ins w:id="117" w:author="Jisoo" w:date="2025-12-07T17:08:13Z">
        <w:r>
          <w:rPr>
            <w:rFonts w:hint="eastAsia" w:hAnsi="Cambria Math" w:cs="宋体"/>
            <w:i w:val="0"/>
            <w:kern w:val="2"/>
            <w:sz w:val="24"/>
            <w:szCs w:val="24"/>
            <w:lang w:val="en-US" w:eastAsia="zh-CN" w:bidi="ar-SA"/>
          </w:rPr>
          <w:t>输入</w:t>
        </w:r>
      </w:ins>
      <w:ins w:id="118" w:author="Jisoo" w:date="2025-12-07T17:08:16Z">
        <w:r>
          <w:rPr>
            <w:rFonts w:hint="eastAsia" w:hAnsi="Cambria Math" w:cs="宋体"/>
            <w:i w:val="0"/>
            <w:kern w:val="2"/>
            <w:sz w:val="24"/>
            <w:szCs w:val="24"/>
            <w:lang w:val="en-US" w:eastAsia="zh-CN" w:bidi="ar-SA"/>
          </w:rPr>
          <w:t>到</w:t>
        </w:r>
      </w:ins>
      <w:ins w:id="119" w:author="Jisoo" w:date="2025-12-07T17:08:18Z">
        <w:r>
          <w:rPr>
            <w:rFonts w:hint="eastAsia" w:hAnsi="Cambria Math" w:cs="宋体"/>
            <w:i w:val="0"/>
            <w:kern w:val="2"/>
            <w:sz w:val="24"/>
            <w:szCs w:val="24"/>
            <w:lang w:val="en-US" w:eastAsia="zh-CN" w:bidi="ar-SA"/>
          </w:rPr>
          <w:t>Re</w:t>
        </w:r>
      </w:ins>
      <w:ins w:id="120" w:author="Jisoo" w:date="2025-12-07T17:08:19Z">
        <w:r>
          <w:rPr>
            <w:rFonts w:hint="eastAsia" w:hAnsi="Cambria Math" w:cs="宋体"/>
            <w:i w:val="0"/>
            <w:kern w:val="2"/>
            <w:sz w:val="24"/>
            <w:szCs w:val="24"/>
            <w:lang w:val="en-US" w:eastAsia="zh-CN" w:bidi="ar-SA"/>
          </w:rPr>
          <w:t>ID</w:t>
        </w:r>
      </w:ins>
      <w:ins w:id="121" w:author="Jisoo" w:date="2025-12-07T17:08:25Z">
        <w:r>
          <w:rPr>
            <w:rFonts w:hint="eastAsia" w:hAnsi="Cambria Math" w:cs="宋体"/>
            <w:i w:val="0"/>
            <w:kern w:val="2"/>
            <w:sz w:val="24"/>
            <w:szCs w:val="24"/>
            <w:lang w:val="en-US" w:eastAsia="zh-CN" w:bidi="ar-SA"/>
          </w:rPr>
          <w:t>模型后端</w:t>
        </w:r>
      </w:ins>
      <w:ins w:id="122" w:author="Jisoo" w:date="2025-12-07T17:08:27Z">
        <w:r>
          <w:rPr>
            <w:rFonts w:hint="eastAsia" w:hAnsi="Cambria Math" w:cs="宋体"/>
            <w:i w:val="0"/>
            <w:kern w:val="2"/>
            <w:sz w:val="24"/>
            <w:szCs w:val="24"/>
            <w:lang w:val="en-US" w:eastAsia="zh-CN" w:bidi="ar-SA"/>
          </w:rPr>
          <w:t>。</w:t>
        </w:r>
      </w:ins>
      <w:ins w:id="123" w:author="Jisoo" w:date="2025-12-07T17:08:32Z">
        <w:r>
          <w:rPr>
            <w:rFonts w:hint="eastAsia" w:hAnsi="Cambria Math" w:cs="宋体"/>
            <w:i w:val="0"/>
            <w:kern w:val="2"/>
            <w:sz w:val="24"/>
            <w:szCs w:val="24"/>
            <w:lang w:val="en-US" w:eastAsia="zh-CN" w:bidi="ar-SA"/>
          </w:rPr>
          <w:t>在推理阶段</w:t>
        </w:r>
      </w:ins>
      <w:ins w:id="124" w:author="Jisoo" w:date="2025-12-07T17:08:33Z">
        <w:r>
          <w:rPr>
            <w:rFonts w:hint="eastAsia" w:hAnsi="Cambria Math" w:cs="宋体"/>
            <w:i w:val="0"/>
            <w:kern w:val="2"/>
            <w:sz w:val="24"/>
            <w:szCs w:val="24"/>
            <w:lang w:val="en-US" w:eastAsia="zh-CN" w:bidi="ar-SA"/>
          </w:rPr>
          <w:t>，</w:t>
        </w:r>
      </w:ins>
      <w:ins w:id="125" w:author="Jisoo" w:date="2025-12-07T17:08:42Z">
        <w:r>
          <w:rPr>
            <w:rFonts w:hint="eastAsia" w:hAnsi="Cambria Math" w:cs="宋体"/>
            <w:i w:val="0"/>
            <w:kern w:val="2"/>
            <w:sz w:val="24"/>
            <w:szCs w:val="24"/>
            <w:lang w:val="en-US" w:eastAsia="zh-CN" w:bidi="ar-SA"/>
          </w:rPr>
          <w:t>通过计算该特征与图库</w:t>
        </w:r>
      </w:ins>
      <w:ins w:id="126" w:author="Jisoo" w:date="2025-12-07T17:08:48Z">
        <w:r>
          <w:rPr>
            <w:rFonts w:hint="eastAsia" w:hAnsi="Cambria Math" w:cs="宋体"/>
            <w:i w:val="0"/>
            <w:kern w:val="2"/>
            <w:sz w:val="24"/>
            <w:szCs w:val="24"/>
            <w:lang w:val="en-US" w:eastAsia="zh-CN" w:bidi="ar-SA"/>
          </w:rPr>
          <w:t>（</w:t>
        </w:r>
      </w:ins>
      <w:ins w:id="127" w:author="Jisoo" w:date="2025-12-07T17:08:42Z">
        <w:r>
          <w:rPr>
            <w:rFonts w:hint="eastAsia" w:hAnsi="Cambria Math" w:cs="宋体"/>
            <w:i w:val="0"/>
            <w:kern w:val="2"/>
            <w:sz w:val="24"/>
            <w:szCs w:val="24"/>
            <w:lang w:val="en-US" w:eastAsia="zh-CN" w:bidi="ar-SA"/>
          </w:rPr>
          <w:t>Gallery</w:t>
        </w:r>
      </w:ins>
      <w:ins w:id="128" w:author="Jisoo" w:date="2025-12-07T17:08:52Z">
        <w:r>
          <w:rPr>
            <w:rFonts w:hint="eastAsia" w:hAnsi="Cambria Math" w:cs="宋体"/>
            <w:i w:val="0"/>
            <w:kern w:val="2"/>
            <w:sz w:val="24"/>
            <w:szCs w:val="24"/>
            <w:lang w:val="en-US" w:eastAsia="zh-CN" w:bidi="ar-SA"/>
          </w:rPr>
          <w:t>）</w:t>
        </w:r>
      </w:ins>
      <w:ins w:id="129" w:author="Jisoo" w:date="2025-12-07T17:08:42Z">
        <w:r>
          <w:rPr>
            <w:rFonts w:hint="eastAsia" w:hAnsi="Cambria Math" w:cs="宋体"/>
            <w:i w:val="0"/>
            <w:kern w:val="2"/>
            <w:sz w:val="24"/>
            <w:szCs w:val="24"/>
            <w:lang w:val="en-US" w:eastAsia="zh-CN" w:bidi="ar-SA"/>
          </w:rPr>
          <w:t>中行人特征的距离度量（如欧氏距离或余弦距离），完成行人检索和匹配。</w:t>
        </w:r>
      </w:ins>
      <w:ins w:id="130" w:author="Jisoo" w:date="2025-12-07T17:09:06Z">
        <w:r>
          <w:rPr>
            <w:rFonts w:hint="eastAsia" w:hAnsi="Cambria Math" w:cs="宋体"/>
            <w:i w:val="0"/>
            <w:kern w:val="2"/>
            <w:sz w:val="24"/>
            <w:szCs w:val="24"/>
            <w:lang w:val="en-US" w:eastAsia="zh-CN" w:bidi="ar-SA"/>
          </w:rPr>
          <w:t>训练阶段，结合身份分类损失（ID Loss） 和三元组损失（Triplet Loss</w:t>
        </w:r>
      </w:ins>
      <w:ins w:id="131" w:author="Jisoo" w:date="2025-12-07T17:09:36Z">
        <w:r>
          <w:rPr>
            <w:rFonts w:hint="eastAsia" w:hAnsi="Cambria Math" w:cs="宋体"/>
            <w:i w:val="0"/>
            <w:kern w:val="2"/>
            <w:sz w:val="24"/>
            <w:szCs w:val="24"/>
            <w:lang w:val="en-US" w:eastAsia="zh-CN" w:bidi="ar-SA"/>
          </w:rPr>
          <w:t>）</w:t>
        </w:r>
      </w:ins>
      <w:ins w:id="132" w:author="Jisoo" w:date="2025-12-07T17:09:06Z">
        <w:r>
          <w:rPr>
            <w:rFonts w:hint="eastAsia" w:hAnsi="Cambria Math" w:cs="宋体"/>
            <w:i w:val="0"/>
            <w:kern w:val="2"/>
            <w:sz w:val="24"/>
            <w:szCs w:val="24"/>
            <w:lang w:val="en-US" w:eastAsia="zh-CN" w:bidi="ar-SA"/>
          </w:rPr>
          <w:t>对</w:t>
        </w:r>
      </w:ins>
      <m:oMath>
        <m:sSub>
          <m:sSubPr>
            <m:ctrlPr>
              <w:ins w:id="133" w:author="Jisoo" w:date="2025-12-07T17:09:22Z">
                <w:rPr>
                  <w:rFonts w:ascii="Cambria Math" w:hAnsi="Cambria Math" w:cs="宋体"/>
                  <w:i/>
                  <w:kern w:val="2"/>
                  <w:sz w:val="24"/>
                  <w:szCs w:val="24"/>
                  <w:lang w:val="en-US" w:bidi="ar-SA"/>
                </w:rPr>
              </w:ins>
            </m:ctrlPr>
          </m:sSubPr>
          <m:e>
            <w:ins w:id="134" w:author="Jisoo" w:date="2025-12-07T17:09:22Z">
              <m:r>
                <m:rPr/>
                <w:rPr>
                  <w:rFonts w:hint="default" w:ascii="Cambria Math" w:hAnsi="Cambria Math" w:cs="宋体"/>
                  <w:kern w:val="2"/>
                  <w:sz w:val="24"/>
                  <w:szCs w:val="24"/>
                  <w:lang w:val="en-US" w:eastAsia="zh-CN" w:bidi="ar-SA"/>
                </w:rPr>
                <m:t>F</m:t>
              </m:r>
            </w:ins>
            <m:ctrlPr>
              <w:ins w:id="135" w:author="Jisoo" w:date="2025-12-07T17:09:22Z">
                <w:rPr>
                  <w:rFonts w:ascii="Cambria Math" w:hAnsi="Cambria Math" w:cs="宋体"/>
                  <w:i/>
                  <w:kern w:val="2"/>
                  <w:sz w:val="24"/>
                  <w:szCs w:val="24"/>
                  <w:lang w:val="en-US" w:bidi="ar-SA"/>
                </w:rPr>
              </w:ins>
            </m:ctrlPr>
          </m:e>
          <m:sub>
            <w:ins w:id="136" w:author="Jisoo" w:date="2025-12-07T17:09:22Z">
              <m:r>
                <m:rPr/>
                <w:rPr>
                  <w:rFonts w:hint="default" w:ascii="Cambria Math" w:hAnsi="Cambria Math" w:cs="宋体"/>
                  <w:kern w:val="2"/>
                  <w:sz w:val="24"/>
                  <w:szCs w:val="24"/>
                  <w:lang w:val="en-US" w:eastAsia="zh-CN" w:bidi="ar-SA"/>
                </w:rPr>
                <m:t>fused</m:t>
              </m:r>
            </w:ins>
            <m:ctrlPr>
              <w:ins w:id="137" w:author="Jisoo" w:date="2025-12-07T17:09:22Z">
                <w:rPr>
                  <w:rFonts w:ascii="Cambria Math" w:hAnsi="Cambria Math" w:cs="宋体"/>
                  <w:i/>
                  <w:kern w:val="2"/>
                  <w:sz w:val="24"/>
                  <w:szCs w:val="24"/>
                  <w:lang w:val="en-US" w:bidi="ar-SA"/>
                </w:rPr>
              </w:ins>
            </m:ctrlPr>
          </m:sub>
        </m:sSub>
      </m:oMath>
      <w:ins w:id="138" w:author="Jisoo" w:date="2025-12-07T17:09:06Z">
        <w:r>
          <w:rPr>
            <w:rFonts w:hint="eastAsia" w:hAnsi="Cambria Math" w:cs="宋体"/>
            <w:i w:val="0"/>
            <w:kern w:val="2"/>
            <w:sz w:val="24"/>
            <w:szCs w:val="24"/>
            <w:lang w:val="en-US" w:eastAsia="zh-CN" w:bidi="ar-SA"/>
          </w:rPr>
          <w:t>进行优化，以最大化类间距离并最小化类内距离，从而显著提升行人重识别的检索性能和准确性。</w:t>
        </w:r>
      </w:ins>
    </w:p>
    <w:p w14:paraId="08BDC26C">
      <w:pPr>
        <w:topLinePunct/>
        <w:spacing w:line="360" w:lineRule="auto"/>
        <w:rPr>
          <w:rFonts w:hint="eastAsia" w:ascii="宋体" w:hAnsi="宋体" w:eastAsia="宋体" w:cs="宋体"/>
          <w:sz w:val="24"/>
          <w:szCs w:val="24"/>
        </w:rPr>
      </w:pPr>
      <w:r>
        <w:rPr>
          <w:rFonts w:hint="eastAsia" w:ascii="Times New Roman" w:hAnsi="Times New Roman"/>
          <w:b/>
          <w:bCs/>
          <w:color w:val="000000"/>
          <w:sz w:val="24"/>
          <w:szCs w:val="24"/>
        </w:rPr>
        <w:t>[</w:t>
      </w:r>
      <w:r>
        <w:rPr>
          <w:rFonts w:ascii="Times New Roman" w:hAnsi="Times New Roman"/>
          <w:b/>
          <w:bCs/>
          <w:color w:val="000000"/>
          <w:sz w:val="24"/>
          <w:szCs w:val="24"/>
        </w:rPr>
        <w:t>001</w:t>
      </w:r>
      <w:ins w:id="139" w:author="Jisoo" w:date="2025-12-07T17:06:18Z">
        <w:r>
          <w:rPr>
            <w:rFonts w:hint="eastAsia" w:ascii="Times New Roman" w:hAnsi="Times New Roman"/>
            <w:b/>
            <w:bCs/>
            <w:color w:val="000000"/>
            <w:sz w:val="24"/>
            <w:szCs w:val="24"/>
            <w:lang w:val="en-US" w:eastAsia="zh-CN"/>
          </w:rPr>
          <w:t>5</w:t>
        </w:r>
      </w:ins>
      <w:del w:id="140" w:author="Jisoo" w:date="2025-12-07T17:06:17Z">
        <w:r>
          <w:rPr>
            <w:rFonts w:hint="eastAsia" w:ascii="Times New Roman" w:hAnsi="Times New Roman"/>
            <w:b/>
            <w:bCs/>
            <w:color w:val="000000"/>
            <w:sz w:val="24"/>
            <w:szCs w:val="24"/>
            <w:lang w:val="en-US" w:eastAsia="zh-CN"/>
          </w:rPr>
          <w:delText>4</w:delText>
        </w:r>
      </w:del>
      <w:r>
        <w:rPr>
          <w:rFonts w:ascii="Times New Roman" w:hAnsi="Times New Roman"/>
          <w:b/>
          <w:bCs/>
          <w:color w:val="000000"/>
          <w:sz w:val="24"/>
          <w:szCs w:val="24"/>
        </w:rPr>
        <w:t xml:space="preserve">] </w:t>
      </w:r>
      <w:r>
        <w:rPr>
          <w:rFonts w:ascii="宋体" w:hAnsi="宋体" w:eastAsia="宋体" w:cs="宋体"/>
          <w:sz w:val="24"/>
          <w:szCs w:val="24"/>
        </w:rPr>
        <w:t>本</w:t>
      </w:r>
      <w:r>
        <w:rPr>
          <w:rFonts w:hint="eastAsia" w:ascii="宋体" w:hAnsi="宋体" w:eastAsia="宋体" w:cs="宋体"/>
          <w:sz w:val="24"/>
          <w:szCs w:val="24"/>
        </w:rPr>
        <w:t>发明提出了一种基于多尺度滑动窗口与专家网络的</w:t>
      </w:r>
      <w:del w:id="141" w:author="♚酸奶" w:date="2025-12-05T09:51:26Z">
        <w:r>
          <w:rPr>
            <w:rFonts w:hint="default" w:ascii="宋体" w:hAnsi="宋体" w:eastAsia="宋体" w:cs="宋体"/>
            <w:sz w:val="24"/>
            <w:szCs w:val="24"/>
            <w:lang w:val="en-US"/>
          </w:rPr>
          <w:delText>特征融合</w:delText>
        </w:r>
      </w:del>
      <w:ins w:id="142" w:author="♚酸奶" w:date="2025-12-05T09:51:30Z">
        <w:r>
          <w:rPr>
            <w:rFonts w:hint="eastAsia" w:ascii="宋体" w:hAnsi="宋体" w:cs="宋体"/>
            <w:sz w:val="24"/>
            <w:szCs w:val="24"/>
            <w:lang w:val="en-US" w:eastAsia="zh-CN"/>
          </w:rPr>
          <w:t>行人</w:t>
        </w:r>
      </w:ins>
      <w:ins w:id="143" w:author="♚酸奶" w:date="2025-12-05T09:51:32Z">
        <w:r>
          <w:rPr>
            <w:rFonts w:hint="eastAsia" w:ascii="宋体" w:hAnsi="宋体" w:cs="宋体"/>
            <w:sz w:val="24"/>
            <w:szCs w:val="24"/>
            <w:lang w:val="en-US" w:eastAsia="zh-CN"/>
          </w:rPr>
          <w:t>重识别</w:t>
        </w:r>
      </w:ins>
      <w:r>
        <w:rPr>
          <w:rFonts w:hint="eastAsia" w:ascii="宋体" w:hAnsi="宋体" w:eastAsia="宋体" w:cs="宋体"/>
          <w:sz w:val="24"/>
          <w:szCs w:val="24"/>
        </w:rPr>
        <w:t>方法，通过引入多尺度滑动窗口机制和混合专家网络架构，能够有效实现不同尺度特征的层次化建模和专业化处理，显著提升特征表达的判别性和泛化性。相较于现有技术，该方法在保障特征表达能力的同时，兼顾计算效率和模型复杂度，通过门控网络实现的自适应融合策略，实现了对多尺度特征的高效利用。系统具备良好的自适应性和可扩展性，且计算开销可控，能够动态响应不同视觉任务的需求，具有良好的可部署性和扩展性，</w:t>
      </w:r>
      <w:commentRangeStart w:id="6"/>
      <w:r>
        <w:rPr>
          <w:rFonts w:hint="eastAsia" w:ascii="宋体" w:hAnsi="宋体" w:eastAsia="宋体" w:cs="宋体"/>
          <w:sz w:val="24"/>
          <w:szCs w:val="24"/>
        </w:rPr>
        <w:t>适用于实际部署于</w:t>
      </w:r>
      <w:del w:id="144" w:author="Jisoo" w:date="2025-12-07T17:10:08Z">
        <w:r>
          <w:rPr>
            <w:rFonts w:hint="eastAsia" w:ascii="宋体" w:hAnsi="宋体" w:eastAsia="宋体" w:cs="宋体"/>
            <w:sz w:val="24"/>
            <w:szCs w:val="24"/>
          </w:rPr>
          <w:delText>包括</w:delText>
        </w:r>
      </w:del>
      <w:r>
        <w:rPr>
          <w:rFonts w:hint="eastAsia" w:ascii="宋体" w:hAnsi="宋体" w:eastAsia="宋体" w:cs="宋体"/>
          <w:sz w:val="24"/>
          <w:szCs w:val="24"/>
        </w:rPr>
        <w:t>行人重识别</w:t>
      </w:r>
      <w:del w:id="145" w:author="Jisoo" w:date="2025-12-07T17:10:13Z">
        <w:r>
          <w:rPr>
            <w:rFonts w:hint="eastAsia" w:ascii="宋体" w:hAnsi="宋体" w:eastAsia="宋体" w:cs="宋体"/>
            <w:sz w:val="24"/>
            <w:szCs w:val="24"/>
          </w:rPr>
          <w:delText>、</w:delText>
        </w:r>
      </w:del>
      <w:del w:id="146" w:author="Jisoo" w:date="2025-12-07T17:10:12Z">
        <w:r>
          <w:rPr>
            <w:rFonts w:hint="eastAsia" w:ascii="宋体" w:hAnsi="宋体" w:eastAsia="宋体" w:cs="宋体"/>
            <w:sz w:val="24"/>
            <w:szCs w:val="24"/>
          </w:rPr>
          <w:delText>目标检测在</w:delText>
        </w:r>
      </w:del>
      <w:del w:id="147" w:author="Jisoo" w:date="2025-12-07T17:10:11Z">
        <w:r>
          <w:rPr>
            <w:rFonts w:hint="eastAsia" w:ascii="宋体" w:hAnsi="宋体" w:eastAsia="宋体" w:cs="宋体"/>
            <w:sz w:val="24"/>
            <w:szCs w:val="24"/>
          </w:rPr>
          <w:delText>内的</w:delText>
        </w:r>
      </w:del>
      <w:del w:id="148" w:author="Jisoo" w:date="2025-12-07T17:10:16Z">
        <w:r>
          <w:rPr>
            <w:rFonts w:hint="eastAsia" w:ascii="宋体" w:hAnsi="宋体" w:eastAsia="宋体" w:cs="宋体"/>
            <w:sz w:val="24"/>
            <w:szCs w:val="24"/>
          </w:rPr>
          <w:delText>计算机</w:delText>
        </w:r>
      </w:del>
      <w:del w:id="149" w:author="Jisoo" w:date="2025-12-07T17:10:15Z">
        <w:r>
          <w:rPr>
            <w:rFonts w:hint="eastAsia" w:ascii="宋体" w:hAnsi="宋体" w:eastAsia="宋体" w:cs="宋体"/>
            <w:sz w:val="24"/>
            <w:szCs w:val="24"/>
          </w:rPr>
          <w:delText>视觉</w:delText>
        </w:r>
      </w:del>
      <w:r>
        <w:rPr>
          <w:rFonts w:hint="eastAsia" w:ascii="宋体" w:hAnsi="宋体" w:eastAsia="宋体" w:cs="宋体"/>
          <w:sz w:val="24"/>
          <w:szCs w:val="24"/>
        </w:rPr>
        <w:t>场景。</w:t>
      </w:r>
      <w:commentRangeEnd w:id="6"/>
      <w:r>
        <w:commentReference w:id="6"/>
      </w:r>
    </w:p>
    <w:p w14:paraId="3F004D06">
      <w:pPr>
        <w:topLinePunct/>
        <w:spacing w:line="360" w:lineRule="auto"/>
        <w:rPr>
          <w:rFonts w:hint="eastAsia" w:ascii="宋体" w:hAnsi="宋体" w:eastAsia="宋体" w:cs="宋体"/>
          <w:sz w:val="24"/>
          <w:szCs w:val="24"/>
          <w:lang w:eastAsia="zh-CN"/>
        </w:rPr>
      </w:pPr>
    </w:p>
    <w:p w14:paraId="72D8713D">
      <w:pPr>
        <w:shd w:val="clear" w:color="auto" w:fill="FEFEFF"/>
        <w:spacing w:line="360" w:lineRule="auto"/>
        <w:jc w:val="left"/>
        <w:rPr>
          <w:b/>
          <w:sz w:val="24"/>
          <w:szCs w:val="24"/>
        </w:rPr>
      </w:pPr>
      <w:r>
        <w:rPr>
          <w:rFonts w:hint="eastAsia"/>
          <w:b/>
          <w:sz w:val="24"/>
          <w:szCs w:val="24"/>
        </w:rPr>
        <w:t>附图说明</w:t>
      </w:r>
    </w:p>
    <w:p w14:paraId="747D205A">
      <w:pPr>
        <w:spacing w:line="360" w:lineRule="auto"/>
        <w:jc w:val="left"/>
        <w:rPr>
          <w:rFonts w:hint="eastAsia" w:ascii="Times New Roman" w:hAnsi="Times New Roman"/>
          <w:sz w:val="24"/>
          <w:szCs w:val="24"/>
        </w:rPr>
      </w:pPr>
      <w:r>
        <w:rPr>
          <w:rFonts w:hint="eastAsia" w:ascii="Times New Roman" w:hAnsi="Times New Roman"/>
          <w:b/>
          <w:bCs/>
          <w:color w:val="000000"/>
          <w:sz w:val="24"/>
          <w:szCs w:val="24"/>
        </w:rPr>
        <w:t>[</w:t>
      </w:r>
      <w:r>
        <w:rPr>
          <w:rFonts w:ascii="Times New Roman" w:hAnsi="Times New Roman"/>
          <w:b/>
          <w:bCs/>
          <w:color w:val="000000"/>
          <w:sz w:val="24"/>
          <w:szCs w:val="24"/>
        </w:rPr>
        <w:t>001</w:t>
      </w:r>
      <w:ins w:id="150" w:author="Jisoo" w:date="2025-12-07T17:10:29Z">
        <w:r>
          <w:rPr>
            <w:rFonts w:hint="eastAsia" w:ascii="Times New Roman" w:hAnsi="Times New Roman"/>
            <w:b/>
            <w:bCs/>
            <w:color w:val="000000"/>
            <w:sz w:val="24"/>
            <w:szCs w:val="24"/>
            <w:lang w:val="en-US" w:eastAsia="zh-CN"/>
          </w:rPr>
          <w:t>6</w:t>
        </w:r>
      </w:ins>
      <w:del w:id="151" w:author="Jisoo" w:date="2025-12-07T17:10:29Z">
        <w:r>
          <w:rPr>
            <w:rFonts w:hint="eastAsia" w:ascii="Times New Roman" w:hAnsi="Times New Roman"/>
            <w:b/>
            <w:bCs/>
            <w:color w:val="000000"/>
            <w:sz w:val="24"/>
            <w:szCs w:val="24"/>
            <w:lang w:val="en-US" w:eastAsia="zh-CN"/>
          </w:rPr>
          <w:delText>5</w:delText>
        </w:r>
      </w:del>
      <w:r>
        <w:rPr>
          <w:rFonts w:ascii="Times New Roman" w:hAnsi="Times New Roman"/>
          <w:b/>
          <w:bCs/>
          <w:color w:val="000000"/>
          <w:sz w:val="24"/>
          <w:szCs w:val="24"/>
        </w:rPr>
        <w:t xml:space="preserve">] </w:t>
      </w:r>
      <w:r>
        <w:rPr>
          <w:rFonts w:hint="eastAsia" w:ascii="Times New Roman" w:hAnsi="Times New Roman"/>
          <w:sz w:val="24"/>
          <w:szCs w:val="24"/>
        </w:rPr>
        <w:t>图1为本发明基于多尺度滑动窗口与专家网络的</w:t>
      </w:r>
      <w:ins w:id="152" w:author="♚酸奶" w:date="2025-12-05T09:51:05Z">
        <w:r>
          <w:rPr>
            <w:rFonts w:hint="eastAsia" w:ascii="Times New Roman" w:hAnsi="Times New Roman"/>
            <w:sz w:val="24"/>
            <w:szCs w:val="24"/>
            <w:lang w:val="en-US" w:eastAsia="zh-CN"/>
          </w:rPr>
          <w:t>行人</w:t>
        </w:r>
      </w:ins>
      <w:ins w:id="153" w:author="♚酸奶" w:date="2025-12-05T09:51:06Z">
        <w:r>
          <w:rPr>
            <w:rFonts w:hint="eastAsia" w:ascii="Times New Roman" w:hAnsi="Times New Roman"/>
            <w:sz w:val="24"/>
            <w:szCs w:val="24"/>
            <w:lang w:val="en-US" w:eastAsia="zh-CN"/>
          </w:rPr>
          <w:t>重</w:t>
        </w:r>
      </w:ins>
      <w:ins w:id="154" w:author="♚酸奶" w:date="2025-12-05T09:51:07Z">
        <w:r>
          <w:rPr>
            <w:rFonts w:hint="eastAsia" w:ascii="Times New Roman" w:hAnsi="Times New Roman"/>
            <w:sz w:val="24"/>
            <w:szCs w:val="24"/>
            <w:lang w:val="en-US" w:eastAsia="zh-CN"/>
          </w:rPr>
          <w:t>识别</w:t>
        </w:r>
      </w:ins>
      <w:del w:id="155" w:author="♚酸奶" w:date="2025-12-05T09:51:09Z">
        <w:r>
          <w:rPr>
            <w:rFonts w:hint="eastAsia" w:ascii="Times New Roman" w:hAnsi="Times New Roman"/>
            <w:sz w:val="24"/>
            <w:szCs w:val="24"/>
          </w:rPr>
          <w:delText>特征融合</w:delText>
        </w:r>
      </w:del>
      <w:r>
        <w:rPr>
          <w:rFonts w:hint="eastAsia" w:ascii="Times New Roman" w:hAnsi="Times New Roman"/>
          <w:sz w:val="24"/>
          <w:szCs w:val="24"/>
        </w:rPr>
        <w:t>方法的整体架构流程图。</w:t>
      </w:r>
    </w:p>
    <w:p w14:paraId="14AEAF25">
      <w:pPr>
        <w:spacing w:line="360" w:lineRule="auto"/>
        <w:jc w:val="left"/>
        <w:rPr>
          <w:rFonts w:hint="eastAsia" w:ascii="Times New Roman" w:hAnsi="Times New Roman"/>
          <w:sz w:val="24"/>
          <w:szCs w:val="24"/>
        </w:rPr>
      </w:pPr>
      <w:r>
        <w:rPr>
          <w:rFonts w:hint="eastAsia" w:ascii="Times New Roman" w:hAnsi="Times New Roman"/>
          <w:b/>
          <w:bCs/>
          <w:color w:val="000000"/>
          <w:sz w:val="24"/>
          <w:szCs w:val="24"/>
        </w:rPr>
        <w:t>[</w:t>
      </w:r>
      <w:r>
        <w:rPr>
          <w:rFonts w:ascii="Times New Roman" w:hAnsi="Times New Roman"/>
          <w:b/>
          <w:bCs/>
          <w:color w:val="000000"/>
          <w:sz w:val="24"/>
          <w:szCs w:val="24"/>
        </w:rPr>
        <w:t>001</w:t>
      </w:r>
      <w:ins w:id="156" w:author="Jisoo" w:date="2025-12-07T17:10:30Z">
        <w:r>
          <w:rPr>
            <w:rFonts w:hint="eastAsia" w:ascii="Times New Roman" w:hAnsi="Times New Roman"/>
            <w:b/>
            <w:bCs/>
            <w:color w:val="000000"/>
            <w:sz w:val="24"/>
            <w:szCs w:val="24"/>
            <w:lang w:val="en-US" w:eastAsia="zh-CN"/>
          </w:rPr>
          <w:t>7</w:t>
        </w:r>
      </w:ins>
      <w:del w:id="157" w:author="Jisoo" w:date="2025-12-07T17:10:30Z">
        <w:r>
          <w:rPr>
            <w:rFonts w:hint="eastAsia" w:ascii="Times New Roman" w:hAnsi="Times New Roman"/>
            <w:b/>
            <w:bCs/>
            <w:color w:val="000000"/>
            <w:sz w:val="24"/>
            <w:szCs w:val="24"/>
            <w:lang w:val="en-US" w:eastAsia="zh-CN"/>
          </w:rPr>
          <w:delText>6</w:delText>
        </w:r>
      </w:del>
      <w:r>
        <w:rPr>
          <w:rFonts w:ascii="Times New Roman" w:hAnsi="Times New Roman"/>
          <w:b/>
          <w:bCs/>
          <w:color w:val="000000"/>
          <w:sz w:val="24"/>
          <w:szCs w:val="24"/>
        </w:rPr>
        <w:t xml:space="preserve">] </w:t>
      </w:r>
      <w:r>
        <w:rPr>
          <w:rFonts w:hint="eastAsia" w:ascii="Times New Roman" w:hAnsi="Times New Roman"/>
          <w:sz w:val="24"/>
          <w:szCs w:val="24"/>
        </w:rPr>
        <w:t>图</w:t>
      </w:r>
      <w:r>
        <w:rPr>
          <w:rFonts w:hint="eastAsia" w:ascii="Times New Roman" w:hAnsi="Times New Roman"/>
          <w:sz w:val="24"/>
          <w:szCs w:val="24"/>
          <w:lang w:val="en-US" w:eastAsia="zh-CN"/>
        </w:rPr>
        <w:t>2</w:t>
      </w:r>
      <w:r>
        <w:rPr>
          <w:rFonts w:hint="eastAsia" w:ascii="Times New Roman" w:hAnsi="Times New Roman"/>
          <w:sz w:val="24"/>
          <w:szCs w:val="24"/>
        </w:rPr>
        <w:t>为本发明多尺度滑动窗口特征提取过程的示意图。</w:t>
      </w:r>
    </w:p>
    <w:p w14:paraId="568FA50F">
      <w:pPr>
        <w:spacing w:line="360" w:lineRule="auto"/>
        <w:jc w:val="left"/>
        <w:rPr>
          <w:rFonts w:hint="eastAsia" w:ascii="Times New Roman" w:hAnsi="Times New Roman"/>
          <w:sz w:val="24"/>
          <w:szCs w:val="24"/>
        </w:rPr>
      </w:pPr>
      <w:r>
        <w:rPr>
          <w:rFonts w:hint="eastAsia" w:ascii="Times New Roman" w:hAnsi="Times New Roman"/>
          <w:b/>
          <w:bCs/>
          <w:color w:val="000000"/>
          <w:sz w:val="24"/>
          <w:szCs w:val="24"/>
        </w:rPr>
        <w:t>[</w:t>
      </w:r>
      <w:r>
        <w:rPr>
          <w:rFonts w:ascii="Times New Roman" w:hAnsi="Times New Roman"/>
          <w:b/>
          <w:bCs/>
          <w:color w:val="000000"/>
          <w:sz w:val="24"/>
          <w:szCs w:val="24"/>
        </w:rPr>
        <w:t>001</w:t>
      </w:r>
      <w:ins w:id="158" w:author="Jisoo" w:date="2025-12-07T17:10:37Z">
        <w:r>
          <w:rPr>
            <w:rFonts w:hint="eastAsia" w:ascii="Times New Roman" w:hAnsi="Times New Roman"/>
            <w:b/>
            <w:bCs/>
            <w:color w:val="000000"/>
            <w:sz w:val="24"/>
            <w:szCs w:val="24"/>
            <w:lang w:val="en-US" w:eastAsia="zh-CN"/>
          </w:rPr>
          <w:t>8</w:t>
        </w:r>
      </w:ins>
      <w:del w:id="159" w:author="Jisoo" w:date="2025-12-07T17:10:37Z">
        <w:r>
          <w:rPr>
            <w:rFonts w:hint="eastAsia" w:ascii="Times New Roman" w:hAnsi="Times New Roman"/>
            <w:b/>
            <w:bCs/>
            <w:color w:val="000000"/>
            <w:sz w:val="24"/>
            <w:szCs w:val="24"/>
            <w:lang w:val="en-US" w:eastAsia="zh-CN"/>
          </w:rPr>
          <w:delText>7</w:delText>
        </w:r>
      </w:del>
      <w:r>
        <w:rPr>
          <w:rFonts w:ascii="Times New Roman" w:hAnsi="Times New Roman"/>
          <w:b/>
          <w:bCs/>
          <w:color w:val="000000"/>
          <w:sz w:val="24"/>
          <w:szCs w:val="24"/>
        </w:rPr>
        <w:t xml:space="preserve">] </w:t>
      </w:r>
      <w:r>
        <w:rPr>
          <w:rFonts w:hint="eastAsia" w:ascii="Times New Roman" w:hAnsi="Times New Roman"/>
          <w:sz w:val="24"/>
          <w:szCs w:val="24"/>
        </w:rPr>
        <w:t>图</w:t>
      </w:r>
      <w:r>
        <w:rPr>
          <w:rFonts w:hint="eastAsia" w:ascii="Times New Roman" w:hAnsi="Times New Roman"/>
          <w:sz w:val="24"/>
          <w:szCs w:val="24"/>
          <w:lang w:val="en-US" w:eastAsia="zh-CN"/>
        </w:rPr>
        <w:t>3</w:t>
      </w:r>
      <w:r>
        <w:rPr>
          <w:rFonts w:hint="eastAsia" w:ascii="Times New Roman" w:hAnsi="Times New Roman"/>
          <w:sz w:val="24"/>
          <w:szCs w:val="24"/>
        </w:rPr>
        <w:t>为本发明混合专家网络（MoE）与门控网络的结构示意图。</w:t>
      </w:r>
    </w:p>
    <w:p w14:paraId="0E9E5A70">
      <w:pPr>
        <w:shd w:val="clear" w:color="auto" w:fill="FEFEFF"/>
        <w:spacing w:line="360" w:lineRule="auto"/>
        <w:jc w:val="left"/>
        <w:rPr>
          <w:b/>
          <w:sz w:val="24"/>
          <w:szCs w:val="24"/>
        </w:rPr>
      </w:pPr>
    </w:p>
    <w:p w14:paraId="6C002ED6">
      <w:pPr>
        <w:shd w:val="clear" w:color="auto" w:fill="FEFEFF"/>
        <w:spacing w:line="360" w:lineRule="auto"/>
        <w:jc w:val="left"/>
        <w:rPr>
          <w:sz w:val="24"/>
          <w:szCs w:val="24"/>
        </w:rPr>
      </w:pPr>
      <w:commentRangeStart w:id="7"/>
      <w:r>
        <w:rPr>
          <w:rFonts w:hint="eastAsia"/>
          <w:b/>
          <w:sz w:val="24"/>
          <w:szCs w:val="24"/>
        </w:rPr>
        <w:t>具体实施方式</w:t>
      </w:r>
      <w:commentRangeEnd w:id="7"/>
      <w:r>
        <w:commentReference w:id="7"/>
      </w:r>
    </w:p>
    <w:p w14:paraId="69B256F4">
      <w:pPr>
        <w:keepNext w:val="0"/>
        <w:keepLines w:val="0"/>
        <w:widowControl/>
        <w:suppressLineNumbers w:val="0"/>
        <w:spacing w:line="360" w:lineRule="auto"/>
        <w:jc w:val="left"/>
        <w:rPr>
          <w:rFonts w:hint="eastAsia" w:ascii="Times New Roman" w:hAnsi="Times New Roman"/>
          <w:sz w:val="24"/>
          <w:szCs w:val="24"/>
        </w:rPr>
      </w:pPr>
      <w:bookmarkStart w:id="0" w:name="_Hlk98919598"/>
      <w:r>
        <w:rPr>
          <w:rFonts w:hint="eastAsia" w:ascii="Times New Roman" w:hAnsi="Times New Roman"/>
          <w:b/>
          <w:bCs/>
          <w:color w:val="000000"/>
          <w:sz w:val="24"/>
          <w:szCs w:val="24"/>
        </w:rPr>
        <w:t>[</w:t>
      </w:r>
      <w:r>
        <w:rPr>
          <w:rFonts w:ascii="Times New Roman" w:hAnsi="Times New Roman"/>
          <w:b/>
          <w:bCs/>
          <w:color w:val="000000"/>
          <w:sz w:val="24"/>
          <w:szCs w:val="24"/>
        </w:rPr>
        <w:t>00</w:t>
      </w:r>
      <w:r>
        <w:rPr>
          <w:rFonts w:hint="eastAsia" w:ascii="Times New Roman" w:hAnsi="Times New Roman"/>
          <w:b/>
          <w:bCs/>
          <w:color w:val="000000"/>
          <w:sz w:val="24"/>
          <w:szCs w:val="24"/>
          <w:lang w:val="en-US" w:eastAsia="zh-CN"/>
        </w:rPr>
        <w:t>1</w:t>
      </w:r>
      <w:ins w:id="160" w:author="Jisoo" w:date="2025-12-07T17:11:15Z">
        <w:r>
          <w:rPr>
            <w:rFonts w:hint="eastAsia" w:ascii="Times New Roman" w:hAnsi="Times New Roman"/>
            <w:b/>
            <w:bCs/>
            <w:color w:val="000000"/>
            <w:sz w:val="24"/>
            <w:szCs w:val="24"/>
            <w:lang w:val="en-US" w:eastAsia="zh-CN"/>
          </w:rPr>
          <w:t>9</w:t>
        </w:r>
      </w:ins>
      <w:del w:id="161" w:author="Jisoo" w:date="2025-12-07T17:11:14Z">
        <w:r>
          <w:rPr>
            <w:rFonts w:hint="eastAsia" w:ascii="Times New Roman" w:hAnsi="Times New Roman"/>
            <w:b/>
            <w:bCs/>
            <w:color w:val="000000"/>
            <w:sz w:val="24"/>
            <w:szCs w:val="24"/>
            <w:lang w:val="en-US" w:eastAsia="zh-CN"/>
          </w:rPr>
          <w:delText>8</w:delText>
        </w:r>
      </w:del>
      <w:r>
        <w:rPr>
          <w:rFonts w:ascii="Times New Roman" w:hAnsi="Times New Roman"/>
          <w:b/>
          <w:bCs/>
          <w:color w:val="000000"/>
          <w:sz w:val="24"/>
          <w:szCs w:val="24"/>
        </w:rPr>
        <w:t xml:space="preserve">] </w:t>
      </w:r>
      <w:r>
        <w:rPr>
          <w:rFonts w:ascii="宋体" w:hAnsi="宋体" w:eastAsia="宋体" w:cs="宋体"/>
          <w:sz w:val="24"/>
          <w:szCs w:val="24"/>
        </w:rPr>
        <w:t>以下将结合说明书附图对本发明做进一步描述</w:t>
      </w:r>
      <w:r>
        <w:rPr>
          <w:rFonts w:hint="eastAsia" w:ascii="Times New Roman" w:hAnsi="Times New Roman"/>
          <w:sz w:val="24"/>
          <w:szCs w:val="24"/>
        </w:rPr>
        <w:t>。</w:t>
      </w:r>
      <w:ins w:id="162" w:author="♚酸奶" w:date="2025-12-05T09:49:43Z">
        <w:r>
          <w:rPr>
            <w:rFonts w:hint="eastAsia" w:ascii="Times New Roman" w:hAnsi="Times New Roman"/>
            <w:sz w:val="24"/>
            <w:szCs w:val="24"/>
          </w:rPr>
          <w:t>这些实施方式仅用于解释本发明的技术原理，并非限制本发明的应用范围。</w:t>
        </w:r>
      </w:ins>
    </w:p>
    <w:bookmarkEnd w:id="0"/>
    <w:p w14:paraId="393057A0">
      <w:pPr>
        <w:spacing w:line="360" w:lineRule="auto"/>
        <w:jc w:val="left"/>
        <w:rPr>
          <w:rFonts w:hint="eastAsia" w:ascii="Times New Roman" w:hAnsi="Times New Roman"/>
          <w:b w:val="0"/>
          <w:bCs w:val="0"/>
          <w:sz w:val="24"/>
          <w:szCs w:val="24"/>
          <w:lang w:val="en-US" w:eastAsia="zh-CN"/>
        </w:rPr>
      </w:pPr>
      <w:r>
        <w:rPr>
          <w:rFonts w:hint="eastAsia" w:ascii="Times New Roman" w:hAnsi="Times New Roman"/>
          <w:b/>
          <w:bCs/>
          <w:color w:val="000000"/>
          <w:sz w:val="24"/>
          <w:szCs w:val="24"/>
        </w:rPr>
        <w:t>[</w:t>
      </w:r>
      <w:r>
        <w:rPr>
          <w:rFonts w:ascii="Times New Roman" w:hAnsi="Times New Roman"/>
          <w:b/>
          <w:bCs/>
          <w:color w:val="000000"/>
          <w:sz w:val="24"/>
          <w:szCs w:val="24"/>
        </w:rPr>
        <w:t>00</w:t>
      </w:r>
      <w:ins w:id="163" w:author="Jisoo" w:date="2025-12-07T17:11:17Z">
        <w:r>
          <w:rPr>
            <w:rFonts w:hint="eastAsia" w:ascii="Times New Roman" w:hAnsi="Times New Roman"/>
            <w:b/>
            <w:bCs/>
            <w:color w:val="000000"/>
            <w:sz w:val="24"/>
            <w:szCs w:val="24"/>
            <w:lang w:val="en-US" w:eastAsia="zh-CN"/>
          </w:rPr>
          <w:t>20</w:t>
        </w:r>
      </w:ins>
      <w:del w:id="164" w:author="Jisoo" w:date="2025-12-07T17:11:16Z">
        <w:r>
          <w:rPr>
            <w:rFonts w:ascii="Times New Roman" w:hAnsi="Times New Roman"/>
            <w:b/>
            <w:bCs/>
            <w:color w:val="000000"/>
            <w:sz w:val="24"/>
            <w:szCs w:val="24"/>
          </w:rPr>
          <w:delText>1</w:delText>
        </w:r>
      </w:del>
      <w:del w:id="165" w:author="Jisoo" w:date="2025-12-07T17:11:16Z">
        <w:r>
          <w:rPr>
            <w:rFonts w:hint="eastAsia" w:ascii="Times New Roman" w:hAnsi="Times New Roman"/>
            <w:b/>
            <w:bCs/>
            <w:color w:val="000000"/>
            <w:sz w:val="24"/>
            <w:szCs w:val="24"/>
            <w:lang w:val="en-US" w:eastAsia="zh-CN"/>
          </w:rPr>
          <w:delText>9</w:delText>
        </w:r>
      </w:del>
      <w:r>
        <w:rPr>
          <w:rFonts w:ascii="Times New Roman" w:hAnsi="Times New Roman"/>
          <w:b/>
          <w:bCs/>
          <w:color w:val="000000"/>
          <w:sz w:val="24"/>
          <w:szCs w:val="24"/>
        </w:rPr>
        <w:t xml:space="preserve">] </w:t>
      </w:r>
      <w:ins w:id="166" w:author="♚酸奶" w:date="2025-12-05T09:50:06Z">
        <w:r>
          <w:rPr>
            <w:rFonts w:hint="eastAsia" w:ascii="Times New Roman" w:hAnsi="Times New Roman"/>
            <w:b/>
            <w:bCs/>
            <w:color w:val="000000"/>
            <w:sz w:val="24"/>
            <w:szCs w:val="24"/>
            <w:lang w:val="en-US" w:eastAsia="zh-CN"/>
          </w:rPr>
          <w:t>请参阅</w:t>
        </w:r>
      </w:ins>
      <w:del w:id="167" w:author="♚酸奶" w:date="2025-12-05T09:50:07Z">
        <w:r>
          <w:rPr>
            <w:rFonts w:hint="eastAsia" w:ascii="宋体" w:hAnsi="宋体" w:eastAsia="宋体" w:cs="宋体"/>
            <w:color w:val="000000"/>
            <w:kern w:val="0"/>
            <w:sz w:val="24"/>
            <w:szCs w:val="24"/>
            <w:lang w:val="en-US" w:eastAsia="zh-CN" w:bidi="ar"/>
          </w:rPr>
          <w:delText>如</w:delText>
        </w:r>
      </w:del>
      <w:r>
        <w:rPr>
          <w:rFonts w:hint="eastAsia" w:ascii="宋体" w:hAnsi="宋体" w:eastAsia="宋体" w:cs="宋体"/>
          <w:color w:val="000000"/>
          <w:kern w:val="0"/>
          <w:sz w:val="24"/>
          <w:szCs w:val="24"/>
          <w:lang w:val="en-US" w:eastAsia="zh-CN" w:bidi="ar"/>
        </w:rPr>
        <w:t>图1</w:t>
      </w:r>
      <w:del w:id="168" w:author="♚酸奶" w:date="2025-12-05T09:50:08Z">
        <w:r>
          <w:rPr>
            <w:rFonts w:hint="eastAsia" w:ascii="宋体" w:hAnsi="宋体" w:eastAsia="宋体" w:cs="宋体"/>
            <w:color w:val="000000"/>
            <w:kern w:val="0"/>
            <w:sz w:val="24"/>
            <w:szCs w:val="24"/>
            <w:lang w:val="en-US" w:eastAsia="zh-CN" w:bidi="ar"/>
          </w:rPr>
          <w:delText>所示</w:delText>
        </w:r>
      </w:del>
      <w:r>
        <w:rPr>
          <w:rFonts w:hint="eastAsia" w:ascii="宋体" w:hAnsi="宋体" w:eastAsia="宋体" w:cs="宋体"/>
          <w:color w:val="000000"/>
          <w:kern w:val="0"/>
          <w:sz w:val="24"/>
          <w:szCs w:val="24"/>
          <w:lang w:val="en-US" w:eastAsia="zh-CN" w:bidi="ar"/>
        </w:rPr>
        <w:t>，</w:t>
      </w:r>
      <w:ins w:id="169" w:author="♚酸奶" w:date="2025-12-05T09:50:15Z">
        <w:r>
          <w:rPr>
            <w:rFonts w:hint="eastAsia" w:ascii="宋体" w:hAnsi="宋体" w:cs="宋体"/>
            <w:color w:val="000000"/>
            <w:kern w:val="0"/>
            <w:sz w:val="24"/>
            <w:szCs w:val="24"/>
            <w:lang w:val="en-US" w:eastAsia="zh-CN" w:bidi="ar"/>
          </w:rPr>
          <w:t>本发明</w:t>
        </w:r>
      </w:ins>
      <w:ins w:id="170" w:author="♚酸奶" w:date="2025-12-05T09:50:17Z">
        <w:r>
          <w:rPr>
            <w:rFonts w:hint="eastAsia" w:ascii="宋体" w:hAnsi="宋体" w:cs="宋体"/>
            <w:color w:val="000000"/>
            <w:kern w:val="0"/>
            <w:sz w:val="24"/>
            <w:szCs w:val="24"/>
            <w:lang w:val="en-US" w:eastAsia="zh-CN" w:bidi="ar"/>
          </w:rPr>
          <w:t>提出的</w:t>
        </w:r>
      </w:ins>
      <w:r>
        <w:rPr>
          <w:rFonts w:hint="eastAsia" w:ascii="宋体" w:hAnsi="宋体" w:eastAsia="宋体" w:cs="宋体"/>
          <w:color w:val="000000"/>
          <w:kern w:val="0"/>
          <w:sz w:val="24"/>
          <w:szCs w:val="24"/>
          <w:lang w:val="en-US" w:eastAsia="zh-CN" w:bidi="ar"/>
        </w:rPr>
        <w:t>基于多尺度滑动窗口与专家网络的</w:t>
      </w:r>
      <w:del w:id="171" w:author="♚酸奶" w:date="2025-12-05T09:50:46Z">
        <w:r>
          <w:rPr>
            <w:rFonts w:hint="default" w:ascii="宋体" w:hAnsi="宋体" w:eastAsia="宋体" w:cs="宋体"/>
            <w:color w:val="000000"/>
            <w:kern w:val="0"/>
            <w:sz w:val="24"/>
            <w:szCs w:val="24"/>
            <w:lang w:val="en-US" w:eastAsia="zh-CN" w:bidi="ar"/>
          </w:rPr>
          <w:delText>特征融合</w:delText>
        </w:r>
      </w:del>
      <w:ins w:id="172" w:author="♚酸奶" w:date="2025-12-05T09:50:49Z">
        <w:r>
          <w:rPr>
            <w:rFonts w:hint="eastAsia" w:ascii="宋体" w:hAnsi="宋体" w:cs="宋体"/>
            <w:color w:val="000000"/>
            <w:kern w:val="0"/>
            <w:sz w:val="24"/>
            <w:szCs w:val="24"/>
            <w:lang w:val="en-US" w:eastAsia="zh-CN" w:bidi="ar"/>
          </w:rPr>
          <w:t>行人重识别</w:t>
        </w:r>
      </w:ins>
      <w:r>
        <w:rPr>
          <w:rFonts w:hint="eastAsia" w:ascii="宋体" w:hAnsi="宋体" w:eastAsia="宋体" w:cs="宋体"/>
          <w:color w:val="000000"/>
          <w:kern w:val="0"/>
          <w:sz w:val="24"/>
          <w:szCs w:val="24"/>
          <w:lang w:val="en-US" w:eastAsia="zh-CN" w:bidi="ar"/>
        </w:rPr>
        <w:t>方法主要包括五个步骤：多尺度特征提取、特征编码与归一化、专家网络专业化处理、门控网络动态决策和加权融合</w:t>
      </w:r>
      <w:r>
        <w:rPr>
          <w:rFonts w:hint="eastAsia" w:ascii="Times New Roman" w:hAnsi="Times New Roman"/>
          <w:b w:val="0"/>
          <w:bCs w:val="0"/>
          <w:sz w:val="24"/>
          <w:szCs w:val="24"/>
          <w:lang w:val="en-US" w:eastAsia="zh-CN"/>
        </w:rPr>
        <w:t>。</w:t>
      </w:r>
    </w:p>
    <w:p w14:paraId="7D1BA2A5">
      <w:pPr>
        <w:spacing w:line="360" w:lineRule="auto"/>
        <w:jc w:val="left"/>
        <w:rPr>
          <w:rFonts w:hint="eastAsia" w:ascii="宋体" w:hAnsi="宋体" w:cs="宋体"/>
          <w:sz w:val="24"/>
          <w:szCs w:val="24"/>
          <w:lang w:eastAsia="zh-CN"/>
        </w:rPr>
      </w:pPr>
      <w:r>
        <w:rPr>
          <w:rFonts w:hint="eastAsia" w:ascii="Times New Roman" w:hAnsi="Times New Roman"/>
          <w:b/>
          <w:bCs/>
          <w:color w:val="000000"/>
          <w:sz w:val="24"/>
          <w:szCs w:val="24"/>
        </w:rPr>
        <w:t>[</w:t>
      </w:r>
      <w:r>
        <w:rPr>
          <w:rFonts w:ascii="Times New Roman" w:hAnsi="Times New Roman"/>
          <w:b/>
          <w:bCs/>
          <w:color w:val="000000"/>
          <w:sz w:val="24"/>
          <w:szCs w:val="24"/>
        </w:rPr>
        <w:t>00</w:t>
      </w:r>
      <w:r>
        <w:rPr>
          <w:rFonts w:hint="eastAsia" w:ascii="Times New Roman" w:hAnsi="Times New Roman"/>
          <w:b/>
          <w:bCs/>
          <w:color w:val="000000"/>
          <w:sz w:val="24"/>
          <w:szCs w:val="24"/>
          <w:lang w:val="en-US" w:eastAsia="zh-CN"/>
        </w:rPr>
        <w:t>2</w:t>
      </w:r>
      <w:ins w:id="173" w:author="Jisoo" w:date="2025-12-07T17:11:19Z">
        <w:r>
          <w:rPr>
            <w:rFonts w:hint="eastAsia" w:ascii="Times New Roman" w:hAnsi="Times New Roman"/>
            <w:b/>
            <w:bCs/>
            <w:color w:val="000000"/>
            <w:sz w:val="24"/>
            <w:szCs w:val="24"/>
            <w:lang w:val="en-US" w:eastAsia="zh-CN"/>
          </w:rPr>
          <w:t>1</w:t>
        </w:r>
      </w:ins>
      <w:del w:id="174" w:author="Jisoo" w:date="2025-12-07T17:11:19Z">
        <w:r>
          <w:rPr>
            <w:rFonts w:hint="eastAsia" w:ascii="Times New Roman" w:hAnsi="Times New Roman"/>
            <w:b/>
            <w:bCs/>
            <w:color w:val="000000"/>
            <w:sz w:val="24"/>
            <w:szCs w:val="24"/>
            <w:lang w:val="en-US" w:eastAsia="zh-CN"/>
          </w:rPr>
          <w:delText>0</w:delText>
        </w:r>
      </w:del>
      <w:r>
        <w:rPr>
          <w:rFonts w:ascii="Times New Roman" w:hAnsi="Times New Roman"/>
          <w:b/>
          <w:bCs/>
          <w:color w:val="000000"/>
          <w:sz w:val="24"/>
          <w:szCs w:val="24"/>
        </w:rPr>
        <w:t>]</w:t>
      </w:r>
      <w:r>
        <w:rPr>
          <w:rFonts w:hint="eastAsia" w:ascii="Times New Roman" w:hAnsi="Times New Roman"/>
          <w:b/>
          <w:bCs/>
          <w:color w:val="000000"/>
          <w:sz w:val="24"/>
          <w:szCs w:val="24"/>
          <w:lang w:val="en-US" w:eastAsia="zh-CN"/>
        </w:rPr>
        <w:t xml:space="preserve"> </w:t>
      </w:r>
      <w:r>
        <w:rPr>
          <w:rFonts w:ascii="宋体" w:hAnsi="宋体" w:eastAsia="宋体" w:cs="宋体"/>
          <w:sz w:val="24"/>
          <w:szCs w:val="24"/>
        </w:rPr>
        <w:t>在具体实施时，首先，多尺度特征提取模块对输入的视觉特征图采用不同尺度的滑动窗口进行划分，提取具有不同感受野范围的局部特征子集，从而获得层次化的多尺度特征表示；其次，特征编码与归一化模块对各尺度提取的特征子集进行统一编码和归一化处理，通过空间池化和线性变换实现维度对齐，并通过层归一化稳定特征分布，为后续融合提供基础；然后，专家网络专业化处理模块基于混合专家机制构建多个具有差异化参数配置的专家子网络，将不同尺度特征分别输入对应专家网络中进行专业化建模，增强特征表示的判别性和泛化性；接着，门控网络动态决策模块根据输入特征的语义分布和上下文信息，通过 Softmax 函数生成归一化的权重分布，动态调整各专家网络输出的融合权重；最后，加权融合模块将经门控网络加权后的多尺度专家特征进行融合，可采用基于加权求和或多头注意力机制的策略，生成层次化、稳健的全局特征表示，从而提升模型在复杂视觉任务中的性能</w:t>
      </w:r>
      <w:r>
        <w:rPr>
          <w:rFonts w:hint="eastAsia" w:ascii="宋体" w:hAnsi="宋体" w:cs="宋体"/>
          <w:sz w:val="24"/>
          <w:szCs w:val="24"/>
          <w:lang w:eastAsia="zh-CN"/>
        </w:rPr>
        <w:t>。</w:t>
      </w:r>
    </w:p>
    <w:p w14:paraId="59347046">
      <w:pPr>
        <w:spacing w:line="360" w:lineRule="auto"/>
        <w:jc w:val="left"/>
        <w:rPr>
          <w:rFonts w:hint="eastAsia" w:ascii="宋体" w:hAnsi="宋体" w:cs="宋体"/>
          <w:sz w:val="24"/>
          <w:szCs w:val="24"/>
          <w:lang w:val="en-US" w:eastAsia="zh-CN"/>
        </w:rPr>
      </w:pPr>
      <w:commentRangeStart w:id="8"/>
      <w:r>
        <w:rPr>
          <w:rFonts w:hint="eastAsia" w:ascii="Times New Roman" w:hAnsi="Times New Roman"/>
          <w:b/>
          <w:bCs/>
          <w:color w:val="000000"/>
          <w:sz w:val="24"/>
          <w:szCs w:val="24"/>
        </w:rPr>
        <w:t>[</w:t>
      </w:r>
      <w:r>
        <w:rPr>
          <w:rFonts w:ascii="Times New Roman" w:hAnsi="Times New Roman"/>
          <w:b/>
          <w:bCs/>
          <w:color w:val="000000"/>
          <w:sz w:val="24"/>
          <w:szCs w:val="24"/>
        </w:rPr>
        <w:t>00</w:t>
      </w:r>
      <w:r>
        <w:rPr>
          <w:rFonts w:hint="eastAsia" w:ascii="Times New Roman" w:hAnsi="Times New Roman"/>
          <w:b/>
          <w:bCs/>
          <w:color w:val="000000"/>
          <w:sz w:val="24"/>
          <w:szCs w:val="24"/>
          <w:lang w:val="en-US" w:eastAsia="zh-CN"/>
        </w:rPr>
        <w:t>2</w:t>
      </w:r>
      <w:ins w:id="175" w:author="Jisoo" w:date="2025-12-07T17:11:40Z">
        <w:r>
          <w:rPr>
            <w:rFonts w:hint="eastAsia" w:ascii="Times New Roman" w:hAnsi="Times New Roman"/>
            <w:b/>
            <w:bCs/>
            <w:color w:val="000000"/>
            <w:sz w:val="24"/>
            <w:szCs w:val="24"/>
            <w:lang w:val="en-US" w:eastAsia="zh-CN"/>
          </w:rPr>
          <w:t>2</w:t>
        </w:r>
      </w:ins>
      <w:del w:id="176" w:author="Jisoo" w:date="2025-12-07T17:11:40Z">
        <w:r>
          <w:rPr>
            <w:rFonts w:hint="eastAsia" w:ascii="Times New Roman" w:hAnsi="Times New Roman"/>
            <w:b/>
            <w:bCs/>
            <w:color w:val="000000"/>
            <w:sz w:val="24"/>
            <w:szCs w:val="24"/>
            <w:lang w:val="en-US" w:eastAsia="zh-CN"/>
          </w:rPr>
          <w:delText>1</w:delText>
        </w:r>
      </w:del>
      <w:r>
        <w:rPr>
          <w:rFonts w:ascii="Times New Roman" w:hAnsi="Times New Roman"/>
          <w:b/>
          <w:bCs/>
          <w:color w:val="000000"/>
          <w:sz w:val="24"/>
          <w:szCs w:val="24"/>
        </w:rPr>
        <w:t>]</w:t>
      </w:r>
      <w:r>
        <w:rPr>
          <w:rFonts w:hint="eastAsia" w:ascii="Times New Roman" w:hAnsi="Times New Roman"/>
          <w:b/>
          <w:bCs/>
          <w:color w:val="000000"/>
          <w:sz w:val="24"/>
          <w:szCs w:val="24"/>
          <w:lang w:val="en-US" w:eastAsia="zh-CN"/>
        </w:rPr>
        <w:t xml:space="preserve"> </w:t>
      </w:r>
      <w:r>
        <w:rPr>
          <w:rFonts w:hint="eastAsia" w:ascii="宋体" w:hAnsi="宋体" w:eastAsia="宋体" w:cs="宋体"/>
          <w:sz w:val="24"/>
          <w:szCs w:val="24"/>
          <w:lang w:val="en-US" w:eastAsia="zh-CN"/>
        </w:rPr>
        <w:t>本</w:t>
      </w:r>
      <w:r>
        <w:rPr>
          <w:rFonts w:hint="eastAsia" w:ascii="宋体" w:hAnsi="宋体" w:cs="宋体"/>
          <w:sz w:val="24"/>
          <w:szCs w:val="24"/>
          <w:lang w:val="en-US" w:eastAsia="zh-CN"/>
        </w:rPr>
        <w:t>发明的实施例如下：</w:t>
      </w:r>
      <w:commentRangeEnd w:id="8"/>
      <w:r>
        <w:commentReference w:id="8"/>
      </w:r>
    </w:p>
    <w:p w14:paraId="74C2C8B1">
      <w:pPr>
        <w:spacing w:line="360" w:lineRule="auto"/>
        <w:jc w:val="left"/>
        <w:rPr>
          <w:rFonts w:hint="eastAsia" w:ascii="宋体" w:hAnsi="宋体" w:cs="宋体"/>
          <w:sz w:val="24"/>
          <w:szCs w:val="24"/>
          <w:lang w:val="en-US" w:eastAsia="zh-CN"/>
        </w:rPr>
      </w:pPr>
      <w:r>
        <w:rPr>
          <w:rFonts w:hint="eastAsia" w:ascii="Times New Roman" w:hAnsi="Times New Roman"/>
          <w:b/>
          <w:bCs/>
          <w:color w:val="000000"/>
          <w:sz w:val="24"/>
          <w:szCs w:val="24"/>
        </w:rPr>
        <w:t>[</w:t>
      </w:r>
      <w:r>
        <w:rPr>
          <w:rFonts w:ascii="Times New Roman" w:hAnsi="Times New Roman"/>
          <w:b/>
          <w:bCs/>
          <w:color w:val="000000"/>
          <w:sz w:val="24"/>
          <w:szCs w:val="24"/>
        </w:rPr>
        <w:t>00</w:t>
      </w:r>
      <w:r>
        <w:rPr>
          <w:rFonts w:hint="eastAsia" w:ascii="Times New Roman" w:hAnsi="Times New Roman"/>
          <w:b/>
          <w:bCs/>
          <w:color w:val="000000"/>
          <w:sz w:val="24"/>
          <w:szCs w:val="24"/>
          <w:lang w:val="en-US" w:eastAsia="zh-CN"/>
        </w:rPr>
        <w:t>2</w:t>
      </w:r>
      <w:ins w:id="177" w:author="Jisoo" w:date="2025-12-07T17:11:42Z">
        <w:r>
          <w:rPr>
            <w:rFonts w:hint="eastAsia" w:ascii="Times New Roman" w:hAnsi="Times New Roman"/>
            <w:b/>
            <w:bCs/>
            <w:color w:val="000000"/>
            <w:sz w:val="24"/>
            <w:szCs w:val="24"/>
            <w:lang w:val="en-US" w:eastAsia="zh-CN"/>
          </w:rPr>
          <w:t>3</w:t>
        </w:r>
      </w:ins>
      <w:del w:id="178" w:author="Jisoo" w:date="2025-12-07T17:11:42Z">
        <w:r>
          <w:rPr>
            <w:rFonts w:hint="eastAsia" w:ascii="Times New Roman" w:hAnsi="Times New Roman"/>
            <w:b/>
            <w:bCs/>
            <w:color w:val="000000"/>
            <w:sz w:val="24"/>
            <w:szCs w:val="24"/>
            <w:lang w:val="en-US" w:eastAsia="zh-CN"/>
          </w:rPr>
          <w:delText>2</w:delText>
        </w:r>
      </w:del>
      <w:r>
        <w:rPr>
          <w:rFonts w:ascii="Times New Roman" w:hAnsi="Times New Roman"/>
          <w:b/>
          <w:bCs/>
          <w:color w:val="000000"/>
          <w:sz w:val="24"/>
          <w:szCs w:val="24"/>
        </w:rPr>
        <w:t>]</w:t>
      </w:r>
      <w:r>
        <w:rPr>
          <w:rFonts w:hint="eastAsia" w:ascii="Times New Roman" w:hAnsi="Times New Roman"/>
          <w:b/>
          <w:bCs/>
          <w:color w:val="000000"/>
          <w:sz w:val="24"/>
          <w:szCs w:val="24"/>
          <w:lang w:val="en-US" w:eastAsia="zh-CN"/>
        </w:rPr>
        <w:t xml:space="preserve"> </w:t>
      </w:r>
      <w:r>
        <w:rPr>
          <w:rFonts w:hint="eastAsia" w:ascii="宋体" w:hAnsi="宋体" w:cs="宋体"/>
          <w:sz w:val="24"/>
          <w:szCs w:val="24"/>
          <w:lang w:val="en-US" w:eastAsia="zh-CN"/>
        </w:rPr>
        <w:t>步骤</w:t>
      </w:r>
      <w:ins w:id="179" w:author="♚酸奶" w:date="2025-12-05T09:40:08Z">
        <w:r>
          <w:rPr>
            <w:rFonts w:hint="eastAsia" w:ascii="宋体" w:hAnsi="宋体" w:cs="宋体"/>
            <w:sz w:val="24"/>
            <w:szCs w:val="24"/>
            <w:lang w:val="en-US" w:eastAsia="zh-CN"/>
          </w:rPr>
          <w:t>S</w:t>
        </w:r>
      </w:ins>
      <w:r>
        <w:rPr>
          <w:rFonts w:hint="eastAsia" w:ascii="宋体" w:hAnsi="宋体" w:cs="宋体"/>
          <w:sz w:val="24"/>
          <w:szCs w:val="24"/>
          <w:lang w:val="en-US" w:eastAsia="zh-CN"/>
        </w:rPr>
        <w:t>1 多尺度特征提取：</w:t>
      </w:r>
    </w:p>
    <w:p w14:paraId="7F39B7D7">
      <w:pPr>
        <w:spacing w:line="360" w:lineRule="auto"/>
        <w:jc w:val="left"/>
        <w:rPr>
          <w:rFonts w:hint="eastAsia" w:ascii="Times New Roman" w:hAnsi="Times New Roman"/>
          <w:b w:val="0"/>
          <w:bCs w:val="0"/>
          <w:color w:val="000000"/>
          <w:sz w:val="24"/>
          <w:szCs w:val="24"/>
          <w:lang w:val="en-US" w:eastAsia="zh-CN"/>
        </w:rPr>
      </w:pPr>
      <w:r>
        <w:rPr>
          <w:rFonts w:hint="eastAsia" w:ascii="Times New Roman" w:hAnsi="Times New Roman"/>
          <w:b/>
          <w:bCs/>
          <w:color w:val="000000"/>
          <w:sz w:val="24"/>
          <w:szCs w:val="24"/>
        </w:rPr>
        <w:t>[</w:t>
      </w:r>
      <w:r>
        <w:rPr>
          <w:rFonts w:ascii="Times New Roman" w:hAnsi="Times New Roman"/>
          <w:b/>
          <w:bCs/>
          <w:color w:val="000000"/>
          <w:sz w:val="24"/>
          <w:szCs w:val="24"/>
        </w:rPr>
        <w:t>00</w:t>
      </w:r>
      <w:r>
        <w:rPr>
          <w:rFonts w:hint="eastAsia" w:ascii="Times New Roman" w:hAnsi="Times New Roman"/>
          <w:b/>
          <w:bCs/>
          <w:color w:val="000000"/>
          <w:sz w:val="24"/>
          <w:szCs w:val="24"/>
          <w:lang w:val="en-US" w:eastAsia="zh-CN"/>
        </w:rPr>
        <w:t>2</w:t>
      </w:r>
      <w:ins w:id="180" w:author="Jisoo" w:date="2025-12-07T17:11:45Z">
        <w:r>
          <w:rPr>
            <w:rFonts w:hint="eastAsia" w:ascii="Times New Roman" w:hAnsi="Times New Roman"/>
            <w:b/>
            <w:bCs/>
            <w:color w:val="000000"/>
            <w:sz w:val="24"/>
            <w:szCs w:val="24"/>
            <w:lang w:val="en-US" w:eastAsia="zh-CN"/>
          </w:rPr>
          <w:t>4</w:t>
        </w:r>
      </w:ins>
      <w:del w:id="181" w:author="Jisoo" w:date="2025-12-07T17:11:44Z">
        <w:r>
          <w:rPr>
            <w:rFonts w:hint="eastAsia" w:ascii="Times New Roman" w:hAnsi="Times New Roman"/>
            <w:b/>
            <w:bCs/>
            <w:color w:val="000000"/>
            <w:sz w:val="24"/>
            <w:szCs w:val="24"/>
            <w:lang w:val="en-US" w:eastAsia="zh-CN"/>
          </w:rPr>
          <w:delText>3</w:delText>
        </w:r>
      </w:del>
      <w:r>
        <w:rPr>
          <w:rFonts w:ascii="Times New Roman" w:hAnsi="Times New Roman"/>
          <w:b/>
          <w:bCs/>
          <w:color w:val="000000"/>
          <w:sz w:val="24"/>
          <w:szCs w:val="24"/>
        </w:rPr>
        <w:t>]</w:t>
      </w:r>
      <w:r>
        <w:rPr>
          <w:rFonts w:hint="eastAsia" w:ascii="Times New Roman" w:hAnsi="Times New Roman"/>
          <w:b/>
          <w:bCs/>
          <w:color w:val="000000"/>
          <w:sz w:val="24"/>
          <w:szCs w:val="24"/>
          <w:lang w:val="en-US" w:eastAsia="zh-CN"/>
        </w:rPr>
        <w:t xml:space="preserve"> </w:t>
      </w:r>
      <w:r>
        <w:rPr>
          <w:rFonts w:hint="eastAsia" w:ascii="Times New Roman" w:hAnsi="Times New Roman"/>
          <w:b w:val="0"/>
          <w:bCs w:val="0"/>
          <w:color w:val="000000"/>
          <w:sz w:val="24"/>
          <w:szCs w:val="24"/>
          <w:lang w:val="en-US" w:eastAsia="zh-CN"/>
        </w:rPr>
        <w:t>对于输入的视觉特征图</w:t>
      </w:r>
    </w:p>
    <w:p w14:paraId="3278339D">
      <w:pPr>
        <w:spacing w:line="360" w:lineRule="auto"/>
        <w:jc w:val="left"/>
        <w:rPr>
          <w:rFonts w:hint="eastAsia" w:hAnsi="Cambria Math" w:cs="Cambria Math"/>
          <w:b w:val="0"/>
          <w:bCs w:val="0"/>
          <w:i w:val="0"/>
          <w:color w:val="000000"/>
          <w:kern w:val="2"/>
          <w:sz w:val="24"/>
          <w:szCs w:val="24"/>
          <w:lang w:val="en-US" w:eastAsia="zh-CN" w:bidi="ar-SA"/>
        </w:rPr>
      </w:pPr>
      <m:oMathPara>
        <m:oMath>
          <m:r>
            <m:rPr/>
            <w:rPr>
              <w:rFonts w:hint="default" w:ascii="Cambria Math" w:hAnsi="Cambria Math" w:cs="Times New Roman"/>
              <w:color w:val="000000"/>
              <w:kern w:val="2"/>
              <w:sz w:val="24"/>
              <w:szCs w:val="24"/>
              <w:lang w:val="en-US" w:eastAsia="zh-CN" w:bidi="ar-SA"/>
            </w:rPr>
            <m:t>X</m:t>
          </m:r>
          <m:r>
            <m:rPr/>
            <w:rPr>
              <w:rFonts w:ascii="Cambria Math" w:hAnsi="Cambria Math" w:cs="Times New Roman"/>
              <w:color w:val="000000"/>
              <w:kern w:val="2"/>
              <w:sz w:val="24"/>
              <w:szCs w:val="24"/>
              <w:lang w:val="en-US" w:bidi="ar-SA"/>
            </w:rPr>
            <m:t>∈</m:t>
          </m:r>
          <m:sSup>
            <m:sSupPr>
              <m:ctrlPr>
                <w:rPr>
                  <w:rFonts w:hint="default" w:ascii="Cambria Math" w:hAnsi="Cambria Math" w:cs="Cambria Math"/>
                  <w:b w:val="0"/>
                  <w:bCs w:val="0"/>
                  <w:i/>
                  <w:color w:val="000000"/>
                  <w:kern w:val="2"/>
                  <w:sz w:val="24"/>
                  <w:szCs w:val="24"/>
                  <w:lang w:val="en-US" w:eastAsia="zh-CN" w:bidi="ar-SA"/>
                </w:rPr>
              </m:ctrlPr>
            </m:sSupPr>
            <m:e>
              <m:r>
                <m:rPr/>
                <w:rPr>
                  <w:rFonts w:hint="default" w:ascii="Cambria Math" w:hAnsi="Cambria Math" w:cs="Cambria Math"/>
                  <w:color w:val="000000"/>
                  <w:kern w:val="2"/>
                  <w:sz w:val="24"/>
                  <w:szCs w:val="24"/>
                  <w:lang w:val="en-US" w:eastAsia="zh-CN" w:bidi="ar-SA"/>
                </w:rPr>
                <m:t>R</m:t>
              </m:r>
              <m:ctrlPr>
                <w:rPr>
                  <w:rFonts w:hint="default" w:ascii="Cambria Math" w:hAnsi="Cambria Math" w:cs="Cambria Math"/>
                  <w:b w:val="0"/>
                  <w:bCs w:val="0"/>
                  <w:i/>
                  <w:color w:val="000000"/>
                  <w:kern w:val="2"/>
                  <w:sz w:val="24"/>
                  <w:szCs w:val="24"/>
                  <w:lang w:val="en-US" w:eastAsia="zh-CN" w:bidi="ar-SA"/>
                </w:rPr>
              </m:ctrlPr>
            </m:e>
            <m:sup>
              <m:r>
                <m:rPr/>
                <w:rPr>
                  <w:rFonts w:hint="default" w:ascii="Cambria Math" w:hAnsi="Cambria Math" w:cs="Cambria Math"/>
                  <w:color w:val="000000"/>
                  <w:kern w:val="2"/>
                  <w:sz w:val="24"/>
                  <w:szCs w:val="24"/>
                  <w:lang w:val="en-US" w:eastAsia="zh-CN" w:bidi="ar-SA"/>
                </w:rPr>
                <m:t>H</m:t>
              </m:r>
              <m:r>
                <m:rPr/>
                <w:rPr>
                  <w:rFonts w:ascii="Cambria Math" w:hAnsi="Cambria Math" w:cs="Cambria Math"/>
                  <w:color w:val="000000"/>
                  <w:kern w:val="2"/>
                  <w:sz w:val="24"/>
                  <w:szCs w:val="24"/>
                  <w:lang w:val="en-US" w:bidi="ar-SA"/>
                </w:rPr>
                <m:t>×</m:t>
              </m:r>
              <m:r>
                <m:rPr/>
                <w:rPr>
                  <w:rFonts w:hint="default" w:ascii="Cambria Math" w:hAnsi="Cambria Math" w:cs="Cambria Math"/>
                  <w:color w:val="000000"/>
                  <w:kern w:val="2"/>
                  <w:sz w:val="24"/>
                  <w:szCs w:val="24"/>
                  <w:lang w:val="en-US" w:eastAsia="zh-CN" w:bidi="ar-SA"/>
                </w:rPr>
                <m:t>W</m:t>
              </m:r>
              <m:r>
                <m:rPr/>
                <w:rPr>
                  <w:rFonts w:ascii="Cambria Math" w:hAnsi="Cambria Math" w:cs="Cambria Math"/>
                  <w:color w:val="000000"/>
                  <w:kern w:val="2"/>
                  <w:sz w:val="24"/>
                  <w:szCs w:val="24"/>
                  <w:lang w:val="en-US" w:bidi="ar-SA"/>
                </w:rPr>
                <m:t>×</m:t>
              </m:r>
              <m:r>
                <m:rPr/>
                <w:rPr>
                  <w:rFonts w:hint="default" w:ascii="Cambria Math" w:hAnsi="Cambria Math" w:cs="Cambria Math"/>
                  <w:color w:val="000000"/>
                  <w:kern w:val="2"/>
                  <w:sz w:val="24"/>
                  <w:szCs w:val="24"/>
                  <w:lang w:val="en-US" w:eastAsia="zh-CN" w:bidi="ar-SA"/>
                </w:rPr>
                <m:t>C</m:t>
              </m:r>
              <m:ctrlPr>
                <w:rPr>
                  <w:rFonts w:hint="default" w:ascii="Cambria Math" w:hAnsi="Cambria Math" w:cs="Cambria Math"/>
                  <w:b w:val="0"/>
                  <w:bCs w:val="0"/>
                  <w:i/>
                  <w:color w:val="000000"/>
                  <w:kern w:val="2"/>
                  <w:sz w:val="24"/>
                  <w:szCs w:val="24"/>
                  <w:lang w:val="en-US" w:eastAsia="zh-CN" w:bidi="ar-SA"/>
                </w:rPr>
              </m:ctrlPr>
            </m:sup>
          </m:sSup>
          <w:del w:id="182" w:author="Jisoo" w:date="2025-12-07T17:12:39Z">
            <m:r>
              <m:rPr/>
              <w:rPr>
                <w:rFonts w:hint="eastAsia" w:ascii="Cambria Math" w:hAnsi="Cambria Math" w:cs="Cambria Math"/>
                <w:color w:val="000000"/>
                <w:kern w:val="2"/>
                <w:sz w:val="24"/>
                <w:szCs w:val="24"/>
                <w:lang w:val="en-US" w:eastAsia="zh-CN" w:bidi="ar-SA"/>
              </w:rPr>
              <m:t>，</m:t>
            </m:r>
          </w:del>
        </m:oMath>
      </m:oMathPara>
    </w:p>
    <w:p w14:paraId="701D43C6">
      <w:pPr>
        <w:spacing w:line="360" w:lineRule="auto"/>
        <w:jc w:val="left"/>
        <w:rPr>
          <w:rFonts w:hint="default" w:hAnsi="Cambria Math" w:cs="Cambria Math"/>
          <w:b w:val="0"/>
          <w:bCs w:val="0"/>
          <w:i w:val="0"/>
          <w:color w:val="000000"/>
          <w:kern w:val="2"/>
          <w:sz w:val="24"/>
          <w:szCs w:val="24"/>
          <w:lang w:val="en-US" w:eastAsia="zh-CN" w:bidi="ar-SA"/>
        </w:rPr>
      </w:pPr>
      <w:r>
        <w:rPr>
          <w:rFonts w:hint="eastAsia" w:hAnsi="Cambria Math" w:cs="Cambria Math"/>
          <w:b w:val="0"/>
          <w:bCs w:val="0"/>
          <w:i w:val="0"/>
          <w:color w:val="000000"/>
          <w:kern w:val="2"/>
          <w:sz w:val="24"/>
          <w:szCs w:val="24"/>
          <w:lang w:val="en-US" w:eastAsia="zh-CN" w:bidi="ar-SA"/>
        </w:rPr>
        <w:t>其中</w:t>
      </w:r>
      <m:oMath>
        <m:r>
          <m:rPr/>
          <w:rPr>
            <w:rFonts w:hint="default" w:ascii="Cambria Math" w:hAnsi="Cambria Math" w:cs="Cambria Math"/>
            <w:color w:val="000000"/>
            <w:kern w:val="2"/>
            <w:sz w:val="24"/>
            <w:szCs w:val="24"/>
            <w:lang w:val="en-US" w:eastAsia="zh-CN" w:bidi="ar-SA"/>
          </w:rPr>
          <m:t>H=64</m:t>
        </m:r>
      </m:oMath>
      <w:r>
        <w:rPr>
          <w:rFonts w:hint="eastAsia" w:hAnsi="Cambria Math" w:cs="Cambria Math"/>
          <w:b w:val="0"/>
          <w:bCs w:val="0"/>
          <w:i w:val="0"/>
          <w:color w:val="000000"/>
          <w:kern w:val="2"/>
          <w:sz w:val="24"/>
          <w:szCs w:val="24"/>
          <w:lang w:val="en-US" w:eastAsia="zh-CN" w:bidi="ar-SA"/>
        </w:rPr>
        <w:t>，</w:t>
      </w:r>
      <m:oMath>
        <m:r>
          <m:rPr/>
          <w:rPr>
            <w:rFonts w:hint="default" w:ascii="Cambria Math" w:hAnsi="Cambria Math" w:cs="Cambria Math"/>
            <w:color w:val="000000"/>
            <w:kern w:val="2"/>
            <w:sz w:val="24"/>
            <w:szCs w:val="24"/>
            <w:lang w:val="en-US" w:eastAsia="zh-CN" w:bidi="ar-SA"/>
          </w:rPr>
          <m:t>W=32</m:t>
        </m:r>
      </m:oMath>
      <w:r>
        <w:rPr>
          <w:rFonts w:hint="eastAsia" w:hAnsi="Cambria Math" w:cs="Cambria Math"/>
          <w:b w:val="0"/>
          <w:bCs w:val="0"/>
          <w:i w:val="0"/>
          <w:color w:val="000000"/>
          <w:kern w:val="2"/>
          <w:sz w:val="24"/>
          <w:szCs w:val="24"/>
          <w:lang w:val="en-US" w:eastAsia="zh-CN" w:bidi="ar-SA"/>
        </w:rPr>
        <w:t>，</w:t>
      </w:r>
      <m:oMath>
        <m:r>
          <m:rPr/>
          <w:rPr>
            <w:rFonts w:hint="default" w:ascii="Cambria Math" w:hAnsi="Cambria Math" w:cs="Cambria Math"/>
            <w:color w:val="000000"/>
            <w:kern w:val="2"/>
            <w:sz w:val="24"/>
            <w:szCs w:val="24"/>
            <w:lang w:val="en-US" w:eastAsia="zh-CN" w:bidi="ar-SA"/>
          </w:rPr>
          <m:t>C=2048</m:t>
        </m:r>
      </m:oMath>
      <w:r>
        <w:rPr>
          <w:rFonts w:hint="eastAsia" w:hAnsi="Cambria Math" w:cs="Cambria Math"/>
          <w:b w:val="0"/>
          <w:bCs w:val="0"/>
          <w:i w:val="0"/>
          <w:color w:val="000000"/>
          <w:kern w:val="2"/>
          <w:sz w:val="24"/>
          <w:szCs w:val="24"/>
          <w:lang w:val="en-US" w:eastAsia="zh-CN" w:bidi="ar-SA"/>
        </w:rPr>
        <w:t xml:space="preserve"> 分别表示特征图的高度、宽度和通道数。本实施例设置</w:t>
      </w:r>
      <m:oMath>
        <m:r>
          <m:rPr/>
          <w:rPr>
            <w:rFonts w:hint="default" w:ascii="Cambria Math" w:hAnsi="Cambria Math" w:cs="Cambria Math"/>
            <w:color w:val="000000"/>
            <w:kern w:val="2"/>
            <w:sz w:val="24"/>
            <w:szCs w:val="24"/>
            <w:lang w:val="en-US" w:eastAsia="zh-CN" w:bidi="ar-SA"/>
          </w:rPr>
          <m:t>K=3</m:t>
        </m:r>
      </m:oMath>
      <w:r>
        <w:rPr>
          <w:rFonts w:hint="eastAsia" w:hAnsi="Cambria Math" w:cs="Cambria Math"/>
          <w:b w:val="0"/>
          <w:bCs w:val="0"/>
          <w:i w:val="0"/>
          <w:color w:val="000000"/>
          <w:kern w:val="2"/>
          <w:sz w:val="24"/>
          <w:szCs w:val="24"/>
          <w:lang w:val="en-US" w:eastAsia="zh-CN" w:bidi="ar-SA"/>
        </w:rPr>
        <w:t>个不同尺度的滑动窗口</w:t>
      </w:r>
      <w:ins w:id="183" w:author="♚酸奶" w:date="2025-12-05T09:55:31Z">
        <w:r>
          <w:rPr>
            <w:rFonts w:hint="default" w:ascii="Times New Roman" w:hAnsi="Times New Roman" w:cs="Times New Roman"/>
            <w:b w:val="0"/>
            <w:bCs w:val="0"/>
            <w:i w:val="0"/>
            <w:color w:val="000000"/>
            <w:kern w:val="2"/>
            <w:sz w:val="24"/>
            <w:szCs w:val="24"/>
            <w:lang w:val="en-US" w:eastAsia="zh-CN" w:bidi="ar-SA"/>
            <w:rPrChange w:id="184" w:author="♚酸奶" w:date="2025-12-05T09:56:13Z">
              <w:rPr>
                <w:rFonts w:hint="eastAsia" w:hAnsi="Cambria Math" w:cs="Cambria Math"/>
                <w:b w:val="0"/>
                <w:bCs w:val="0"/>
                <w:i w:val="0"/>
                <w:color w:val="000000"/>
                <w:kern w:val="2"/>
                <w:sz w:val="24"/>
                <w:szCs w:val="24"/>
                <w:lang w:val="en-US" w:eastAsia="zh-CN" w:bidi="ar-SA"/>
              </w:rPr>
            </w:rPrChange>
          </w:rPr>
          <w:t>S</w:t>
        </w:r>
      </w:ins>
      <w:ins w:id="185" w:author="♚酸奶" w:date="2025-12-05T09:55:32Z">
        <w:r>
          <w:rPr>
            <w:rFonts w:hint="default" w:ascii="Times New Roman" w:hAnsi="Times New Roman" w:cs="Times New Roman"/>
            <w:b w:val="0"/>
            <w:bCs w:val="0"/>
            <w:i w:val="0"/>
            <w:color w:val="000000"/>
            <w:kern w:val="2"/>
            <w:sz w:val="24"/>
            <w:szCs w:val="24"/>
            <w:vertAlign w:val="subscript"/>
            <w:lang w:val="en-US" w:eastAsia="zh-CN" w:bidi="ar-SA"/>
            <w:rPrChange w:id="186" w:author="♚酸奶" w:date="2025-12-05T09:56:13Z">
              <w:rPr>
                <w:rFonts w:hint="eastAsia" w:hAnsi="Cambria Math" w:cs="Cambria Math"/>
                <w:b w:val="0"/>
                <w:bCs w:val="0"/>
                <w:i w:val="0"/>
                <w:color w:val="000000"/>
                <w:kern w:val="2"/>
                <w:sz w:val="24"/>
                <w:szCs w:val="24"/>
                <w:lang w:val="en-US" w:eastAsia="zh-CN" w:bidi="ar-SA"/>
              </w:rPr>
            </w:rPrChange>
          </w:rPr>
          <w:t>1</w:t>
        </w:r>
      </w:ins>
      <w:ins w:id="187" w:author="♚酸奶" w:date="2025-12-05T09:55:35Z">
        <w:r>
          <w:rPr>
            <w:rFonts w:hint="default" w:ascii="Times New Roman" w:hAnsi="Times New Roman" w:cs="Times New Roman"/>
            <w:b w:val="0"/>
            <w:bCs w:val="0"/>
            <w:i w:val="0"/>
            <w:color w:val="000000"/>
            <w:kern w:val="2"/>
            <w:sz w:val="24"/>
            <w:szCs w:val="24"/>
            <w:lang w:val="en-US" w:eastAsia="zh-CN" w:bidi="ar-SA"/>
            <w:rPrChange w:id="188" w:author="♚酸奶" w:date="2025-12-05T09:56:13Z">
              <w:rPr>
                <w:rFonts w:hint="eastAsia" w:hAnsi="Cambria Math" w:cs="Cambria Math"/>
                <w:b w:val="0"/>
                <w:bCs w:val="0"/>
                <w:i w:val="0"/>
                <w:color w:val="000000"/>
                <w:kern w:val="2"/>
                <w:sz w:val="24"/>
                <w:szCs w:val="24"/>
                <w:lang w:val="en-US" w:eastAsia="zh-CN" w:bidi="ar-SA"/>
              </w:rPr>
            </w:rPrChange>
          </w:rPr>
          <w:t>、</w:t>
        </w:r>
      </w:ins>
      <w:ins w:id="189" w:author="♚酸奶" w:date="2025-12-05T09:55:36Z">
        <w:r>
          <w:rPr>
            <w:rFonts w:hint="default" w:ascii="Times New Roman" w:hAnsi="Times New Roman" w:cs="Times New Roman"/>
            <w:b w:val="0"/>
            <w:bCs w:val="0"/>
            <w:i w:val="0"/>
            <w:color w:val="000000"/>
            <w:kern w:val="2"/>
            <w:sz w:val="24"/>
            <w:szCs w:val="24"/>
            <w:lang w:val="en-US" w:eastAsia="zh-CN" w:bidi="ar-SA"/>
            <w:rPrChange w:id="190" w:author="♚酸奶" w:date="2025-12-05T09:56:13Z">
              <w:rPr>
                <w:rFonts w:hint="eastAsia" w:hAnsi="Cambria Math" w:cs="Cambria Math"/>
                <w:b w:val="0"/>
                <w:bCs w:val="0"/>
                <w:i w:val="0"/>
                <w:color w:val="000000"/>
                <w:kern w:val="2"/>
                <w:sz w:val="24"/>
                <w:szCs w:val="24"/>
                <w:lang w:val="en-US" w:eastAsia="zh-CN" w:bidi="ar-SA"/>
              </w:rPr>
            </w:rPrChange>
          </w:rPr>
          <w:t>S</w:t>
        </w:r>
      </w:ins>
      <w:ins w:id="191" w:author="♚酸奶" w:date="2025-12-05T09:55:37Z">
        <w:r>
          <w:rPr>
            <w:rFonts w:hint="default" w:ascii="Times New Roman" w:hAnsi="Times New Roman" w:cs="Times New Roman"/>
            <w:b w:val="0"/>
            <w:bCs w:val="0"/>
            <w:i w:val="0"/>
            <w:color w:val="000000"/>
            <w:kern w:val="2"/>
            <w:sz w:val="24"/>
            <w:szCs w:val="24"/>
            <w:vertAlign w:val="subscript"/>
            <w:lang w:val="en-US" w:eastAsia="zh-CN" w:bidi="ar-SA"/>
            <w:rPrChange w:id="192" w:author="♚酸奶" w:date="2025-12-05T09:56:13Z">
              <w:rPr>
                <w:rFonts w:hint="eastAsia" w:hAnsi="Cambria Math" w:cs="Cambria Math"/>
                <w:b w:val="0"/>
                <w:bCs w:val="0"/>
                <w:i w:val="0"/>
                <w:color w:val="000000"/>
                <w:kern w:val="2"/>
                <w:sz w:val="24"/>
                <w:szCs w:val="24"/>
                <w:lang w:val="en-US" w:eastAsia="zh-CN" w:bidi="ar-SA"/>
              </w:rPr>
            </w:rPrChange>
          </w:rPr>
          <w:t>2</w:t>
        </w:r>
      </w:ins>
      <w:ins w:id="193" w:author="♚酸奶" w:date="2025-12-05T09:55:38Z">
        <w:r>
          <w:rPr>
            <w:rFonts w:hint="eastAsia" w:hAnsi="Cambria Math" w:cs="Cambria Math"/>
            <w:b w:val="0"/>
            <w:bCs w:val="0"/>
            <w:i w:val="0"/>
            <w:color w:val="000000"/>
            <w:kern w:val="2"/>
            <w:sz w:val="24"/>
            <w:szCs w:val="24"/>
            <w:lang w:val="en-US" w:eastAsia="zh-CN" w:bidi="ar-SA"/>
          </w:rPr>
          <w:t>和</w:t>
        </w:r>
      </w:ins>
      <w:ins w:id="194" w:author="♚酸奶" w:date="2025-12-05T09:55:40Z">
        <w:r>
          <w:rPr>
            <w:rFonts w:hint="default" w:ascii="Times New Roman" w:hAnsi="Times New Roman" w:cs="Times New Roman"/>
            <w:b w:val="0"/>
            <w:bCs w:val="0"/>
            <w:i w:val="0"/>
            <w:color w:val="000000"/>
            <w:kern w:val="2"/>
            <w:sz w:val="24"/>
            <w:szCs w:val="24"/>
            <w:lang w:val="en-US" w:eastAsia="zh-CN" w:bidi="ar-SA"/>
            <w:rPrChange w:id="195" w:author="♚酸奶" w:date="2025-12-05T09:56:27Z">
              <w:rPr>
                <w:rFonts w:hint="eastAsia" w:hAnsi="Cambria Math" w:cs="Cambria Math"/>
                <w:b w:val="0"/>
                <w:bCs w:val="0"/>
                <w:i w:val="0"/>
                <w:color w:val="000000"/>
                <w:kern w:val="2"/>
                <w:sz w:val="24"/>
                <w:szCs w:val="24"/>
                <w:lang w:val="en-US" w:eastAsia="zh-CN" w:bidi="ar-SA"/>
              </w:rPr>
            </w:rPrChange>
          </w:rPr>
          <w:t>S</w:t>
        </w:r>
      </w:ins>
      <w:ins w:id="196" w:author="♚酸奶" w:date="2025-12-05T09:55:40Z">
        <w:r>
          <w:rPr>
            <w:rFonts w:hint="default" w:ascii="Times New Roman" w:hAnsi="Times New Roman" w:cs="Times New Roman"/>
            <w:b w:val="0"/>
            <w:bCs w:val="0"/>
            <w:i w:val="0"/>
            <w:color w:val="000000"/>
            <w:kern w:val="2"/>
            <w:sz w:val="24"/>
            <w:szCs w:val="24"/>
            <w:vertAlign w:val="subscript"/>
            <w:lang w:val="en-US" w:eastAsia="zh-CN" w:bidi="ar-SA"/>
            <w:rPrChange w:id="197" w:author="♚酸奶" w:date="2025-12-05T09:56:27Z">
              <w:rPr>
                <w:rFonts w:hint="eastAsia" w:hAnsi="Cambria Math" w:cs="Cambria Math"/>
                <w:b w:val="0"/>
                <w:bCs w:val="0"/>
                <w:i w:val="0"/>
                <w:color w:val="000000"/>
                <w:kern w:val="2"/>
                <w:sz w:val="24"/>
                <w:szCs w:val="24"/>
                <w:lang w:val="en-US" w:eastAsia="zh-CN" w:bidi="ar-SA"/>
              </w:rPr>
            </w:rPrChange>
          </w:rPr>
          <w:t>3</w:t>
        </w:r>
      </w:ins>
      <w:r>
        <w:rPr>
          <w:rFonts w:hint="eastAsia" w:hAnsi="Cambria Math" w:cs="Cambria Math"/>
          <w:b w:val="0"/>
          <w:bCs w:val="0"/>
          <w:i w:val="0"/>
          <w:color w:val="000000"/>
          <w:kern w:val="2"/>
          <w:sz w:val="24"/>
          <w:szCs w:val="24"/>
          <w:lang w:val="en-US" w:eastAsia="zh-CN" w:bidi="ar-SA"/>
        </w:rPr>
        <w:t>，分别为</w:t>
      </w:r>
      <w:ins w:id="198" w:author="♚酸奶" w:date="2025-12-05T09:40:20Z">
        <w:r>
          <w:rPr>
            <w:rFonts w:hint="eastAsia" w:hAnsi="Cambria Math" w:cs="Cambria Math"/>
            <w:b w:val="0"/>
            <w:bCs w:val="0"/>
            <w:i w:val="0"/>
            <w:color w:val="000000"/>
            <w:kern w:val="2"/>
            <w:sz w:val="24"/>
            <w:szCs w:val="24"/>
            <w:lang w:val="en-US" w:eastAsia="zh-CN" w:bidi="ar-SA"/>
          </w:rPr>
          <w:t>：</w:t>
        </w:r>
      </w:ins>
    </w:p>
    <w:p w14:paraId="43BA8712">
      <w:pPr>
        <w:spacing w:line="360" w:lineRule="auto"/>
        <w:jc w:val="left"/>
        <w:rPr>
          <w:rFonts w:hint="eastAsia" w:hAnsi="Cambria Math" w:cs="Cambria Math"/>
          <w:bCs w:val="0"/>
          <w:i w:val="0"/>
          <w:color w:val="000000"/>
          <w:kern w:val="2"/>
          <w:sz w:val="24"/>
          <w:szCs w:val="24"/>
          <w:lang w:val="en-US" w:eastAsia="zh-CN" w:bidi="ar-SA"/>
        </w:rPr>
      </w:pPr>
      <m:oMathPara>
        <m:oMath>
          <m:sSub>
            <m:sSubPr>
              <m:ctrlPr>
                <w:rPr>
                  <w:rFonts w:ascii="Cambria Math" w:hAnsi="Cambria Math" w:cs="Cambria Math"/>
                  <w:bCs w:val="0"/>
                  <w:i/>
                  <w:color w:val="000000"/>
                  <w:kern w:val="2"/>
                  <w:sz w:val="24"/>
                  <w:szCs w:val="24"/>
                  <w:lang w:val="en-US" w:bidi="ar-SA"/>
                </w:rPr>
              </m:ctrlPr>
            </m:sSubPr>
            <m:e>
              <w:ins w:id="199" w:author="Jisoo" w:date="2025-12-07T17:12:52Z">
                <m:r>
                  <m:rPr/>
                  <w:rPr>
                    <w:rFonts w:hint="default" w:ascii="Cambria Math" w:hAnsi="Cambria Math" w:cs="Cambria Math"/>
                    <w:color w:val="000000"/>
                    <w:kern w:val="2"/>
                    <w:sz w:val="24"/>
                    <w:szCs w:val="24"/>
                    <w:lang w:val="en-US" w:eastAsia="zh-CN" w:bidi="ar-SA"/>
                  </w:rPr>
                  <m:t>S</m:t>
                </m:r>
              </w:ins>
              <w:del w:id="200" w:author="Jisoo" w:date="2025-12-07T17:12:52Z">
                <m:r>
                  <m:rPr/>
                  <w:rPr>
                    <w:rFonts w:hint="default" w:ascii="Cambria Math" w:hAnsi="Cambria Math" w:cs="Cambria Math"/>
                    <w:color w:val="000000"/>
                    <w:kern w:val="2"/>
                    <w:sz w:val="24"/>
                    <w:szCs w:val="24"/>
                    <w:lang w:val="en-US" w:eastAsia="zh-CN" w:bidi="ar-SA"/>
                  </w:rPr>
                  <m:t>s</m:t>
                </m:r>
              </w:del>
              <m:ctrlPr>
                <w:rPr>
                  <w:rFonts w:ascii="Cambria Math" w:hAnsi="Cambria Math" w:cs="Cambria Math"/>
                  <w:bCs w:val="0"/>
                  <w:i/>
                  <w:color w:val="000000"/>
                  <w:kern w:val="2"/>
                  <w:sz w:val="24"/>
                  <w:szCs w:val="24"/>
                  <w:lang w:val="en-US" w:bidi="ar-SA"/>
                </w:rPr>
              </m:ctrlPr>
            </m:e>
            <m:sub>
              <m:r>
                <m:rPr/>
                <w:rPr>
                  <w:rFonts w:hint="default" w:ascii="Cambria Math" w:hAnsi="Cambria Math" w:cs="Cambria Math"/>
                  <w:color w:val="000000"/>
                  <w:kern w:val="2"/>
                  <w:sz w:val="24"/>
                  <w:szCs w:val="24"/>
                  <w:lang w:val="en-US" w:eastAsia="zh-CN" w:bidi="ar-SA"/>
                </w:rPr>
                <m:t>1</m:t>
              </m:r>
              <m:ctrlPr>
                <w:rPr>
                  <w:rFonts w:ascii="Cambria Math" w:hAnsi="Cambria Math" w:cs="Cambria Math"/>
                  <w:bCs w:val="0"/>
                  <w:i/>
                  <w:color w:val="000000"/>
                  <w:kern w:val="2"/>
                  <w:sz w:val="24"/>
                  <w:szCs w:val="24"/>
                  <w:lang w:val="en-US" w:bidi="ar-SA"/>
                </w:rPr>
              </m:ctrlPr>
            </m:sub>
          </m:sSub>
          <m:r>
            <m:rPr/>
            <w:rPr>
              <w:rFonts w:hint="default" w:ascii="Cambria Math" w:hAnsi="Cambria Math" w:cs="Cambria Math"/>
              <w:color w:val="000000"/>
              <w:kern w:val="2"/>
              <w:sz w:val="24"/>
              <w:szCs w:val="24"/>
              <w:lang w:val="en-US" w:eastAsia="zh-CN" w:bidi="ar-SA"/>
            </w:rPr>
            <m:t>=4</m:t>
          </m:r>
          <m:r>
            <m:rPr/>
            <w:rPr>
              <w:rFonts w:hint="eastAsia" w:ascii="Cambria Math" w:hAnsi="Cambria Math" w:cs="Cambria Math"/>
              <w:color w:val="000000"/>
              <w:kern w:val="2"/>
              <w:sz w:val="24"/>
              <w:szCs w:val="24"/>
              <w:lang w:val="en-US" w:eastAsia="zh-CN" w:bidi="ar-SA"/>
            </w:rPr>
            <m:t>，</m:t>
          </m:r>
          <m:sSub>
            <m:sSubPr>
              <m:ctrlPr>
                <w:rPr>
                  <w:rFonts w:hint="eastAsia" w:ascii="Cambria Math" w:hAnsi="Cambria Math" w:cs="Cambria Math"/>
                  <w:bCs w:val="0"/>
                  <w:i/>
                  <w:color w:val="000000"/>
                  <w:kern w:val="2"/>
                  <w:sz w:val="24"/>
                  <w:szCs w:val="24"/>
                  <w:lang w:val="en-US" w:eastAsia="zh-CN" w:bidi="ar-SA"/>
                </w:rPr>
              </m:ctrlPr>
            </m:sSubPr>
            <m:e>
              <w:ins w:id="201" w:author="Jisoo" w:date="2025-12-07T17:12:56Z">
                <m:r>
                  <m:rPr/>
                  <w:rPr>
                    <w:rFonts w:hint="default" w:ascii="Cambria Math" w:hAnsi="Cambria Math" w:cs="Cambria Math"/>
                    <w:color w:val="000000"/>
                    <w:kern w:val="2"/>
                    <w:sz w:val="24"/>
                    <w:szCs w:val="24"/>
                    <w:lang w:val="en-US" w:eastAsia="zh-CN" w:bidi="ar-SA"/>
                  </w:rPr>
                  <m:t>S</m:t>
                </m:r>
              </w:ins>
              <w:del w:id="202" w:author="Jisoo" w:date="2025-12-07T17:12:54Z">
                <m:r>
                  <m:rPr/>
                  <w:rPr>
                    <w:rFonts w:hint="default" w:ascii="Cambria Math" w:hAnsi="Cambria Math" w:cs="Cambria Math"/>
                    <w:color w:val="000000"/>
                    <w:kern w:val="2"/>
                    <w:sz w:val="24"/>
                    <w:szCs w:val="24"/>
                    <w:lang w:val="en-US" w:eastAsia="zh-CN" w:bidi="ar-SA"/>
                  </w:rPr>
                  <m:t>s</m:t>
                </m:r>
              </w:del>
              <m:ctrlPr>
                <w:rPr>
                  <w:rFonts w:hint="eastAsia" w:ascii="Cambria Math" w:hAnsi="Cambria Math" w:cs="Cambria Math"/>
                  <w:bCs w:val="0"/>
                  <w:i/>
                  <w:color w:val="000000"/>
                  <w:kern w:val="2"/>
                  <w:sz w:val="24"/>
                  <w:szCs w:val="24"/>
                  <w:lang w:val="en-US" w:eastAsia="zh-CN" w:bidi="ar-SA"/>
                </w:rPr>
              </m:ctrlPr>
            </m:e>
            <m:sub>
              <m:r>
                <m:rPr/>
                <w:rPr>
                  <w:rFonts w:hint="default" w:ascii="Cambria Math" w:hAnsi="Cambria Math" w:cs="Cambria Math"/>
                  <w:color w:val="000000"/>
                  <w:kern w:val="2"/>
                  <w:sz w:val="24"/>
                  <w:szCs w:val="24"/>
                  <w:lang w:val="en-US" w:eastAsia="zh-CN" w:bidi="ar-SA"/>
                </w:rPr>
                <m:t>2</m:t>
              </m:r>
              <m:ctrlPr>
                <w:rPr>
                  <w:rFonts w:hint="eastAsia" w:ascii="Cambria Math" w:hAnsi="Cambria Math" w:cs="Cambria Math"/>
                  <w:bCs w:val="0"/>
                  <w:i/>
                  <w:color w:val="000000"/>
                  <w:kern w:val="2"/>
                  <w:sz w:val="24"/>
                  <w:szCs w:val="24"/>
                  <w:lang w:val="en-US" w:eastAsia="zh-CN" w:bidi="ar-SA"/>
                </w:rPr>
              </m:ctrlPr>
            </m:sub>
          </m:sSub>
          <m:r>
            <m:rPr/>
            <w:rPr>
              <w:rFonts w:hint="default" w:ascii="Cambria Math" w:hAnsi="Cambria Math" w:cs="Cambria Math"/>
              <w:color w:val="000000"/>
              <w:kern w:val="2"/>
              <w:sz w:val="24"/>
              <w:szCs w:val="24"/>
              <w:lang w:val="en-US" w:eastAsia="zh-CN" w:bidi="ar-SA"/>
            </w:rPr>
            <m:t>=8</m:t>
          </m:r>
          <m:r>
            <m:rPr/>
            <w:rPr>
              <w:rFonts w:hint="eastAsia" w:ascii="Cambria Math" w:hAnsi="Cambria Math" w:cs="Cambria Math"/>
              <w:color w:val="000000"/>
              <w:kern w:val="2"/>
              <w:sz w:val="24"/>
              <w:szCs w:val="24"/>
              <w:lang w:val="en-US" w:eastAsia="zh-CN" w:bidi="ar-SA"/>
            </w:rPr>
            <m:t>，</m:t>
          </m:r>
          <m:sSub>
            <m:sSubPr>
              <m:ctrlPr>
                <w:rPr>
                  <w:rFonts w:hint="eastAsia" w:ascii="Cambria Math" w:hAnsi="Cambria Math" w:cs="Cambria Math"/>
                  <w:bCs w:val="0"/>
                  <w:i/>
                  <w:color w:val="000000"/>
                  <w:kern w:val="2"/>
                  <w:sz w:val="24"/>
                  <w:szCs w:val="24"/>
                  <w:lang w:val="en-US" w:eastAsia="zh-CN" w:bidi="ar-SA"/>
                </w:rPr>
              </m:ctrlPr>
            </m:sSubPr>
            <m:e>
              <w:ins w:id="203" w:author="Jisoo" w:date="2025-12-07T17:12:59Z">
                <m:r>
                  <m:rPr/>
                  <w:rPr>
                    <w:rFonts w:hint="default" w:ascii="Cambria Math" w:hAnsi="Cambria Math" w:cs="Cambria Math"/>
                    <w:color w:val="000000"/>
                    <w:kern w:val="2"/>
                    <w:sz w:val="24"/>
                    <w:szCs w:val="24"/>
                    <w:lang w:val="en-US" w:eastAsia="zh-CN" w:bidi="ar-SA"/>
                  </w:rPr>
                  <m:t>S</m:t>
                </m:r>
              </w:ins>
              <w:del w:id="204" w:author="Jisoo" w:date="2025-12-07T17:12:58Z">
                <m:r>
                  <m:rPr/>
                  <w:rPr>
                    <w:rFonts w:hint="default" w:ascii="Cambria Math" w:hAnsi="Cambria Math" w:cs="Cambria Math"/>
                    <w:color w:val="000000"/>
                    <w:kern w:val="2"/>
                    <w:sz w:val="24"/>
                    <w:szCs w:val="24"/>
                    <w:lang w:val="en-US" w:eastAsia="zh-CN" w:bidi="ar-SA"/>
                  </w:rPr>
                  <m:t>s</m:t>
                </m:r>
              </w:del>
              <m:ctrlPr>
                <w:rPr>
                  <w:rFonts w:hint="eastAsia" w:ascii="Cambria Math" w:hAnsi="Cambria Math" w:cs="Cambria Math"/>
                  <w:bCs w:val="0"/>
                  <w:i/>
                  <w:color w:val="000000"/>
                  <w:kern w:val="2"/>
                  <w:sz w:val="24"/>
                  <w:szCs w:val="24"/>
                  <w:lang w:val="en-US" w:eastAsia="zh-CN" w:bidi="ar-SA"/>
                </w:rPr>
              </m:ctrlPr>
            </m:e>
            <m:sub>
              <m:r>
                <m:rPr/>
                <w:rPr>
                  <w:rFonts w:hint="default" w:ascii="Cambria Math" w:hAnsi="Cambria Math" w:cs="Cambria Math"/>
                  <w:color w:val="000000"/>
                  <w:kern w:val="2"/>
                  <w:sz w:val="24"/>
                  <w:szCs w:val="24"/>
                  <w:lang w:val="en-US" w:eastAsia="zh-CN" w:bidi="ar-SA"/>
                </w:rPr>
                <m:t>3</m:t>
              </m:r>
              <m:ctrlPr>
                <w:rPr>
                  <w:rFonts w:hint="eastAsia" w:ascii="Cambria Math" w:hAnsi="Cambria Math" w:cs="Cambria Math"/>
                  <w:bCs w:val="0"/>
                  <w:i/>
                  <w:color w:val="000000"/>
                  <w:kern w:val="2"/>
                  <w:sz w:val="24"/>
                  <w:szCs w:val="24"/>
                  <w:lang w:val="en-US" w:eastAsia="zh-CN" w:bidi="ar-SA"/>
                </w:rPr>
              </m:ctrlPr>
            </m:sub>
          </m:sSub>
          <m:r>
            <m:rPr/>
            <w:rPr>
              <w:rFonts w:hint="default" w:ascii="Cambria Math" w:hAnsi="Cambria Math" w:cs="Cambria Math"/>
              <w:color w:val="000000"/>
              <w:kern w:val="2"/>
              <w:sz w:val="24"/>
              <w:szCs w:val="24"/>
              <w:lang w:val="en-US" w:eastAsia="zh-CN" w:bidi="ar-SA"/>
            </w:rPr>
            <m:t>=16</m:t>
          </m:r>
          <w:del w:id="205" w:author="Jisoo" w:date="2025-12-07T17:13:04Z">
            <m:r>
              <m:rPr/>
              <w:rPr>
                <w:rFonts w:hint="eastAsia" w:ascii="Cambria Math" w:hAnsi="Cambria Math" w:cs="Cambria Math"/>
                <w:color w:val="000000"/>
                <w:kern w:val="2"/>
                <w:sz w:val="24"/>
                <w:szCs w:val="24"/>
                <w:lang w:val="en-US" w:eastAsia="zh-CN" w:bidi="ar-SA"/>
              </w:rPr>
              <m:t>，</m:t>
            </m:r>
          </w:del>
        </m:oMath>
      </m:oMathPara>
    </w:p>
    <w:p w14:paraId="15E52E75">
      <w:pPr>
        <w:spacing w:line="360" w:lineRule="auto"/>
        <w:jc w:val="left"/>
        <w:rPr>
          <w:rFonts w:hint="eastAsia" w:hAnsi="Cambria Math" w:cs="Cambria Math"/>
          <w:bCs w:val="0"/>
          <w:i w:val="0"/>
          <w:color w:val="000000"/>
          <w:kern w:val="2"/>
          <w:sz w:val="24"/>
          <w:szCs w:val="24"/>
          <w:lang w:val="en-US" w:eastAsia="zh-CN" w:bidi="ar-SA"/>
        </w:rPr>
      </w:pPr>
      <w:r>
        <w:rPr>
          <w:rFonts w:hint="eastAsia" w:hAnsi="Cambria Math" w:cs="Cambria Math"/>
          <w:bCs w:val="0"/>
          <w:i w:val="0"/>
          <w:color w:val="000000"/>
          <w:kern w:val="2"/>
          <w:sz w:val="24"/>
          <w:szCs w:val="24"/>
          <w:lang w:val="en-US" w:eastAsia="zh-CN" w:bidi="ar-SA"/>
        </w:rPr>
        <w:t>对应</w:t>
      </w:r>
      <m:oMath>
        <m:r>
          <m:rPr/>
          <w:rPr>
            <w:rFonts w:hint="default" w:ascii="Cambria Math" w:hAnsi="Cambria Math" w:cs="Cambria Math"/>
            <w:color w:val="000000"/>
            <w:kern w:val="2"/>
            <w:sz w:val="24"/>
            <w:szCs w:val="24"/>
            <w:lang w:val="en-US" w:eastAsia="zh-CN" w:bidi="ar-SA"/>
          </w:rPr>
          <m:t>4×4</m:t>
        </m:r>
      </m:oMath>
      <w:r>
        <w:rPr>
          <w:rFonts w:hint="eastAsia" w:hAnsi="Cambria Math" w:cs="Cambria Math"/>
          <w:bCs w:val="0"/>
          <w:i w:val="0"/>
          <w:color w:val="000000"/>
          <w:kern w:val="2"/>
          <w:sz w:val="24"/>
          <w:szCs w:val="24"/>
          <w:lang w:val="en-US" w:eastAsia="zh-CN" w:bidi="ar-SA"/>
        </w:rPr>
        <w:t>、</w:t>
      </w:r>
      <m:oMath>
        <m:r>
          <m:rPr/>
          <w:rPr>
            <w:rFonts w:hint="default" w:ascii="Cambria Math" w:hAnsi="Cambria Math" w:cs="Cambria Math"/>
            <w:color w:val="000000"/>
            <w:kern w:val="2"/>
            <w:sz w:val="24"/>
            <w:szCs w:val="24"/>
            <w:lang w:val="en-US" w:eastAsia="zh-CN" w:bidi="ar-SA"/>
          </w:rPr>
          <m:t>8×8</m:t>
        </m:r>
      </m:oMath>
      <w:r>
        <w:rPr>
          <w:rFonts w:hint="eastAsia" w:hAnsi="Cambria Math" w:cs="Cambria Math"/>
          <w:bCs w:val="0"/>
          <w:i w:val="0"/>
          <w:color w:val="000000"/>
          <w:kern w:val="2"/>
          <w:sz w:val="24"/>
          <w:szCs w:val="24"/>
          <w:lang w:val="en-US" w:eastAsia="zh-CN" w:bidi="ar-SA"/>
        </w:rPr>
        <w:t>、</w:t>
      </w:r>
      <m:oMath>
        <m:r>
          <m:rPr/>
          <w:rPr>
            <w:rFonts w:hint="default" w:ascii="Cambria Math" w:hAnsi="Cambria Math" w:cs="Cambria Math"/>
            <w:color w:val="000000"/>
            <w:kern w:val="2"/>
            <w:sz w:val="24"/>
            <w:szCs w:val="24"/>
            <w:lang w:val="en-US" w:eastAsia="zh-CN" w:bidi="ar-SA"/>
          </w:rPr>
          <m:t>16×16</m:t>
        </m:r>
      </m:oMath>
      <w:r>
        <w:rPr>
          <w:rFonts w:hint="eastAsia" w:hAnsi="Cambria Math" w:cs="Cambria Math"/>
          <w:bCs w:val="0"/>
          <w:i w:val="0"/>
          <w:color w:val="000000"/>
          <w:kern w:val="2"/>
          <w:sz w:val="24"/>
          <w:szCs w:val="24"/>
          <w:lang w:val="en-US" w:eastAsia="zh-CN" w:bidi="ar-SA"/>
        </w:rPr>
        <w:t xml:space="preserve">的窗口大小。滑动窗口步长 </w:t>
      </w:r>
      <m:oMath>
        <m:r>
          <m:rPr/>
          <w:rPr>
            <w:rFonts w:hint="default" w:ascii="Cambria Math" w:hAnsi="Cambria Math" w:cs="Cambria Math"/>
            <w:color w:val="000000"/>
            <w:kern w:val="2"/>
            <w:sz w:val="24"/>
            <w:szCs w:val="24"/>
            <w:lang w:val="en-US" w:eastAsia="zh-CN" w:bidi="ar-SA"/>
          </w:rPr>
          <m:t>stride</m:t>
        </m:r>
      </m:oMath>
      <w:r>
        <w:rPr>
          <w:rFonts w:hint="eastAsia" w:hAnsi="Cambria Math" w:cs="Cambria Math"/>
          <w:bCs w:val="0"/>
          <w:i w:val="0"/>
          <w:color w:val="000000"/>
          <w:kern w:val="2"/>
          <w:sz w:val="24"/>
          <w:szCs w:val="24"/>
          <w:lang w:val="en-US" w:eastAsia="zh-CN" w:bidi="ar-SA"/>
        </w:rPr>
        <w:t xml:space="preserve"> 设置为2，采用重叠滑动方式以增加特征覆盖范围。</w:t>
      </w:r>
    </w:p>
    <w:p w14:paraId="76428FC2">
      <w:pPr>
        <w:spacing w:line="360" w:lineRule="auto"/>
        <w:jc w:val="left"/>
        <w:rPr>
          <w:rFonts w:hint="eastAsia" w:hAnsi="Cambria Math" w:cs="Cambria Math"/>
          <w:bCs w:val="0"/>
          <w:i w:val="0"/>
          <w:color w:val="000000"/>
          <w:kern w:val="2"/>
          <w:sz w:val="24"/>
          <w:szCs w:val="24"/>
          <w:lang w:val="en-US" w:eastAsia="zh-CN" w:bidi="ar-SA"/>
        </w:rPr>
      </w:pPr>
      <w:r>
        <w:rPr>
          <w:rFonts w:hint="eastAsia" w:hAnsi="Cambria Math" w:cs="Cambria Math"/>
          <w:bCs w:val="0"/>
          <w:i w:val="0"/>
          <w:color w:val="000000"/>
          <w:kern w:val="2"/>
          <w:sz w:val="24"/>
          <w:szCs w:val="24"/>
          <w:lang w:val="en-US" w:eastAsia="zh-CN" w:bidi="ar-SA"/>
        </w:rPr>
        <w:t>对于第</w:t>
      </w:r>
      <m:oMath>
        <m:r>
          <m:rPr/>
          <w:rPr>
            <w:rFonts w:hint="default" w:ascii="Cambria Math" w:hAnsi="Cambria Math" w:cs="Cambria Math"/>
            <w:color w:val="000000"/>
            <w:kern w:val="2"/>
            <w:sz w:val="24"/>
            <w:szCs w:val="24"/>
            <w:lang w:val="en-US" w:eastAsia="zh-CN" w:bidi="ar-SA"/>
          </w:rPr>
          <m:t>k</m:t>
        </m:r>
      </m:oMath>
      <w:r>
        <w:rPr>
          <w:rFonts w:hint="eastAsia" w:hAnsi="Cambria Math" w:cs="Cambria Math"/>
          <w:bCs w:val="0"/>
          <w:i w:val="0"/>
          <w:color w:val="000000"/>
          <w:kern w:val="2"/>
          <w:sz w:val="24"/>
          <w:szCs w:val="24"/>
          <w:lang w:val="en-US" w:eastAsia="zh-CN" w:bidi="ar-SA"/>
        </w:rPr>
        <w:t>个尺度</w:t>
      </w:r>
      <m:oMath>
        <m:r>
          <m:rPr/>
          <w:rPr>
            <w:rFonts w:hint="default" w:ascii="Cambria Math" w:hAnsi="Cambria Math" w:cs="Cambria Math"/>
            <w:color w:val="000000"/>
            <w:kern w:val="2"/>
            <w:sz w:val="24"/>
            <w:szCs w:val="24"/>
            <w:lang w:val="en-US" w:eastAsia="zh-CN" w:bidi="ar-SA"/>
          </w:rPr>
          <m:t>(k=1,2,3)</m:t>
        </m:r>
      </m:oMath>
      <w:r>
        <w:rPr>
          <w:rFonts w:hint="eastAsia" w:hAnsi="Cambria Math" w:cs="Cambria Math"/>
          <w:bCs w:val="0"/>
          <w:i w:val="0"/>
          <w:color w:val="000000"/>
          <w:kern w:val="2"/>
          <w:sz w:val="24"/>
          <w:szCs w:val="24"/>
          <w:lang w:val="en-US" w:eastAsia="zh-CN" w:bidi="ar-SA"/>
        </w:rPr>
        <w:t>，其滑动窗口大小为</w:t>
      </w:r>
      <m:oMath>
        <m:sSub>
          <m:sSubPr>
            <m:ctrlPr>
              <w:rPr>
                <w:rFonts w:ascii="Cambria Math" w:hAnsi="Cambria Math" w:cs="Cambria Math"/>
                <w:bCs w:val="0"/>
                <w:i/>
                <w:color w:val="000000"/>
                <w:kern w:val="2"/>
                <w:sz w:val="24"/>
                <w:szCs w:val="24"/>
                <w:lang w:val="en-US" w:bidi="ar-SA"/>
              </w:rPr>
            </m:ctrlPr>
          </m:sSubPr>
          <m:e>
            <m:r>
              <m:rPr/>
              <w:rPr>
                <w:rFonts w:hint="default" w:ascii="Cambria Math" w:hAnsi="Cambria Math" w:cs="Cambria Math"/>
                <w:color w:val="000000"/>
                <w:kern w:val="2"/>
                <w:sz w:val="24"/>
                <w:szCs w:val="24"/>
                <w:lang w:val="en-US" w:eastAsia="zh-CN" w:bidi="ar-SA"/>
              </w:rPr>
              <m:t>s</m:t>
            </m:r>
            <m:ctrlPr>
              <w:rPr>
                <w:rFonts w:ascii="Cambria Math" w:hAnsi="Cambria Math" w:cs="Cambria Math"/>
                <w:bCs w:val="0"/>
                <w:i/>
                <w:color w:val="000000"/>
                <w:kern w:val="2"/>
                <w:sz w:val="24"/>
                <w:szCs w:val="24"/>
                <w:lang w:val="en-US" w:bidi="ar-SA"/>
              </w:rPr>
            </m:ctrlPr>
          </m:e>
          <m:sub>
            <m:r>
              <m:rPr/>
              <w:rPr>
                <w:rFonts w:hint="default" w:ascii="Cambria Math" w:hAnsi="Cambria Math" w:cs="Cambria Math"/>
                <w:color w:val="000000"/>
                <w:kern w:val="2"/>
                <w:sz w:val="24"/>
                <w:szCs w:val="24"/>
                <w:lang w:val="en-US" w:eastAsia="zh-CN" w:bidi="ar-SA"/>
              </w:rPr>
              <m:t>k</m:t>
            </m:r>
            <m:ctrlPr>
              <w:rPr>
                <w:rFonts w:ascii="Cambria Math" w:hAnsi="Cambria Math" w:cs="Cambria Math"/>
                <w:bCs w:val="0"/>
                <w:i/>
                <w:color w:val="000000"/>
                <w:kern w:val="2"/>
                <w:sz w:val="24"/>
                <w:szCs w:val="24"/>
                <w:lang w:val="en-US" w:bidi="ar-SA"/>
              </w:rPr>
            </m:ctrlPr>
          </m:sub>
        </m:sSub>
        <m:r>
          <m:rPr/>
          <w:rPr>
            <w:rFonts w:hint="default" w:ascii="Cambria Math" w:hAnsi="Cambria Math" w:cs="Cambria Math"/>
            <w:color w:val="000000"/>
            <w:kern w:val="2"/>
            <w:sz w:val="24"/>
            <w:szCs w:val="24"/>
            <w:lang w:val="en-US" w:bidi="ar-SA"/>
          </w:rPr>
          <m:t>×</m:t>
        </m:r>
        <m:sSub>
          <m:sSubPr>
            <m:ctrlPr>
              <w:rPr>
                <w:rFonts w:hint="default" w:ascii="Cambria Math" w:hAnsi="Cambria Math" w:cs="Cambria Math"/>
                <w:bCs w:val="0"/>
                <w:i/>
                <w:color w:val="000000"/>
                <w:kern w:val="2"/>
                <w:sz w:val="24"/>
                <w:szCs w:val="24"/>
                <w:lang w:val="en-US" w:bidi="ar-SA"/>
              </w:rPr>
            </m:ctrlPr>
          </m:sSubPr>
          <m:e>
            <m:r>
              <m:rPr/>
              <w:rPr>
                <w:rFonts w:hint="default" w:ascii="Cambria Math" w:hAnsi="Cambria Math" w:cs="Cambria Math"/>
                <w:color w:val="000000"/>
                <w:kern w:val="2"/>
                <w:sz w:val="24"/>
                <w:szCs w:val="24"/>
                <w:lang w:val="en-US" w:eastAsia="zh-CN" w:bidi="ar-SA"/>
              </w:rPr>
              <m:t>s</m:t>
            </m:r>
            <m:ctrlPr>
              <w:rPr>
                <w:rFonts w:hint="default" w:ascii="Cambria Math" w:hAnsi="Cambria Math" w:cs="Cambria Math"/>
                <w:bCs w:val="0"/>
                <w:i/>
                <w:color w:val="000000"/>
                <w:kern w:val="2"/>
                <w:sz w:val="24"/>
                <w:szCs w:val="24"/>
                <w:lang w:val="en-US" w:bidi="ar-SA"/>
              </w:rPr>
            </m:ctrlPr>
          </m:e>
          <m:sub>
            <m:r>
              <m:rPr/>
              <w:rPr>
                <w:rFonts w:hint="default" w:ascii="Cambria Math" w:hAnsi="Cambria Math" w:cs="Cambria Math"/>
                <w:color w:val="000000"/>
                <w:kern w:val="2"/>
                <w:sz w:val="24"/>
                <w:szCs w:val="24"/>
                <w:lang w:val="en-US" w:eastAsia="zh-CN" w:bidi="ar-SA"/>
              </w:rPr>
              <m:t>k</m:t>
            </m:r>
            <m:ctrlPr>
              <w:rPr>
                <w:rFonts w:hint="default" w:ascii="Cambria Math" w:hAnsi="Cambria Math" w:cs="Cambria Math"/>
                <w:bCs w:val="0"/>
                <w:i/>
                <w:color w:val="000000"/>
                <w:kern w:val="2"/>
                <w:sz w:val="24"/>
                <w:szCs w:val="24"/>
                <w:lang w:val="en-US" w:bidi="ar-SA"/>
              </w:rPr>
            </m:ctrlPr>
          </m:sub>
        </m:sSub>
      </m:oMath>
      <w:r>
        <w:rPr>
          <w:rFonts w:hint="eastAsia" w:hAnsi="Cambria Math" w:cs="Cambria Math"/>
          <w:bCs w:val="0"/>
          <w:i w:val="0"/>
          <w:color w:val="000000"/>
          <w:kern w:val="2"/>
          <w:sz w:val="24"/>
          <w:szCs w:val="24"/>
          <w:lang w:val="en-US" w:eastAsia="zh-CN" w:bidi="ar-SA"/>
        </w:rPr>
        <w:t>，则提取的多尺度特征子集可表示为：</w:t>
      </w:r>
    </w:p>
    <w:p w14:paraId="24F5CDDE">
      <w:pPr>
        <w:spacing w:line="360" w:lineRule="auto"/>
        <w:jc w:val="left"/>
        <w:rPr>
          <w:rFonts w:hint="default" w:hAnsi="Cambria Math" w:cs="Cambria Math"/>
          <w:bCs w:val="0"/>
          <w:i w:val="0"/>
          <w:color w:val="000000"/>
          <w:kern w:val="2"/>
          <w:sz w:val="24"/>
          <w:szCs w:val="24"/>
          <w:lang w:val="en-US" w:eastAsia="zh-CN" w:bidi="ar-SA"/>
        </w:rPr>
      </w:pPr>
      <m:oMathPara>
        <m:oMath>
          <m:r>
            <m:rPr/>
            <w:rPr>
              <w:rFonts w:hint="default" w:ascii="Cambria Math" w:hAnsi="Cambria Math" w:cs="Cambria Math"/>
              <w:color w:val="000000"/>
              <w:kern w:val="2"/>
              <w:sz w:val="24"/>
              <w:szCs w:val="24"/>
              <w:lang w:val="en-US" w:eastAsia="zh-CN" w:bidi="ar-SA"/>
            </w:rPr>
            <m:t>{</m:t>
          </m:r>
          <m:sSubSup>
            <m:sSubSupPr>
              <m:ctrlPr>
                <w:rPr>
                  <w:rFonts w:hint="default" w:ascii="Cambria Math" w:hAnsi="Cambria Math" w:cs="Cambria Math"/>
                  <w:bCs w:val="0"/>
                  <w:i/>
                  <w:color w:val="000000"/>
                  <w:kern w:val="2"/>
                  <w:sz w:val="24"/>
                  <w:szCs w:val="24"/>
                  <w:lang w:val="en-US" w:eastAsia="zh-CN" w:bidi="ar-SA"/>
                </w:rPr>
              </m:ctrlPr>
            </m:sSubSupPr>
            <m:e>
              <m:r>
                <m:rPr/>
                <w:rPr>
                  <w:rFonts w:hint="default" w:ascii="Cambria Math" w:hAnsi="Cambria Math" w:cs="Cambria Math"/>
                  <w:color w:val="000000"/>
                  <w:kern w:val="2"/>
                  <w:sz w:val="24"/>
                  <w:szCs w:val="24"/>
                  <w:lang w:val="en-US" w:eastAsia="zh-CN" w:bidi="ar-SA"/>
                </w:rPr>
                <m:t>F</m:t>
              </m:r>
              <m:ctrlPr>
                <w:rPr>
                  <w:rFonts w:hint="default" w:ascii="Cambria Math" w:hAnsi="Cambria Math" w:cs="Cambria Math"/>
                  <w:bCs w:val="0"/>
                  <w:i/>
                  <w:color w:val="000000"/>
                  <w:kern w:val="2"/>
                  <w:sz w:val="24"/>
                  <w:szCs w:val="24"/>
                  <w:lang w:val="en-US" w:eastAsia="zh-CN" w:bidi="ar-SA"/>
                </w:rPr>
              </m:ctrlPr>
            </m:e>
            <m:sub>
              <m:r>
                <m:rPr/>
                <w:rPr>
                  <w:rFonts w:hint="default" w:ascii="Cambria Math" w:hAnsi="Cambria Math" w:cs="Cambria Math"/>
                  <w:color w:val="000000"/>
                  <w:kern w:val="2"/>
                  <w:sz w:val="24"/>
                  <w:szCs w:val="24"/>
                  <w:lang w:val="en-US" w:eastAsia="zh-CN" w:bidi="ar-SA"/>
                </w:rPr>
                <m:t>k</m:t>
              </m:r>
              <m:ctrlPr>
                <w:rPr>
                  <w:rFonts w:hint="default" w:ascii="Cambria Math" w:hAnsi="Cambria Math" w:cs="Cambria Math"/>
                  <w:bCs w:val="0"/>
                  <w:i/>
                  <w:color w:val="000000"/>
                  <w:kern w:val="2"/>
                  <w:sz w:val="24"/>
                  <w:szCs w:val="24"/>
                  <w:lang w:val="en-US" w:eastAsia="zh-CN" w:bidi="ar-SA"/>
                </w:rPr>
              </m:ctrlPr>
            </m:sub>
            <m:sup>
              <m:r>
                <m:rPr/>
                <w:rPr>
                  <w:rFonts w:hint="default" w:ascii="Cambria Math" w:hAnsi="Cambria Math" w:cs="Cambria Math"/>
                  <w:color w:val="000000"/>
                  <w:kern w:val="2"/>
                  <w:sz w:val="24"/>
                  <w:szCs w:val="24"/>
                  <w:lang w:val="en-US" w:eastAsia="zh-CN" w:bidi="ar-SA"/>
                </w:rPr>
                <m:t>(i,j)</m:t>
              </m:r>
              <m:ctrlPr>
                <w:rPr>
                  <w:rFonts w:hint="default" w:ascii="Cambria Math" w:hAnsi="Cambria Math" w:cs="Cambria Math"/>
                  <w:bCs w:val="0"/>
                  <w:i/>
                  <w:color w:val="000000"/>
                  <w:kern w:val="2"/>
                  <w:sz w:val="24"/>
                  <w:szCs w:val="24"/>
                  <w:lang w:val="en-US" w:eastAsia="zh-CN" w:bidi="ar-SA"/>
                </w:rPr>
              </m:ctrlPr>
            </m:sup>
          </m:sSubSup>
          <m:r>
            <m:rPr/>
            <w:rPr>
              <w:rFonts w:hint="default" w:ascii="Cambria Math" w:hAnsi="Cambria Math" w:cs="Cambria Math"/>
              <w:color w:val="000000"/>
              <w:kern w:val="2"/>
              <w:sz w:val="24"/>
              <w:szCs w:val="24"/>
              <w:lang w:val="en-US" w:eastAsia="zh-CN" w:bidi="ar-SA"/>
            </w:rPr>
            <m:t>}={X[i:i+</m:t>
          </m:r>
          <m:sSub>
            <m:sSubPr>
              <m:ctrlPr>
                <w:rPr>
                  <w:rFonts w:hint="default" w:ascii="Cambria Math" w:hAnsi="Cambria Math" w:cs="Cambria Math"/>
                  <w:bCs w:val="0"/>
                  <w:i/>
                  <w:color w:val="000000"/>
                  <w:kern w:val="2"/>
                  <w:sz w:val="24"/>
                  <w:szCs w:val="24"/>
                  <w:lang w:val="en-US" w:eastAsia="zh-CN" w:bidi="ar-SA"/>
                </w:rPr>
              </m:ctrlPr>
            </m:sSubPr>
            <m:e>
              <m:r>
                <m:rPr/>
                <w:rPr>
                  <w:rFonts w:hint="default" w:ascii="Cambria Math" w:hAnsi="Cambria Math" w:cs="Cambria Math"/>
                  <w:color w:val="000000"/>
                  <w:kern w:val="2"/>
                  <w:sz w:val="24"/>
                  <w:szCs w:val="24"/>
                  <w:lang w:val="en-US" w:eastAsia="zh-CN" w:bidi="ar-SA"/>
                </w:rPr>
                <m:t>s</m:t>
              </m:r>
              <m:ctrlPr>
                <w:rPr>
                  <w:rFonts w:hint="default" w:ascii="Cambria Math" w:hAnsi="Cambria Math" w:cs="Cambria Math"/>
                  <w:bCs w:val="0"/>
                  <w:i/>
                  <w:color w:val="000000"/>
                  <w:kern w:val="2"/>
                  <w:sz w:val="24"/>
                  <w:szCs w:val="24"/>
                  <w:lang w:val="en-US" w:eastAsia="zh-CN" w:bidi="ar-SA"/>
                </w:rPr>
              </m:ctrlPr>
            </m:e>
            <m:sub>
              <m:r>
                <m:rPr/>
                <w:rPr>
                  <w:rFonts w:hint="default" w:ascii="Cambria Math" w:hAnsi="Cambria Math" w:cs="Cambria Math"/>
                  <w:color w:val="000000"/>
                  <w:kern w:val="2"/>
                  <w:sz w:val="24"/>
                  <w:szCs w:val="24"/>
                  <w:lang w:val="en-US" w:eastAsia="zh-CN" w:bidi="ar-SA"/>
                </w:rPr>
                <m:t>k</m:t>
              </m:r>
              <m:ctrlPr>
                <w:rPr>
                  <w:rFonts w:hint="default" w:ascii="Cambria Math" w:hAnsi="Cambria Math" w:cs="Cambria Math"/>
                  <w:bCs w:val="0"/>
                  <w:i/>
                  <w:color w:val="000000"/>
                  <w:kern w:val="2"/>
                  <w:sz w:val="24"/>
                  <w:szCs w:val="24"/>
                  <w:lang w:val="en-US" w:eastAsia="zh-CN" w:bidi="ar-SA"/>
                </w:rPr>
              </m:ctrlPr>
            </m:sub>
          </m:sSub>
          <m:r>
            <m:rPr/>
            <w:rPr>
              <w:rFonts w:hint="default" w:ascii="Cambria Math" w:hAnsi="Cambria Math" w:cs="Cambria Math"/>
              <w:color w:val="000000"/>
              <w:kern w:val="2"/>
              <w:sz w:val="24"/>
              <w:szCs w:val="24"/>
              <w:lang w:val="en-US" w:eastAsia="zh-CN" w:bidi="ar-SA"/>
            </w:rPr>
            <m:t>,j:j+</m:t>
          </m:r>
          <m:sSub>
            <m:sSubPr>
              <m:ctrlPr>
                <w:rPr>
                  <w:rFonts w:hint="default" w:ascii="Cambria Math" w:hAnsi="Cambria Math" w:cs="Cambria Math"/>
                  <w:bCs w:val="0"/>
                  <w:i/>
                  <w:color w:val="000000"/>
                  <w:kern w:val="2"/>
                  <w:sz w:val="24"/>
                  <w:szCs w:val="24"/>
                  <w:lang w:val="en-US" w:eastAsia="zh-CN" w:bidi="ar-SA"/>
                </w:rPr>
              </m:ctrlPr>
            </m:sSubPr>
            <m:e>
              <m:r>
                <m:rPr/>
                <w:rPr>
                  <w:rFonts w:hint="default" w:ascii="Cambria Math" w:hAnsi="Cambria Math" w:cs="Cambria Math"/>
                  <w:color w:val="000000"/>
                  <w:kern w:val="2"/>
                  <w:sz w:val="24"/>
                  <w:szCs w:val="24"/>
                  <w:lang w:val="en-US" w:eastAsia="zh-CN" w:bidi="ar-SA"/>
                </w:rPr>
                <m:t>s</m:t>
              </m:r>
              <m:ctrlPr>
                <w:rPr>
                  <w:rFonts w:hint="default" w:ascii="Cambria Math" w:hAnsi="Cambria Math" w:cs="Cambria Math"/>
                  <w:bCs w:val="0"/>
                  <w:i/>
                  <w:color w:val="000000"/>
                  <w:kern w:val="2"/>
                  <w:sz w:val="24"/>
                  <w:szCs w:val="24"/>
                  <w:lang w:val="en-US" w:eastAsia="zh-CN" w:bidi="ar-SA"/>
                </w:rPr>
              </m:ctrlPr>
            </m:e>
            <m:sub>
              <m:r>
                <m:rPr/>
                <w:rPr>
                  <w:rFonts w:hint="default" w:ascii="Cambria Math" w:hAnsi="Cambria Math" w:cs="Cambria Math"/>
                  <w:color w:val="000000"/>
                  <w:kern w:val="2"/>
                  <w:sz w:val="24"/>
                  <w:szCs w:val="24"/>
                  <w:lang w:val="en-US" w:eastAsia="zh-CN" w:bidi="ar-SA"/>
                </w:rPr>
                <m:t>k</m:t>
              </m:r>
              <m:ctrlPr>
                <w:rPr>
                  <w:rFonts w:hint="default" w:ascii="Cambria Math" w:hAnsi="Cambria Math" w:cs="Cambria Math"/>
                  <w:bCs w:val="0"/>
                  <w:i/>
                  <w:color w:val="000000"/>
                  <w:kern w:val="2"/>
                  <w:sz w:val="24"/>
                  <w:szCs w:val="24"/>
                  <w:lang w:val="en-US" w:eastAsia="zh-CN" w:bidi="ar-SA"/>
                </w:rPr>
              </m:ctrlPr>
            </m:sub>
          </m:sSub>
          <m:r>
            <m:rPr/>
            <w:rPr>
              <w:rFonts w:hint="default" w:ascii="Cambria Math" w:hAnsi="Cambria Math" w:cs="Cambria Math"/>
              <w:color w:val="000000"/>
              <w:kern w:val="2"/>
              <w:sz w:val="24"/>
              <w:szCs w:val="24"/>
              <w:lang w:val="en-US" w:eastAsia="zh-CN" w:bidi="ar-SA"/>
            </w:rPr>
            <m:t>,:]|i=0,2,...,H−</m:t>
          </m:r>
          <m:sSub>
            <m:sSubPr>
              <m:ctrlPr>
                <w:rPr>
                  <w:rFonts w:hint="default" w:ascii="Cambria Math" w:hAnsi="Cambria Math" w:cs="Cambria Math"/>
                  <w:bCs w:val="0"/>
                  <w:i/>
                  <w:color w:val="000000"/>
                  <w:kern w:val="2"/>
                  <w:sz w:val="24"/>
                  <w:szCs w:val="24"/>
                  <w:lang w:val="en-US" w:eastAsia="zh-CN" w:bidi="ar-SA"/>
                </w:rPr>
              </m:ctrlPr>
            </m:sSubPr>
            <m:e>
              <m:r>
                <m:rPr/>
                <w:rPr>
                  <w:rFonts w:hint="default" w:ascii="Cambria Math" w:hAnsi="Cambria Math" w:cs="Cambria Math"/>
                  <w:color w:val="000000"/>
                  <w:kern w:val="2"/>
                  <w:sz w:val="24"/>
                  <w:szCs w:val="24"/>
                  <w:lang w:val="en-US" w:eastAsia="zh-CN" w:bidi="ar-SA"/>
                </w:rPr>
                <m:t>s</m:t>
              </m:r>
              <m:ctrlPr>
                <w:rPr>
                  <w:rFonts w:hint="default" w:ascii="Cambria Math" w:hAnsi="Cambria Math" w:cs="Cambria Math"/>
                  <w:bCs w:val="0"/>
                  <w:i/>
                  <w:color w:val="000000"/>
                  <w:kern w:val="2"/>
                  <w:sz w:val="24"/>
                  <w:szCs w:val="24"/>
                  <w:lang w:val="en-US" w:eastAsia="zh-CN" w:bidi="ar-SA"/>
                </w:rPr>
              </m:ctrlPr>
            </m:e>
            <m:sub>
              <m:r>
                <m:rPr/>
                <w:rPr>
                  <w:rFonts w:hint="default" w:ascii="Cambria Math" w:hAnsi="Cambria Math" w:cs="Cambria Math"/>
                  <w:color w:val="000000"/>
                  <w:kern w:val="2"/>
                  <w:sz w:val="24"/>
                  <w:szCs w:val="24"/>
                  <w:lang w:val="en-US" w:eastAsia="zh-CN" w:bidi="ar-SA"/>
                </w:rPr>
                <m:t>k</m:t>
              </m:r>
              <m:ctrlPr>
                <w:rPr>
                  <w:rFonts w:hint="default" w:ascii="Cambria Math" w:hAnsi="Cambria Math" w:cs="Cambria Math"/>
                  <w:bCs w:val="0"/>
                  <w:i/>
                  <w:color w:val="000000"/>
                  <w:kern w:val="2"/>
                  <w:sz w:val="24"/>
                  <w:szCs w:val="24"/>
                  <w:lang w:val="en-US" w:eastAsia="zh-CN" w:bidi="ar-SA"/>
                </w:rPr>
              </m:ctrlPr>
            </m:sub>
          </m:sSub>
          <m:r>
            <m:rPr/>
            <w:rPr>
              <w:rFonts w:hint="default" w:ascii="Cambria Math" w:hAnsi="Cambria Math" w:cs="Cambria Math"/>
              <w:color w:val="000000"/>
              <w:kern w:val="2"/>
              <w:sz w:val="24"/>
              <w:szCs w:val="24"/>
              <w:lang w:val="en-US" w:eastAsia="zh-CN" w:bidi="ar-SA"/>
            </w:rPr>
            <m:t>;j=0,2,..,W−</m:t>
          </m:r>
          <m:sSub>
            <m:sSubPr>
              <m:ctrlPr>
                <w:rPr>
                  <w:rFonts w:hint="default" w:ascii="Cambria Math" w:hAnsi="Cambria Math" w:cs="Cambria Math"/>
                  <w:bCs w:val="0"/>
                  <w:i/>
                  <w:color w:val="000000"/>
                  <w:kern w:val="2"/>
                  <w:sz w:val="24"/>
                  <w:szCs w:val="24"/>
                  <w:lang w:val="en-US" w:eastAsia="zh-CN" w:bidi="ar-SA"/>
                </w:rPr>
              </m:ctrlPr>
            </m:sSubPr>
            <m:e>
              <m:r>
                <m:rPr/>
                <w:rPr>
                  <w:rFonts w:hint="default" w:ascii="Cambria Math" w:hAnsi="Cambria Math" w:cs="Cambria Math"/>
                  <w:color w:val="000000"/>
                  <w:kern w:val="2"/>
                  <w:sz w:val="24"/>
                  <w:szCs w:val="24"/>
                  <w:lang w:val="en-US" w:eastAsia="zh-CN" w:bidi="ar-SA"/>
                </w:rPr>
                <m:t>s</m:t>
              </m:r>
              <m:ctrlPr>
                <w:rPr>
                  <w:rFonts w:hint="default" w:ascii="Cambria Math" w:hAnsi="Cambria Math" w:cs="Cambria Math"/>
                  <w:bCs w:val="0"/>
                  <w:i/>
                  <w:color w:val="000000"/>
                  <w:kern w:val="2"/>
                  <w:sz w:val="24"/>
                  <w:szCs w:val="24"/>
                  <w:lang w:val="en-US" w:eastAsia="zh-CN" w:bidi="ar-SA"/>
                </w:rPr>
              </m:ctrlPr>
            </m:e>
            <m:sub>
              <m:r>
                <m:rPr/>
                <w:rPr>
                  <w:rFonts w:hint="default" w:ascii="Cambria Math" w:hAnsi="Cambria Math" w:cs="Cambria Math"/>
                  <w:color w:val="000000"/>
                  <w:kern w:val="2"/>
                  <w:sz w:val="24"/>
                  <w:szCs w:val="24"/>
                  <w:lang w:val="en-US" w:eastAsia="zh-CN" w:bidi="ar-SA"/>
                </w:rPr>
                <m:t>k</m:t>
              </m:r>
              <m:ctrlPr>
                <w:rPr>
                  <w:rFonts w:hint="default" w:ascii="Cambria Math" w:hAnsi="Cambria Math" w:cs="Cambria Math"/>
                  <w:bCs w:val="0"/>
                  <w:i/>
                  <w:color w:val="000000"/>
                  <w:kern w:val="2"/>
                  <w:sz w:val="24"/>
                  <w:szCs w:val="24"/>
                  <w:lang w:val="en-US" w:eastAsia="zh-CN" w:bidi="ar-SA"/>
                </w:rPr>
              </m:ctrlPr>
            </m:sub>
          </m:sSub>
          <m:r>
            <m:rPr/>
            <w:rPr>
              <w:rFonts w:hint="default" w:ascii="Cambria Math" w:hAnsi="Cambria Math" w:cs="Cambria Math"/>
              <w:color w:val="000000"/>
              <w:kern w:val="2"/>
              <w:sz w:val="24"/>
              <w:szCs w:val="24"/>
              <w:lang w:val="en-US" w:eastAsia="zh-CN" w:bidi="ar-SA"/>
            </w:rPr>
            <m:t>}</m:t>
          </m:r>
        </m:oMath>
      </m:oMathPara>
    </w:p>
    <w:p w14:paraId="5716BF72">
      <w:pPr>
        <w:spacing w:line="360" w:lineRule="auto"/>
        <w:jc w:val="left"/>
        <w:rPr>
          <w:rFonts w:hint="eastAsia" w:hAnsi="Cambria Math" w:cs="Cambria Math"/>
          <w:bCs w:val="0"/>
          <w:i w:val="0"/>
          <w:color w:val="000000"/>
          <w:kern w:val="2"/>
          <w:sz w:val="24"/>
          <w:szCs w:val="24"/>
          <w:lang w:val="en-US" w:eastAsia="zh-CN" w:bidi="ar-SA"/>
        </w:rPr>
      </w:pPr>
      <w:r>
        <w:rPr>
          <w:rFonts w:hint="eastAsia" w:hAnsi="Cambria Math" w:cs="Cambria Math"/>
          <w:bCs w:val="0"/>
          <w:i w:val="0"/>
          <w:color w:val="000000"/>
          <w:kern w:val="2"/>
          <w:sz w:val="24"/>
          <w:szCs w:val="24"/>
          <w:lang w:val="en-US" w:eastAsia="zh-CN" w:bidi="ar-SA"/>
        </w:rPr>
        <w:t>其中：</w:t>
      </w:r>
    </w:p>
    <w:p w14:paraId="4ADD03BB">
      <w:pPr>
        <w:spacing w:line="360" w:lineRule="auto"/>
        <w:jc w:val="left"/>
        <w:rPr>
          <w:rFonts w:hint="default" w:hAnsi="Cambria Math" w:cs="Cambria Math"/>
          <w:b w:val="0"/>
          <w:bCs w:val="0"/>
          <w:i w:val="0"/>
          <w:color w:val="000000"/>
          <w:kern w:val="2"/>
          <w:sz w:val="24"/>
          <w:szCs w:val="24"/>
          <w:lang w:val="en-US" w:eastAsia="zh-CN" w:bidi="ar-SA"/>
        </w:rPr>
      </w:pPr>
      <m:oMathPara>
        <m:oMath>
          <m:sSubSup>
            <m:sSubSupPr>
              <m:ctrlPr>
                <w:rPr>
                  <w:rFonts w:hint="default" w:ascii="Cambria Math" w:hAnsi="Cambria Math" w:cs="Cambria Math"/>
                  <w:bCs w:val="0"/>
                  <w:i/>
                  <w:color w:val="000000"/>
                  <w:kern w:val="2"/>
                  <w:sz w:val="24"/>
                  <w:szCs w:val="24"/>
                  <w:lang w:val="en-US" w:eastAsia="zh-CN" w:bidi="ar-SA"/>
                </w:rPr>
              </m:ctrlPr>
            </m:sSubSupPr>
            <m:e>
              <m:r>
                <m:rPr/>
                <w:rPr>
                  <w:rFonts w:hint="default" w:ascii="Cambria Math" w:hAnsi="Cambria Math" w:cs="Cambria Math"/>
                  <w:color w:val="000000"/>
                  <w:kern w:val="2"/>
                  <w:sz w:val="24"/>
                  <w:szCs w:val="24"/>
                  <w:lang w:val="en-US" w:eastAsia="zh-CN" w:bidi="ar-SA"/>
                </w:rPr>
                <m:t>F</m:t>
              </m:r>
              <m:ctrlPr>
                <w:rPr>
                  <w:rFonts w:hint="default" w:ascii="Cambria Math" w:hAnsi="Cambria Math" w:cs="Cambria Math"/>
                  <w:bCs w:val="0"/>
                  <w:i/>
                  <w:color w:val="000000"/>
                  <w:kern w:val="2"/>
                  <w:sz w:val="24"/>
                  <w:szCs w:val="24"/>
                  <w:lang w:val="en-US" w:eastAsia="zh-CN" w:bidi="ar-SA"/>
                </w:rPr>
              </m:ctrlPr>
            </m:e>
            <m:sub>
              <m:r>
                <m:rPr/>
                <w:rPr>
                  <w:rFonts w:hint="default" w:ascii="Cambria Math" w:hAnsi="Cambria Math" w:cs="Cambria Math"/>
                  <w:color w:val="000000"/>
                  <w:kern w:val="2"/>
                  <w:sz w:val="24"/>
                  <w:szCs w:val="24"/>
                  <w:lang w:val="en-US" w:eastAsia="zh-CN" w:bidi="ar-SA"/>
                </w:rPr>
                <m:t>k</m:t>
              </m:r>
              <m:ctrlPr>
                <w:rPr>
                  <w:rFonts w:hint="default" w:ascii="Cambria Math" w:hAnsi="Cambria Math" w:cs="Cambria Math"/>
                  <w:bCs w:val="0"/>
                  <w:i/>
                  <w:color w:val="000000"/>
                  <w:kern w:val="2"/>
                  <w:sz w:val="24"/>
                  <w:szCs w:val="24"/>
                  <w:lang w:val="en-US" w:eastAsia="zh-CN" w:bidi="ar-SA"/>
                </w:rPr>
              </m:ctrlPr>
            </m:sub>
            <m:sup>
              <m:r>
                <m:rPr/>
                <w:rPr>
                  <w:rFonts w:hint="default" w:ascii="Cambria Math" w:hAnsi="Cambria Math" w:cs="Cambria Math"/>
                  <w:color w:val="000000"/>
                  <w:kern w:val="2"/>
                  <w:sz w:val="24"/>
                  <w:szCs w:val="24"/>
                  <w:lang w:val="en-US" w:eastAsia="zh-CN" w:bidi="ar-SA"/>
                </w:rPr>
                <m:t>(i,j)</m:t>
              </m:r>
              <m:ctrlPr>
                <w:rPr>
                  <w:rFonts w:hint="default" w:ascii="Cambria Math" w:hAnsi="Cambria Math" w:cs="Cambria Math"/>
                  <w:bCs w:val="0"/>
                  <w:i/>
                  <w:color w:val="000000"/>
                  <w:kern w:val="2"/>
                  <w:sz w:val="24"/>
                  <w:szCs w:val="24"/>
                  <w:lang w:val="en-US" w:eastAsia="zh-CN" w:bidi="ar-SA"/>
                </w:rPr>
              </m:ctrlPr>
            </m:sup>
          </m:sSubSup>
          <m:r>
            <m:rPr/>
            <w:rPr>
              <w:rFonts w:ascii="Cambria Math" w:hAnsi="Cambria Math" w:cs="Cambria Math"/>
              <w:color w:val="000000"/>
              <w:kern w:val="2"/>
              <w:sz w:val="24"/>
              <w:szCs w:val="24"/>
              <w:lang w:val="en-US" w:bidi="ar-SA"/>
            </w:rPr>
            <m:t>∈</m:t>
          </m:r>
          <m:sSup>
            <m:sSupPr>
              <m:ctrlPr>
                <w:rPr>
                  <w:rFonts w:hint="default" w:ascii="Cambria Math" w:hAnsi="Cambria Math" w:cs="Cambria Math"/>
                  <w:b w:val="0"/>
                  <w:bCs w:val="0"/>
                  <w:i/>
                  <w:color w:val="000000"/>
                  <w:kern w:val="2"/>
                  <w:sz w:val="24"/>
                  <w:szCs w:val="24"/>
                  <w:lang w:val="en-US" w:eastAsia="zh-CN" w:bidi="ar-SA"/>
                </w:rPr>
              </m:ctrlPr>
            </m:sSupPr>
            <m:e>
              <m:r>
                <m:rPr/>
                <w:rPr>
                  <w:rFonts w:hint="default" w:ascii="Cambria Math" w:hAnsi="Cambria Math" w:cs="Cambria Math"/>
                  <w:color w:val="000000"/>
                  <w:kern w:val="2"/>
                  <w:sz w:val="24"/>
                  <w:szCs w:val="24"/>
                  <w:lang w:val="en-US" w:eastAsia="zh-CN" w:bidi="ar-SA"/>
                </w:rPr>
                <m:t>R</m:t>
              </m:r>
              <m:ctrlPr>
                <w:rPr>
                  <w:rFonts w:hint="default" w:ascii="Cambria Math" w:hAnsi="Cambria Math" w:cs="Cambria Math"/>
                  <w:b w:val="0"/>
                  <w:bCs w:val="0"/>
                  <w:i/>
                  <w:color w:val="000000"/>
                  <w:kern w:val="2"/>
                  <w:sz w:val="24"/>
                  <w:szCs w:val="24"/>
                  <w:lang w:val="en-US" w:eastAsia="zh-CN" w:bidi="ar-SA"/>
                </w:rPr>
              </m:ctrlPr>
            </m:e>
            <m:sup>
              <m:sSub>
                <m:sSubPr>
                  <m:ctrlPr>
                    <w:rPr>
                      <w:rFonts w:hint="default" w:ascii="Cambria Math" w:hAnsi="Cambria Math" w:cs="Cambria Math"/>
                      <w:b w:val="0"/>
                      <w:bCs w:val="0"/>
                      <w:i/>
                      <w:color w:val="000000"/>
                      <w:kern w:val="2"/>
                      <w:sz w:val="24"/>
                      <w:szCs w:val="24"/>
                      <w:lang w:val="en-US" w:eastAsia="zh-CN" w:bidi="ar-SA"/>
                    </w:rPr>
                  </m:ctrlPr>
                </m:sSubPr>
                <m:e>
                  <m:r>
                    <m:rPr/>
                    <w:rPr>
                      <w:rFonts w:hint="default" w:ascii="Cambria Math" w:hAnsi="Cambria Math" w:cs="Cambria Math"/>
                      <w:color w:val="000000"/>
                      <w:kern w:val="2"/>
                      <w:sz w:val="24"/>
                      <w:szCs w:val="24"/>
                      <w:lang w:val="en-US" w:eastAsia="zh-CN" w:bidi="ar-SA"/>
                    </w:rPr>
                    <m:t>s</m:t>
                  </m:r>
                  <m:ctrlPr>
                    <w:rPr>
                      <w:rFonts w:hint="default" w:ascii="Cambria Math" w:hAnsi="Cambria Math" w:cs="Cambria Math"/>
                      <w:b w:val="0"/>
                      <w:bCs w:val="0"/>
                      <w:i/>
                      <w:color w:val="000000"/>
                      <w:kern w:val="2"/>
                      <w:sz w:val="24"/>
                      <w:szCs w:val="24"/>
                      <w:lang w:val="en-US" w:eastAsia="zh-CN" w:bidi="ar-SA"/>
                    </w:rPr>
                  </m:ctrlPr>
                </m:e>
                <m:sub>
                  <m:r>
                    <m:rPr/>
                    <w:rPr>
                      <w:rFonts w:hint="default" w:ascii="Cambria Math" w:hAnsi="Cambria Math" w:cs="Cambria Math"/>
                      <w:color w:val="000000"/>
                      <w:kern w:val="2"/>
                      <w:sz w:val="24"/>
                      <w:szCs w:val="24"/>
                      <w:lang w:val="en-US" w:eastAsia="zh-CN" w:bidi="ar-SA"/>
                    </w:rPr>
                    <m:t>k</m:t>
                  </m:r>
                  <m:ctrlPr>
                    <w:rPr>
                      <w:rFonts w:hint="default" w:ascii="Cambria Math" w:hAnsi="Cambria Math" w:cs="Cambria Math"/>
                      <w:b w:val="0"/>
                      <w:bCs w:val="0"/>
                      <w:i/>
                      <w:color w:val="000000"/>
                      <w:kern w:val="2"/>
                      <w:sz w:val="24"/>
                      <w:szCs w:val="24"/>
                      <w:lang w:val="en-US" w:eastAsia="zh-CN" w:bidi="ar-SA"/>
                    </w:rPr>
                  </m:ctrlPr>
                </m:sub>
              </m:sSub>
              <m:r>
                <m:rPr/>
                <w:rPr>
                  <w:rFonts w:ascii="Cambria Math" w:hAnsi="Cambria Math" w:cs="Cambria Math"/>
                  <w:color w:val="000000"/>
                  <w:kern w:val="2"/>
                  <w:sz w:val="24"/>
                  <w:szCs w:val="24"/>
                  <w:lang w:val="en-US" w:bidi="ar-SA"/>
                </w:rPr>
                <m:t>×</m:t>
              </m:r>
              <m:sSub>
                <m:sSubPr>
                  <m:ctrlPr>
                    <w:rPr>
                      <w:rFonts w:ascii="Cambria Math" w:hAnsi="Cambria Math" w:cs="Cambria Math"/>
                      <w:bCs w:val="0"/>
                      <w:i/>
                      <w:color w:val="000000"/>
                      <w:kern w:val="2"/>
                      <w:sz w:val="24"/>
                      <w:szCs w:val="24"/>
                      <w:lang w:val="en-US" w:bidi="ar-SA"/>
                    </w:rPr>
                  </m:ctrlPr>
                </m:sSubPr>
                <m:e>
                  <m:r>
                    <m:rPr/>
                    <w:rPr>
                      <w:rFonts w:hint="default" w:ascii="Cambria Math" w:hAnsi="Cambria Math" w:cs="Cambria Math"/>
                      <w:color w:val="000000"/>
                      <w:kern w:val="2"/>
                      <w:sz w:val="24"/>
                      <w:szCs w:val="24"/>
                      <w:lang w:val="en-US" w:eastAsia="zh-CN" w:bidi="ar-SA"/>
                    </w:rPr>
                    <m:t>s</m:t>
                  </m:r>
                  <m:ctrlPr>
                    <w:rPr>
                      <w:rFonts w:ascii="Cambria Math" w:hAnsi="Cambria Math" w:cs="Cambria Math"/>
                      <w:bCs w:val="0"/>
                      <w:i/>
                      <w:color w:val="000000"/>
                      <w:kern w:val="2"/>
                      <w:sz w:val="24"/>
                      <w:szCs w:val="24"/>
                      <w:lang w:val="en-US" w:bidi="ar-SA"/>
                    </w:rPr>
                  </m:ctrlPr>
                </m:e>
                <m:sub>
                  <m:r>
                    <m:rPr/>
                    <w:rPr>
                      <w:rFonts w:hint="default" w:ascii="Cambria Math" w:hAnsi="Cambria Math" w:cs="Cambria Math"/>
                      <w:color w:val="000000"/>
                      <w:kern w:val="2"/>
                      <w:sz w:val="24"/>
                      <w:szCs w:val="24"/>
                      <w:lang w:val="en-US" w:eastAsia="zh-CN" w:bidi="ar-SA"/>
                    </w:rPr>
                    <m:t>k</m:t>
                  </m:r>
                  <m:ctrlPr>
                    <w:rPr>
                      <w:rFonts w:ascii="Cambria Math" w:hAnsi="Cambria Math" w:cs="Cambria Math"/>
                      <w:bCs w:val="0"/>
                      <w:i/>
                      <w:color w:val="000000"/>
                      <w:kern w:val="2"/>
                      <w:sz w:val="24"/>
                      <w:szCs w:val="24"/>
                      <w:lang w:val="en-US" w:bidi="ar-SA"/>
                    </w:rPr>
                  </m:ctrlPr>
                </m:sub>
              </m:sSub>
              <m:r>
                <m:rPr/>
                <w:rPr>
                  <w:rFonts w:ascii="Cambria Math" w:hAnsi="Cambria Math" w:cs="Cambria Math"/>
                  <w:color w:val="000000"/>
                  <w:kern w:val="2"/>
                  <w:sz w:val="24"/>
                  <w:szCs w:val="24"/>
                  <w:lang w:val="en-US" w:bidi="ar-SA"/>
                </w:rPr>
                <m:t>×</m:t>
              </m:r>
              <m:r>
                <m:rPr/>
                <w:rPr>
                  <w:rFonts w:hint="default" w:ascii="Cambria Math" w:hAnsi="Cambria Math" w:cs="Cambria Math"/>
                  <w:color w:val="000000"/>
                  <w:kern w:val="2"/>
                  <w:sz w:val="24"/>
                  <w:szCs w:val="24"/>
                  <w:lang w:val="en-US" w:eastAsia="zh-CN" w:bidi="ar-SA"/>
                </w:rPr>
                <m:t>C</m:t>
              </m:r>
              <m:ctrlPr>
                <w:rPr>
                  <w:rFonts w:hint="default" w:ascii="Cambria Math" w:hAnsi="Cambria Math" w:cs="Cambria Math"/>
                  <w:b w:val="0"/>
                  <w:bCs w:val="0"/>
                  <w:i/>
                  <w:color w:val="000000"/>
                  <w:kern w:val="2"/>
                  <w:sz w:val="24"/>
                  <w:szCs w:val="24"/>
                  <w:lang w:val="en-US" w:eastAsia="zh-CN" w:bidi="ar-SA"/>
                </w:rPr>
              </m:ctrlPr>
            </m:sup>
          </m:sSup>
        </m:oMath>
      </m:oMathPara>
    </w:p>
    <w:p w14:paraId="0F78912A">
      <w:pPr>
        <w:spacing w:line="360" w:lineRule="auto"/>
        <w:jc w:val="left"/>
        <w:rPr>
          <w:rFonts w:hint="eastAsia" w:hAnsi="Cambria Math" w:cs="Cambria Math"/>
          <w:b w:val="0"/>
          <w:bCs w:val="0"/>
          <w:i w:val="0"/>
          <w:color w:val="000000"/>
          <w:kern w:val="2"/>
          <w:sz w:val="24"/>
          <w:szCs w:val="24"/>
          <w:lang w:val="en-US" w:eastAsia="zh-CN" w:bidi="ar-SA"/>
        </w:rPr>
      </w:pPr>
      <w:r>
        <w:rPr>
          <w:rFonts w:hint="eastAsia" w:hAnsi="Cambria Math" w:cs="Cambria Math"/>
          <w:b w:val="0"/>
          <w:bCs w:val="0"/>
          <w:i w:val="0"/>
          <w:color w:val="000000"/>
          <w:kern w:val="2"/>
          <w:sz w:val="24"/>
          <w:szCs w:val="24"/>
          <w:lang w:val="en-US" w:eastAsia="zh-CN" w:bidi="ar-SA"/>
        </w:rPr>
        <w:t>表示第</w:t>
      </w:r>
      <m:oMath>
        <m:r>
          <m:rPr/>
          <w:rPr>
            <w:rFonts w:hint="default" w:ascii="Cambria Math" w:hAnsi="Cambria Math" w:cs="Cambria Math"/>
            <w:color w:val="000000"/>
            <w:kern w:val="2"/>
            <w:sz w:val="24"/>
            <w:szCs w:val="24"/>
            <w:lang w:val="en-US" w:eastAsia="zh-CN" w:bidi="ar-SA"/>
          </w:rPr>
          <m:t>k</m:t>
        </m:r>
      </m:oMath>
      <w:r>
        <w:rPr>
          <w:rFonts w:hint="eastAsia" w:hAnsi="Cambria Math" w:cs="Cambria Math"/>
          <w:b w:val="0"/>
          <w:bCs w:val="0"/>
          <w:i w:val="0"/>
          <w:color w:val="000000"/>
          <w:kern w:val="2"/>
          <w:sz w:val="24"/>
          <w:szCs w:val="24"/>
          <w:lang w:val="en-US" w:eastAsia="zh-CN" w:bidi="ar-SA"/>
        </w:rPr>
        <w:t>个尺度下位置</w:t>
      </w:r>
      <m:oMath>
        <m:r>
          <m:rPr/>
          <w:rPr>
            <w:rFonts w:hint="default" w:ascii="Cambria Math" w:hAnsi="Cambria Math" w:cs="Cambria Math"/>
            <w:color w:val="000000"/>
            <w:kern w:val="2"/>
            <w:sz w:val="24"/>
            <w:szCs w:val="24"/>
            <w:lang w:val="en-US" w:eastAsia="zh-CN" w:bidi="ar-SA"/>
          </w:rPr>
          <m:t>(i,j)</m:t>
        </m:r>
      </m:oMath>
      <w:r>
        <w:rPr>
          <w:rFonts w:hint="eastAsia" w:hAnsi="Cambria Math" w:cs="Cambria Math"/>
          <w:b w:val="0"/>
          <w:bCs w:val="0"/>
          <w:i w:val="0"/>
          <w:color w:val="000000"/>
          <w:kern w:val="2"/>
          <w:sz w:val="24"/>
          <w:szCs w:val="24"/>
          <w:lang w:val="en-US" w:eastAsia="zh-CN" w:bidi="ar-SA"/>
        </w:rPr>
        <w:t>处的特征子集。</w:t>
      </w:r>
    </w:p>
    <w:p w14:paraId="3881CA2E">
      <w:pPr>
        <w:spacing w:line="360" w:lineRule="auto"/>
        <w:jc w:val="left"/>
        <w:rPr>
          <w:rFonts w:hint="default" w:hAnsi="Cambria Math" w:cs="Cambria Math"/>
          <w:b w:val="0"/>
          <w:bCs w:val="0"/>
          <w:i w:val="0"/>
          <w:color w:val="000000"/>
          <w:kern w:val="2"/>
          <w:sz w:val="24"/>
          <w:szCs w:val="24"/>
          <w:lang w:val="en-US" w:eastAsia="zh-CN" w:bidi="ar-SA"/>
        </w:rPr>
      </w:pPr>
      <w:r>
        <w:rPr>
          <w:rFonts w:hint="eastAsia" w:hAnsi="Cambria Math" w:cs="Cambria Math"/>
          <w:b w:val="0"/>
          <w:bCs w:val="0"/>
          <w:i w:val="0"/>
          <w:color w:val="000000"/>
          <w:kern w:val="2"/>
          <w:sz w:val="24"/>
          <w:szCs w:val="24"/>
          <w:lang w:val="en-US" w:eastAsia="zh-CN" w:bidi="ar-SA"/>
        </w:rPr>
        <w:t>通过多尺度滑动窗口机制，从同一输入特征图中提取得到3组不同尺度特征子集，进而形成层次化的多尺度特征表示。</w:t>
      </w:r>
    </w:p>
    <w:p w14:paraId="3A08CC48">
      <w:pPr>
        <w:spacing w:line="360" w:lineRule="auto"/>
        <w:jc w:val="left"/>
        <w:rPr>
          <w:rFonts w:hint="eastAsia" w:ascii="宋体" w:hAnsi="宋体" w:eastAsia="宋体" w:cs="宋体"/>
          <w:sz w:val="24"/>
          <w:szCs w:val="24"/>
          <w:lang w:eastAsia="zh-CN"/>
        </w:rPr>
      </w:pPr>
      <w:r>
        <w:rPr>
          <w:rFonts w:hint="eastAsia" w:ascii="Times New Roman" w:hAnsi="Times New Roman"/>
          <w:b/>
          <w:bCs/>
          <w:color w:val="000000"/>
          <w:sz w:val="24"/>
          <w:szCs w:val="24"/>
        </w:rPr>
        <w:t>[</w:t>
      </w:r>
      <w:r>
        <w:rPr>
          <w:rFonts w:ascii="Times New Roman" w:hAnsi="Times New Roman"/>
          <w:b/>
          <w:bCs/>
          <w:color w:val="000000"/>
          <w:sz w:val="24"/>
          <w:szCs w:val="24"/>
        </w:rPr>
        <w:t>00</w:t>
      </w:r>
      <w:r>
        <w:rPr>
          <w:rFonts w:hint="eastAsia" w:ascii="Times New Roman" w:hAnsi="Times New Roman"/>
          <w:b/>
          <w:bCs/>
          <w:color w:val="000000"/>
          <w:sz w:val="24"/>
          <w:szCs w:val="24"/>
          <w:lang w:val="en-US" w:eastAsia="zh-CN"/>
        </w:rPr>
        <w:t>24</w:t>
      </w:r>
      <w:r>
        <w:rPr>
          <w:rFonts w:ascii="Times New Roman" w:hAnsi="Times New Roman"/>
          <w:b/>
          <w:bCs/>
          <w:color w:val="000000"/>
          <w:sz w:val="24"/>
          <w:szCs w:val="24"/>
        </w:rPr>
        <w:t>]</w:t>
      </w:r>
      <w:r>
        <w:rPr>
          <w:rFonts w:hint="eastAsia" w:ascii="Times New Roman" w:hAnsi="Times New Roman"/>
          <w:b/>
          <w:bCs/>
          <w:color w:val="000000"/>
          <w:sz w:val="24"/>
          <w:szCs w:val="24"/>
          <w:lang w:val="en-US" w:eastAsia="zh-CN"/>
        </w:rPr>
        <w:t xml:space="preserve"> </w:t>
      </w:r>
      <w:r>
        <w:rPr>
          <w:rFonts w:ascii="宋体" w:hAnsi="宋体" w:eastAsia="宋体" w:cs="宋体"/>
          <w:sz w:val="24"/>
          <w:szCs w:val="24"/>
        </w:rPr>
        <w:t>步骤</w:t>
      </w:r>
      <w:ins w:id="206" w:author="♚酸奶" w:date="2025-12-05T09:40:12Z">
        <w:r>
          <w:rPr>
            <w:rFonts w:hint="eastAsia" w:ascii="宋体" w:hAnsi="宋体" w:cs="宋体"/>
            <w:sz w:val="24"/>
            <w:szCs w:val="24"/>
            <w:lang w:val="en-US" w:eastAsia="zh-CN"/>
          </w:rPr>
          <w:t>S</w:t>
        </w:r>
      </w:ins>
      <w:r>
        <w:rPr>
          <w:rFonts w:hint="eastAsia" w:ascii="宋体" w:hAnsi="宋体" w:cs="宋体"/>
          <w:sz w:val="24"/>
          <w:szCs w:val="24"/>
          <w:lang w:val="en-US" w:eastAsia="zh-CN"/>
        </w:rPr>
        <w:t>2 特征编码与归一化：</w:t>
      </w:r>
    </w:p>
    <w:p w14:paraId="15857FB9">
      <w:pPr>
        <w:spacing w:line="360" w:lineRule="auto"/>
        <w:jc w:val="left"/>
        <w:rPr>
          <w:rFonts w:hint="eastAsia" w:hAnsi="Cambria Math" w:cs="Times New Roman"/>
          <w:b w:val="0"/>
          <w:bCs w:val="0"/>
          <w:i w:val="0"/>
          <w:color w:val="000000"/>
          <w:kern w:val="2"/>
          <w:sz w:val="24"/>
          <w:szCs w:val="24"/>
          <w:lang w:val="en-US" w:eastAsia="zh-CN" w:bidi="ar-SA"/>
        </w:rPr>
      </w:pPr>
      <w:r>
        <w:rPr>
          <w:rFonts w:hint="eastAsia" w:ascii="Times New Roman" w:hAnsi="Times New Roman"/>
          <w:b/>
          <w:bCs/>
          <w:color w:val="000000"/>
          <w:sz w:val="24"/>
          <w:szCs w:val="24"/>
        </w:rPr>
        <w:t>[</w:t>
      </w:r>
      <w:r>
        <w:rPr>
          <w:rFonts w:ascii="Times New Roman" w:hAnsi="Times New Roman"/>
          <w:b/>
          <w:bCs/>
          <w:color w:val="000000"/>
          <w:sz w:val="24"/>
          <w:szCs w:val="24"/>
        </w:rPr>
        <w:t>00</w:t>
      </w:r>
      <w:r>
        <w:rPr>
          <w:rFonts w:hint="eastAsia" w:ascii="Times New Roman" w:hAnsi="Times New Roman"/>
          <w:b/>
          <w:bCs/>
          <w:color w:val="000000"/>
          <w:sz w:val="24"/>
          <w:szCs w:val="24"/>
          <w:lang w:val="en-US" w:eastAsia="zh-CN"/>
        </w:rPr>
        <w:t>25</w:t>
      </w:r>
      <w:r>
        <w:rPr>
          <w:rFonts w:ascii="Times New Roman" w:hAnsi="Times New Roman"/>
          <w:b/>
          <w:bCs/>
          <w:color w:val="000000"/>
          <w:sz w:val="24"/>
          <w:szCs w:val="24"/>
        </w:rPr>
        <w:t>]</w:t>
      </w:r>
      <w:r>
        <w:rPr>
          <w:rFonts w:hint="eastAsia" w:ascii="Times New Roman" w:hAnsi="Times New Roman"/>
          <w:b/>
          <w:bCs/>
          <w:color w:val="000000"/>
          <w:sz w:val="24"/>
          <w:szCs w:val="24"/>
          <w:lang w:val="en-US" w:eastAsia="zh-CN"/>
        </w:rPr>
        <w:t xml:space="preserve"> </w:t>
      </w:r>
      <w:r>
        <w:rPr>
          <w:rFonts w:hint="eastAsia" w:ascii="Times New Roman" w:hAnsi="Times New Roman"/>
          <w:b w:val="0"/>
          <w:bCs w:val="0"/>
          <w:color w:val="000000"/>
          <w:sz w:val="24"/>
          <w:szCs w:val="24"/>
          <w:lang w:val="en-US" w:eastAsia="zh-CN"/>
        </w:rPr>
        <w:t>对于第</w:t>
      </w:r>
      <m:oMath>
        <m:r>
          <m:rPr/>
          <w:rPr>
            <w:rFonts w:hint="default" w:ascii="Cambria Math" w:hAnsi="Cambria Math" w:cs="Times New Roman"/>
            <w:color w:val="000000"/>
            <w:kern w:val="2"/>
            <w:sz w:val="24"/>
            <w:szCs w:val="24"/>
            <w:lang w:val="en-US" w:eastAsia="zh-CN" w:bidi="ar-SA"/>
          </w:rPr>
          <m:t>k</m:t>
        </m:r>
      </m:oMath>
      <w:r>
        <w:rPr>
          <w:rFonts w:hint="eastAsia" w:hAnsi="Cambria Math" w:cs="Times New Roman"/>
          <w:b w:val="0"/>
          <w:bCs w:val="0"/>
          <w:i w:val="0"/>
          <w:color w:val="000000"/>
          <w:kern w:val="2"/>
          <w:sz w:val="24"/>
          <w:szCs w:val="24"/>
          <w:lang w:val="en-US" w:eastAsia="zh-CN" w:bidi="ar-SA"/>
        </w:rPr>
        <w:t>个尺度提取的特征子集</w:t>
      </w:r>
    </w:p>
    <w:p w14:paraId="1C7A22F3">
      <w:pPr>
        <w:spacing w:line="360" w:lineRule="auto"/>
        <w:jc w:val="center"/>
        <w:rPr>
          <w:rFonts w:hint="eastAsia" w:hAnsi="Cambria Math" w:eastAsia="宋体" w:cs="Cambria Math"/>
          <w:bCs w:val="0"/>
          <w:i w:val="0"/>
          <w:color w:val="000000"/>
          <w:kern w:val="2"/>
          <w:sz w:val="24"/>
          <w:szCs w:val="24"/>
          <w:lang w:val="en-US" w:eastAsia="zh-CN" w:bidi="ar-SA"/>
        </w:rPr>
      </w:pPr>
      <m:oMath>
        <m:sSubSup>
          <m:sSubSupPr>
            <m:ctrlPr>
              <w:rPr>
                <w:rFonts w:ascii="Cambria Math" w:hAnsi="Cambria Math" w:cs="Times New Roman"/>
                <w:bCs w:val="0"/>
                <w:i/>
                <w:color w:val="000000"/>
                <w:kern w:val="2"/>
                <w:sz w:val="24"/>
                <w:szCs w:val="24"/>
                <w:lang w:val="en-US" w:bidi="ar-SA"/>
              </w:rPr>
            </m:ctrlPr>
          </m:sSubSupPr>
          <m:e>
            <m:r>
              <m:rPr/>
              <w:rPr>
                <w:rFonts w:hint="default" w:ascii="Cambria Math" w:hAnsi="Cambria Math" w:cs="Times New Roman"/>
                <w:color w:val="000000"/>
                <w:kern w:val="2"/>
                <w:sz w:val="24"/>
                <w:szCs w:val="24"/>
                <w:lang w:val="en-US" w:eastAsia="zh-CN" w:bidi="ar-SA"/>
              </w:rPr>
              <m:t>F</m:t>
            </m:r>
            <m:ctrlPr>
              <w:rPr>
                <w:rFonts w:ascii="Cambria Math" w:hAnsi="Cambria Math" w:cs="Times New Roman"/>
                <w:bCs w:val="0"/>
                <w:i/>
                <w:color w:val="000000"/>
                <w:kern w:val="2"/>
                <w:sz w:val="24"/>
                <w:szCs w:val="24"/>
                <w:lang w:val="en-US" w:bidi="ar-SA"/>
              </w:rPr>
            </m:ctrlPr>
          </m:e>
          <m:sub>
            <m:r>
              <m:rPr/>
              <w:rPr>
                <w:rFonts w:hint="default" w:ascii="Cambria Math" w:hAnsi="Cambria Math" w:cs="Times New Roman"/>
                <w:color w:val="000000"/>
                <w:kern w:val="2"/>
                <w:sz w:val="24"/>
                <w:szCs w:val="24"/>
                <w:lang w:val="en-US" w:eastAsia="zh-CN" w:bidi="ar-SA"/>
              </w:rPr>
              <m:t>k</m:t>
            </m:r>
            <m:ctrlPr>
              <w:rPr>
                <w:rFonts w:ascii="Cambria Math" w:hAnsi="Cambria Math" w:cs="Times New Roman"/>
                <w:bCs w:val="0"/>
                <w:i/>
                <w:color w:val="000000"/>
                <w:kern w:val="2"/>
                <w:sz w:val="24"/>
                <w:szCs w:val="24"/>
                <w:lang w:val="en-US" w:bidi="ar-SA"/>
              </w:rPr>
            </m:ctrlPr>
          </m:sub>
          <m:sup>
            <m:r>
              <m:rPr/>
              <w:rPr>
                <w:rFonts w:hint="default" w:ascii="Cambria Math" w:hAnsi="Cambria Math" w:cs="Times New Roman"/>
                <w:color w:val="000000"/>
                <w:kern w:val="2"/>
                <w:sz w:val="24"/>
                <w:szCs w:val="24"/>
                <w:lang w:val="en-US" w:eastAsia="zh-CN" w:bidi="ar-SA"/>
              </w:rPr>
              <m:t>(i,j)</m:t>
            </m:r>
            <m:ctrlPr>
              <w:rPr>
                <w:rFonts w:ascii="Cambria Math" w:hAnsi="Cambria Math" w:cs="Times New Roman"/>
                <w:bCs w:val="0"/>
                <w:i/>
                <w:color w:val="000000"/>
                <w:kern w:val="2"/>
                <w:sz w:val="24"/>
                <w:szCs w:val="24"/>
                <w:lang w:val="en-US" w:bidi="ar-SA"/>
              </w:rPr>
            </m:ctrlPr>
          </m:sup>
        </m:sSubSup>
        <m:r>
          <m:rPr/>
          <w:rPr>
            <w:rFonts w:ascii="Cambria Math" w:hAnsi="Cambria Math" w:cs="Times New Roman"/>
            <w:color w:val="000000"/>
            <w:kern w:val="2"/>
            <w:sz w:val="24"/>
            <w:szCs w:val="24"/>
            <w:lang w:val="en-US" w:bidi="ar-SA"/>
          </w:rPr>
          <m:t>∈</m:t>
        </m:r>
        <m:sSup>
          <m:sSupPr>
            <m:ctrlPr>
              <w:rPr>
                <w:rFonts w:hint="default" w:ascii="Cambria Math" w:hAnsi="Cambria Math" w:cs="Cambria Math"/>
                <w:bCs w:val="0"/>
                <w:i/>
                <w:color w:val="000000"/>
                <w:kern w:val="2"/>
                <w:sz w:val="24"/>
                <w:szCs w:val="24"/>
                <w:lang w:val="en-US" w:bidi="ar-SA"/>
              </w:rPr>
            </m:ctrlPr>
          </m:sSupPr>
          <m:e>
            <m:r>
              <m:rPr/>
              <w:rPr>
                <w:rFonts w:hint="default" w:ascii="Cambria Math" w:hAnsi="Cambria Math" w:cs="Cambria Math"/>
                <w:color w:val="000000"/>
                <w:kern w:val="2"/>
                <w:sz w:val="24"/>
                <w:szCs w:val="24"/>
                <w:lang w:val="en-US" w:eastAsia="zh-CN" w:bidi="ar-SA"/>
              </w:rPr>
              <m:t>R</m:t>
            </m:r>
            <m:ctrlPr>
              <w:rPr>
                <w:rFonts w:hint="default" w:ascii="Cambria Math" w:hAnsi="Cambria Math" w:cs="Cambria Math"/>
                <w:bCs w:val="0"/>
                <w:i/>
                <w:color w:val="000000"/>
                <w:kern w:val="2"/>
                <w:sz w:val="24"/>
                <w:szCs w:val="24"/>
                <w:lang w:val="en-US" w:bidi="ar-SA"/>
              </w:rPr>
            </m:ctrlPr>
          </m:e>
          <m:sup>
            <m:sSub>
              <m:sSubPr>
                <m:ctrlPr>
                  <w:rPr>
                    <w:rFonts w:hint="default" w:ascii="Cambria Math" w:hAnsi="Cambria Math" w:cs="Cambria Math"/>
                    <w:bCs w:val="0"/>
                    <w:i/>
                    <w:color w:val="000000"/>
                    <w:kern w:val="2"/>
                    <w:sz w:val="24"/>
                    <w:szCs w:val="24"/>
                    <w:lang w:val="en-US" w:bidi="ar-SA"/>
                  </w:rPr>
                </m:ctrlPr>
              </m:sSubPr>
              <m:e>
                <m:r>
                  <m:rPr/>
                  <w:rPr>
                    <w:rFonts w:hint="default" w:ascii="Cambria Math" w:hAnsi="Cambria Math" w:cs="Cambria Math"/>
                    <w:color w:val="000000"/>
                    <w:kern w:val="2"/>
                    <w:sz w:val="24"/>
                    <w:szCs w:val="24"/>
                    <w:lang w:val="en-US" w:eastAsia="zh-CN" w:bidi="ar-SA"/>
                  </w:rPr>
                  <m:t>s</m:t>
                </m:r>
                <m:ctrlPr>
                  <w:rPr>
                    <w:rFonts w:hint="default" w:ascii="Cambria Math" w:hAnsi="Cambria Math" w:cs="Cambria Math"/>
                    <w:bCs w:val="0"/>
                    <w:i/>
                    <w:color w:val="000000"/>
                    <w:kern w:val="2"/>
                    <w:sz w:val="24"/>
                    <w:szCs w:val="24"/>
                    <w:lang w:val="en-US" w:bidi="ar-SA"/>
                  </w:rPr>
                </m:ctrlPr>
              </m:e>
              <m:sub>
                <m:r>
                  <m:rPr/>
                  <w:rPr>
                    <w:rFonts w:hint="default" w:ascii="Cambria Math" w:hAnsi="Cambria Math" w:cs="Cambria Math"/>
                    <w:color w:val="000000"/>
                    <w:kern w:val="2"/>
                    <w:sz w:val="24"/>
                    <w:szCs w:val="24"/>
                    <w:lang w:val="en-US" w:eastAsia="zh-CN" w:bidi="ar-SA"/>
                  </w:rPr>
                  <m:t>k</m:t>
                </m:r>
                <m:ctrlPr>
                  <w:rPr>
                    <w:rFonts w:hint="default" w:ascii="Cambria Math" w:hAnsi="Cambria Math" w:cs="Cambria Math"/>
                    <w:bCs w:val="0"/>
                    <w:i/>
                    <w:color w:val="000000"/>
                    <w:kern w:val="2"/>
                    <w:sz w:val="24"/>
                    <w:szCs w:val="24"/>
                    <w:lang w:val="en-US" w:bidi="ar-SA"/>
                  </w:rPr>
                </m:ctrlPr>
              </m:sub>
            </m:sSub>
            <m:r>
              <m:rPr/>
              <w:rPr>
                <w:rFonts w:ascii="Cambria Math" w:hAnsi="Cambria Math" w:cs="Cambria Math"/>
                <w:color w:val="000000"/>
                <w:kern w:val="2"/>
                <w:sz w:val="24"/>
                <w:szCs w:val="24"/>
                <w:lang w:val="en-US" w:bidi="ar-SA"/>
              </w:rPr>
              <m:t>×</m:t>
            </m:r>
            <m:sSub>
              <m:sSubPr>
                <m:ctrlPr>
                  <w:rPr>
                    <w:rFonts w:ascii="Cambria Math" w:hAnsi="Cambria Math" w:cs="Cambria Math"/>
                    <w:bCs w:val="0"/>
                    <w:i/>
                    <w:color w:val="000000"/>
                    <w:kern w:val="2"/>
                    <w:sz w:val="24"/>
                    <w:szCs w:val="24"/>
                    <w:lang w:val="en-US" w:bidi="ar-SA"/>
                  </w:rPr>
                </m:ctrlPr>
              </m:sSubPr>
              <m:e>
                <m:r>
                  <m:rPr/>
                  <w:rPr>
                    <w:rFonts w:hint="default" w:ascii="Cambria Math" w:hAnsi="Cambria Math" w:cs="Cambria Math"/>
                    <w:color w:val="000000"/>
                    <w:kern w:val="2"/>
                    <w:sz w:val="24"/>
                    <w:szCs w:val="24"/>
                    <w:lang w:val="en-US" w:eastAsia="zh-CN" w:bidi="ar-SA"/>
                  </w:rPr>
                  <m:t>s</m:t>
                </m:r>
                <m:ctrlPr>
                  <w:rPr>
                    <w:rFonts w:ascii="Cambria Math" w:hAnsi="Cambria Math" w:cs="Cambria Math"/>
                    <w:bCs w:val="0"/>
                    <w:i/>
                    <w:color w:val="000000"/>
                    <w:kern w:val="2"/>
                    <w:sz w:val="24"/>
                    <w:szCs w:val="24"/>
                    <w:lang w:val="en-US" w:bidi="ar-SA"/>
                  </w:rPr>
                </m:ctrlPr>
              </m:e>
              <m:sub>
                <m:r>
                  <m:rPr/>
                  <w:rPr>
                    <w:rFonts w:hint="default" w:ascii="Cambria Math" w:hAnsi="Cambria Math" w:cs="Cambria Math"/>
                    <w:color w:val="000000"/>
                    <w:kern w:val="2"/>
                    <w:sz w:val="24"/>
                    <w:szCs w:val="24"/>
                    <w:lang w:val="en-US" w:eastAsia="zh-CN" w:bidi="ar-SA"/>
                  </w:rPr>
                  <m:t>k</m:t>
                </m:r>
                <m:ctrlPr>
                  <w:rPr>
                    <w:rFonts w:ascii="Cambria Math" w:hAnsi="Cambria Math" w:cs="Cambria Math"/>
                    <w:bCs w:val="0"/>
                    <w:i/>
                    <w:color w:val="000000"/>
                    <w:kern w:val="2"/>
                    <w:sz w:val="24"/>
                    <w:szCs w:val="24"/>
                    <w:lang w:val="en-US" w:bidi="ar-SA"/>
                  </w:rPr>
                </m:ctrlPr>
              </m:sub>
            </m:sSub>
            <m:r>
              <m:rPr/>
              <w:rPr>
                <w:rFonts w:ascii="Cambria Math" w:hAnsi="Cambria Math" w:cs="Cambria Math"/>
                <w:color w:val="000000"/>
                <w:kern w:val="2"/>
                <w:sz w:val="24"/>
                <w:szCs w:val="24"/>
                <w:lang w:val="en-US" w:bidi="ar-SA"/>
              </w:rPr>
              <m:t>×</m:t>
            </m:r>
            <m:r>
              <m:rPr/>
              <w:rPr>
                <w:rFonts w:hint="default" w:ascii="Cambria Math" w:hAnsi="Cambria Math" w:cs="Cambria Math"/>
                <w:color w:val="000000"/>
                <w:kern w:val="2"/>
                <w:sz w:val="24"/>
                <w:szCs w:val="24"/>
                <w:lang w:val="en-US" w:eastAsia="zh-CN" w:bidi="ar-SA"/>
              </w:rPr>
              <m:t>C</m:t>
            </m:r>
            <m:ctrlPr>
              <w:rPr>
                <w:rFonts w:hint="default" w:ascii="Cambria Math" w:hAnsi="Cambria Math" w:cs="Cambria Math"/>
                <w:bCs w:val="0"/>
                <w:i/>
                <w:color w:val="000000"/>
                <w:kern w:val="2"/>
                <w:sz w:val="24"/>
                <w:szCs w:val="24"/>
                <w:lang w:val="en-US" w:bidi="ar-SA"/>
              </w:rPr>
            </m:ctrlPr>
          </m:sup>
        </m:sSup>
      </m:oMath>
      <w:del w:id="207" w:author="♚酸奶" w:date="2025-12-05T09:45:54Z">
        <w:r>
          <w:rPr>
            <w:rFonts w:hint="eastAsia" w:hAnsi="Cambria Math" w:cs="Cambria Math"/>
            <w:bCs w:val="0"/>
            <w:i w:val="0"/>
            <w:color w:val="000000"/>
            <w:kern w:val="2"/>
            <w:sz w:val="24"/>
            <w:szCs w:val="24"/>
            <w:lang w:val="en-US" w:eastAsia="zh-CN" w:bidi="ar-SA"/>
          </w:rPr>
          <w:delText>，</w:delText>
        </w:r>
      </w:del>
    </w:p>
    <w:p w14:paraId="40A55575">
      <w:pPr>
        <w:spacing w:line="360" w:lineRule="auto"/>
        <w:jc w:val="both"/>
        <w:rPr>
          <w:rFonts w:hint="eastAsia" w:hAnsi="Cambria Math" w:cs="Cambria Math"/>
          <w:bCs w:val="0"/>
          <w:i w:val="0"/>
          <w:color w:val="000000"/>
          <w:kern w:val="2"/>
          <w:sz w:val="24"/>
          <w:szCs w:val="24"/>
          <w:lang w:val="en-US" w:eastAsia="zh-CN" w:bidi="ar-SA"/>
        </w:rPr>
      </w:pPr>
      <w:r>
        <w:rPr>
          <w:rFonts w:hint="eastAsia" w:hAnsi="Cambria Math" w:cs="Cambria Math"/>
          <w:bCs w:val="0"/>
          <w:i w:val="0"/>
          <w:color w:val="000000"/>
          <w:kern w:val="2"/>
          <w:sz w:val="24"/>
          <w:szCs w:val="24"/>
          <w:lang w:val="en-US" w:eastAsia="zh-CN" w:bidi="ar-SA"/>
        </w:rPr>
        <w:t>首先通过全局平均池化将其压缩为固定维度的特征向量，然后通过线性变换层进行维度对齐。具体地：</w:t>
      </w:r>
    </w:p>
    <w:p w14:paraId="30C4AEFB">
      <w:pPr>
        <w:spacing w:line="360" w:lineRule="auto"/>
        <w:jc w:val="center"/>
        <w:rPr>
          <w:rFonts w:hint="eastAsia" w:hAnsi="Cambria Math" w:cs="Cambria Math"/>
          <w:bCs w:val="0"/>
          <w:i w:val="0"/>
          <w:color w:val="000000"/>
          <w:kern w:val="2"/>
          <w:sz w:val="24"/>
          <w:szCs w:val="24"/>
          <w:lang w:val="en-US" w:eastAsia="zh-CN" w:bidi="ar-SA"/>
        </w:rPr>
      </w:pPr>
      <m:oMath>
        <m:sSubSup>
          <m:sSubSupPr>
            <m:ctrlPr>
              <w:rPr>
                <w:rFonts w:ascii="Cambria Math" w:hAnsi="Cambria Math" w:cs="Cambria Math"/>
                <w:bCs w:val="0"/>
                <w:i/>
                <w:color w:val="000000"/>
                <w:kern w:val="2"/>
                <w:sz w:val="24"/>
                <w:szCs w:val="24"/>
                <w:lang w:val="en-US" w:bidi="ar-SA"/>
              </w:rPr>
            </m:ctrlPr>
          </m:sSubSupPr>
          <m:e>
            <m:r>
              <m:rPr/>
              <w:rPr>
                <w:rFonts w:hint="default" w:ascii="Cambria Math" w:hAnsi="Cambria Math" w:cs="Cambria Math"/>
                <w:color w:val="000000"/>
                <w:kern w:val="2"/>
                <w:sz w:val="24"/>
                <w:szCs w:val="24"/>
                <w:lang w:val="en-US" w:eastAsia="zh-CN" w:bidi="ar-SA"/>
              </w:rPr>
              <m:t>f</m:t>
            </m:r>
            <m:ctrlPr>
              <w:rPr>
                <w:rFonts w:ascii="Cambria Math" w:hAnsi="Cambria Math" w:cs="Cambria Math"/>
                <w:bCs w:val="0"/>
                <w:i/>
                <w:color w:val="000000"/>
                <w:kern w:val="2"/>
                <w:sz w:val="24"/>
                <w:szCs w:val="24"/>
                <w:lang w:val="en-US" w:bidi="ar-SA"/>
              </w:rPr>
            </m:ctrlPr>
          </m:e>
          <m:sub>
            <m:r>
              <m:rPr/>
              <w:rPr>
                <w:rFonts w:hint="default" w:ascii="Cambria Math" w:hAnsi="Cambria Math" w:cs="Cambria Math"/>
                <w:color w:val="000000"/>
                <w:kern w:val="2"/>
                <w:sz w:val="24"/>
                <w:szCs w:val="24"/>
                <w:lang w:val="en-US" w:eastAsia="zh-CN" w:bidi="ar-SA"/>
              </w:rPr>
              <m:t>k</m:t>
            </m:r>
            <m:ctrlPr>
              <w:rPr>
                <w:rFonts w:ascii="Cambria Math" w:hAnsi="Cambria Math" w:cs="Cambria Math"/>
                <w:bCs w:val="0"/>
                <w:i/>
                <w:color w:val="000000"/>
                <w:kern w:val="2"/>
                <w:sz w:val="24"/>
                <w:szCs w:val="24"/>
                <w:lang w:val="en-US" w:bidi="ar-SA"/>
              </w:rPr>
            </m:ctrlPr>
          </m:sub>
          <m:sup>
            <m:r>
              <m:rPr/>
              <w:rPr>
                <w:rFonts w:hint="default" w:ascii="Cambria Math" w:hAnsi="Cambria Math" w:cs="Cambria Math"/>
                <w:color w:val="000000"/>
                <w:kern w:val="2"/>
                <w:sz w:val="24"/>
                <w:szCs w:val="24"/>
                <w:lang w:val="en-US" w:eastAsia="zh-CN" w:bidi="ar-SA"/>
              </w:rPr>
              <m:t>(i,j)</m:t>
            </m:r>
            <m:ctrlPr>
              <w:rPr>
                <w:rFonts w:ascii="Cambria Math" w:hAnsi="Cambria Math" w:cs="Cambria Math"/>
                <w:bCs w:val="0"/>
                <w:i/>
                <w:color w:val="000000"/>
                <w:kern w:val="2"/>
                <w:sz w:val="24"/>
                <w:szCs w:val="24"/>
                <w:lang w:val="en-US" w:bidi="ar-SA"/>
              </w:rPr>
            </m:ctrlPr>
          </m:sup>
        </m:sSubSup>
        <m:r>
          <m:rPr/>
          <w:rPr>
            <w:rFonts w:hint="default" w:ascii="Cambria Math" w:hAnsi="Cambria Math" w:cs="Cambria Math"/>
            <w:color w:val="000000"/>
            <w:kern w:val="2"/>
            <w:sz w:val="24"/>
            <w:szCs w:val="24"/>
            <w:lang w:val="en-US" w:eastAsia="zh-CN" w:bidi="ar-SA"/>
          </w:rPr>
          <m:t>=</m:t>
        </m:r>
        <m:sSub>
          <m:sSubPr>
            <m:ctrlPr>
              <w:rPr>
                <w:rFonts w:hint="default" w:ascii="Cambria Math" w:hAnsi="Cambria Math" w:cs="Cambria Math"/>
                <w:bCs w:val="0"/>
                <w:i/>
                <w:color w:val="000000"/>
                <w:kern w:val="2"/>
                <w:sz w:val="24"/>
                <w:szCs w:val="24"/>
                <w:lang w:val="en-US" w:eastAsia="zh-CN" w:bidi="ar-SA"/>
              </w:rPr>
            </m:ctrlPr>
          </m:sSubPr>
          <m:e>
            <m:r>
              <m:rPr/>
              <w:rPr>
                <w:rFonts w:hint="default" w:ascii="Cambria Math" w:hAnsi="Cambria Math" w:cs="Cambria Math"/>
                <w:color w:val="000000"/>
                <w:kern w:val="2"/>
                <w:sz w:val="24"/>
                <w:szCs w:val="24"/>
                <w:lang w:val="en-US" w:eastAsia="zh-CN" w:bidi="ar-SA"/>
              </w:rPr>
              <m:t>W</m:t>
            </m:r>
            <m:ctrlPr>
              <w:rPr>
                <w:rFonts w:hint="default" w:ascii="Cambria Math" w:hAnsi="Cambria Math" w:cs="Cambria Math"/>
                <w:bCs w:val="0"/>
                <w:i/>
                <w:color w:val="000000"/>
                <w:kern w:val="2"/>
                <w:sz w:val="24"/>
                <w:szCs w:val="24"/>
                <w:lang w:val="en-US" w:eastAsia="zh-CN" w:bidi="ar-SA"/>
              </w:rPr>
            </m:ctrlPr>
          </m:e>
          <m:sub>
            <m:r>
              <m:rPr/>
              <w:rPr>
                <w:rFonts w:hint="default" w:ascii="Cambria Math" w:hAnsi="Cambria Math" w:cs="Cambria Math"/>
                <w:color w:val="000000"/>
                <w:kern w:val="2"/>
                <w:sz w:val="24"/>
                <w:szCs w:val="24"/>
                <w:lang w:val="en-US" w:eastAsia="zh-CN" w:bidi="ar-SA"/>
              </w:rPr>
              <m:t>enc</m:t>
            </m:r>
            <m:ctrlPr>
              <w:rPr>
                <w:rFonts w:hint="default" w:ascii="Cambria Math" w:hAnsi="Cambria Math" w:cs="Cambria Math"/>
                <w:bCs w:val="0"/>
                <w:i/>
                <w:color w:val="000000"/>
                <w:kern w:val="2"/>
                <w:sz w:val="24"/>
                <w:szCs w:val="24"/>
                <w:lang w:val="en-US" w:eastAsia="zh-CN" w:bidi="ar-SA"/>
              </w:rPr>
            </m:ctrlPr>
          </m:sub>
        </m:sSub>
        <m:r>
          <m:rPr/>
          <w:rPr>
            <w:rFonts w:hint="eastAsia" w:ascii="Cambria Math" w:hAnsi="Cambria Math" w:cs="Cambria Math"/>
            <w:color w:val="000000"/>
            <w:kern w:val="2"/>
            <w:sz w:val="24"/>
            <w:szCs w:val="24"/>
            <w:lang w:val="en-US" w:eastAsia="zh-CN" w:bidi="ar-SA"/>
          </w:rPr>
          <m:t>·</m:t>
        </m:r>
        <m:r>
          <m:rPr/>
          <w:rPr>
            <w:rFonts w:hint="default" w:ascii="Cambria Math" w:hAnsi="Cambria Math" w:cs="Cambria Math"/>
            <w:color w:val="000000"/>
            <w:kern w:val="2"/>
            <w:sz w:val="24"/>
            <w:szCs w:val="24"/>
            <w:lang w:val="en-US" w:eastAsia="zh-CN" w:bidi="ar-SA"/>
          </w:rPr>
          <m:t>Flatten</m:t>
        </m:r>
        <m:d>
          <m:dPr>
            <m:ctrlPr>
              <w:rPr>
                <w:rFonts w:hint="default" w:ascii="Cambria Math" w:hAnsi="Cambria Math" w:cs="Cambria Math"/>
                <w:bCs w:val="0"/>
                <w:i/>
                <w:color w:val="000000"/>
                <w:kern w:val="2"/>
                <w:sz w:val="24"/>
                <w:szCs w:val="24"/>
                <w:lang w:val="en-US" w:eastAsia="zh-CN" w:bidi="ar-SA"/>
              </w:rPr>
            </m:ctrlPr>
          </m:dPr>
          <m:e>
            <m:r>
              <m:rPr/>
              <w:rPr>
                <w:rFonts w:hint="default" w:ascii="Cambria Math" w:hAnsi="Cambria Math" w:cs="Cambria Math"/>
                <w:color w:val="000000"/>
                <w:kern w:val="2"/>
                <w:sz w:val="24"/>
                <w:szCs w:val="24"/>
                <w:lang w:val="en-US" w:eastAsia="zh-CN" w:bidi="ar-SA"/>
              </w:rPr>
              <m:t>GAP</m:t>
            </m:r>
            <m:d>
              <m:dPr>
                <m:ctrlPr>
                  <w:rPr>
                    <w:rFonts w:hint="default" w:ascii="Cambria Math" w:hAnsi="Cambria Math" w:cs="Cambria Math"/>
                    <w:bCs w:val="0"/>
                    <w:i/>
                    <w:color w:val="000000"/>
                    <w:kern w:val="2"/>
                    <w:sz w:val="24"/>
                    <w:szCs w:val="24"/>
                    <w:lang w:val="en-US" w:eastAsia="zh-CN" w:bidi="ar-SA"/>
                  </w:rPr>
                </m:ctrlPr>
              </m:dPr>
              <m:e>
                <m:sSubSup>
                  <m:sSubSupPr>
                    <m:ctrlPr>
                      <w:rPr>
                        <w:rFonts w:hint="default" w:ascii="Cambria Math" w:hAnsi="Cambria Math" w:cs="Cambria Math"/>
                        <w:bCs w:val="0"/>
                        <w:i/>
                        <w:color w:val="000000"/>
                        <w:kern w:val="2"/>
                        <w:sz w:val="24"/>
                        <w:szCs w:val="24"/>
                        <w:lang w:val="en-US" w:eastAsia="zh-CN" w:bidi="ar-SA"/>
                      </w:rPr>
                    </m:ctrlPr>
                  </m:sSubSupPr>
                  <m:e>
                    <m:r>
                      <m:rPr/>
                      <w:rPr>
                        <w:rFonts w:hint="default" w:ascii="Cambria Math" w:hAnsi="Cambria Math" w:cs="Cambria Math"/>
                        <w:color w:val="000000"/>
                        <w:kern w:val="2"/>
                        <w:sz w:val="24"/>
                        <w:szCs w:val="24"/>
                        <w:lang w:val="en-US" w:eastAsia="zh-CN" w:bidi="ar-SA"/>
                      </w:rPr>
                      <m:t>F</m:t>
                    </m:r>
                    <m:ctrlPr>
                      <w:rPr>
                        <w:rFonts w:hint="default" w:ascii="Cambria Math" w:hAnsi="Cambria Math" w:cs="Cambria Math"/>
                        <w:bCs w:val="0"/>
                        <w:i/>
                        <w:color w:val="000000"/>
                        <w:kern w:val="2"/>
                        <w:sz w:val="24"/>
                        <w:szCs w:val="24"/>
                        <w:lang w:val="en-US" w:eastAsia="zh-CN" w:bidi="ar-SA"/>
                      </w:rPr>
                    </m:ctrlPr>
                  </m:e>
                  <m:sub>
                    <m:r>
                      <m:rPr/>
                      <w:rPr>
                        <w:rFonts w:hint="default" w:ascii="Cambria Math" w:hAnsi="Cambria Math" w:cs="Cambria Math"/>
                        <w:color w:val="000000"/>
                        <w:kern w:val="2"/>
                        <w:sz w:val="24"/>
                        <w:szCs w:val="24"/>
                        <w:lang w:val="en-US" w:eastAsia="zh-CN" w:bidi="ar-SA"/>
                      </w:rPr>
                      <m:t>k</m:t>
                    </m:r>
                    <m:ctrlPr>
                      <w:rPr>
                        <w:rFonts w:hint="default" w:ascii="Cambria Math" w:hAnsi="Cambria Math" w:cs="Cambria Math"/>
                        <w:bCs w:val="0"/>
                        <w:i/>
                        <w:color w:val="000000"/>
                        <w:kern w:val="2"/>
                        <w:sz w:val="24"/>
                        <w:szCs w:val="24"/>
                        <w:lang w:val="en-US" w:eastAsia="zh-CN" w:bidi="ar-SA"/>
                      </w:rPr>
                    </m:ctrlPr>
                  </m:sub>
                  <m:sup>
                    <m:r>
                      <m:rPr/>
                      <w:rPr>
                        <w:rFonts w:hint="default" w:ascii="Cambria Math" w:hAnsi="Cambria Math" w:cs="Cambria Math"/>
                        <w:color w:val="000000"/>
                        <w:kern w:val="2"/>
                        <w:sz w:val="24"/>
                        <w:szCs w:val="24"/>
                        <w:lang w:val="en-US" w:eastAsia="zh-CN" w:bidi="ar-SA"/>
                      </w:rPr>
                      <m:t>(i,j)</m:t>
                    </m:r>
                    <m:ctrlPr>
                      <w:rPr>
                        <w:rFonts w:hint="default" w:ascii="Cambria Math" w:hAnsi="Cambria Math" w:cs="Cambria Math"/>
                        <w:bCs w:val="0"/>
                        <w:i/>
                        <w:color w:val="000000"/>
                        <w:kern w:val="2"/>
                        <w:sz w:val="24"/>
                        <w:szCs w:val="24"/>
                        <w:lang w:val="en-US" w:eastAsia="zh-CN" w:bidi="ar-SA"/>
                      </w:rPr>
                    </m:ctrlPr>
                  </m:sup>
                </m:sSubSup>
                <m:ctrlPr>
                  <w:rPr>
                    <w:rFonts w:hint="default" w:ascii="Cambria Math" w:hAnsi="Cambria Math" w:cs="Cambria Math"/>
                    <w:bCs w:val="0"/>
                    <w:i/>
                    <w:color w:val="000000"/>
                    <w:kern w:val="2"/>
                    <w:sz w:val="24"/>
                    <w:szCs w:val="24"/>
                    <w:lang w:val="en-US" w:eastAsia="zh-CN" w:bidi="ar-SA"/>
                  </w:rPr>
                </m:ctrlPr>
              </m:e>
            </m:d>
            <m:ctrlPr>
              <w:rPr>
                <w:rFonts w:hint="default" w:ascii="Cambria Math" w:hAnsi="Cambria Math" w:cs="Cambria Math"/>
                <w:bCs w:val="0"/>
                <w:i/>
                <w:color w:val="000000"/>
                <w:kern w:val="2"/>
                <w:sz w:val="24"/>
                <w:szCs w:val="24"/>
                <w:lang w:val="en-US" w:eastAsia="zh-CN" w:bidi="ar-SA"/>
              </w:rPr>
            </m:ctrlPr>
          </m:e>
        </m:d>
        <m:r>
          <m:rPr/>
          <w:rPr>
            <w:rFonts w:hint="default" w:ascii="Cambria Math" w:hAnsi="Cambria Math" w:cs="Cambria Math"/>
            <w:color w:val="000000"/>
            <w:kern w:val="2"/>
            <w:sz w:val="24"/>
            <w:szCs w:val="24"/>
            <w:lang w:val="en-US" w:eastAsia="zh-CN" w:bidi="ar-SA"/>
          </w:rPr>
          <m:t>∈</m:t>
        </m:r>
        <m:sSup>
          <m:sSupPr>
            <m:ctrlPr>
              <w:rPr>
                <w:rFonts w:hint="default" w:ascii="Cambria Math" w:hAnsi="Cambria Math" w:cs="Cambria Math"/>
                <w:bCs w:val="0"/>
                <w:i/>
                <w:color w:val="000000"/>
                <w:kern w:val="2"/>
                <w:sz w:val="24"/>
                <w:szCs w:val="24"/>
                <w:lang w:val="en-US" w:eastAsia="zh-CN" w:bidi="ar-SA"/>
              </w:rPr>
            </m:ctrlPr>
          </m:sSupPr>
          <m:e>
            <m:r>
              <m:rPr/>
              <w:rPr>
                <w:rFonts w:hint="default" w:ascii="Cambria Math" w:hAnsi="Cambria Math" w:cs="Cambria Math"/>
                <w:color w:val="000000"/>
                <w:kern w:val="2"/>
                <w:sz w:val="24"/>
                <w:szCs w:val="24"/>
                <w:lang w:val="en-US" w:eastAsia="zh-CN" w:bidi="ar-SA"/>
              </w:rPr>
              <m:t>R</m:t>
            </m:r>
            <m:ctrlPr>
              <w:rPr>
                <w:rFonts w:hint="default" w:ascii="Cambria Math" w:hAnsi="Cambria Math" w:cs="Cambria Math"/>
                <w:bCs w:val="0"/>
                <w:i/>
                <w:color w:val="000000"/>
                <w:kern w:val="2"/>
                <w:sz w:val="24"/>
                <w:szCs w:val="24"/>
                <w:lang w:val="en-US" w:eastAsia="zh-CN" w:bidi="ar-SA"/>
              </w:rPr>
            </m:ctrlPr>
          </m:e>
          <m:sup>
            <m:r>
              <m:rPr/>
              <w:rPr>
                <w:rFonts w:hint="default" w:ascii="Cambria Math" w:hAnsi="Cambria Math" w:cs="Cambria Math"/>
                <w:color w:val="000000"/>
                <w:kern w:val="2"/>
                <w:sz w:val="24"/>
                <w:szCs w:val="24"/>
                <w:lang w:val="en-US" w:eastAsia="zh-CN" w:bidi="ar-SA"/>
              </w:rPr>
              <m:t>d</m:t>
            </m:r>
            <m:ctrlPr>
              <w:rPr>
                <w:rFonts w:hint="default" w:ascii="Cambria Math" w:hAnsi="Cambria Math" w:cs="Cambria Math"/>
                <w:bCs w:val="0"/>
                <w:i/>
                <w:color w:val="000000"/>
                <w:kern w:val="2"/>
                <w:sz w:val="24"/>
                <w:szCs w:val="24"/>
                <w:lang w:val="en-US" w:eastAsia="zh-CN" w:bidi="ar-SA"/>
              </w:rPr>
            </m:ctrlPr>
          </m:sup>
        </m:sSup>
      </m:oMath>
      <w:del w:id="208" w:author="Jisoo" w:date="2025-12-07T17:13:19Z">
        <w:r>
          <w:rPr>
            <w:rFonts w:hint="eastAsia" w:hAnsi="Cambria Math" w:cs="Cambria Math"/>
            <w:bCs w:val="0"/>
            <w:i w:val="0"/>
            <w:color w:val="000000"/>
            <w:kern w:val="2"/>
            <w:sz w:val="24"/>
            <w:szCs w:val="24"/>
            <w:lang w:val="en-US" w:eastAsia="zh-CN" w:bidi="ar-SA"/>
          </w:rPr>
          <w:delText>，</w:delText>
        </w:r>
      </w:del>
    </w:p>
    <w:p w14:paraId="70D56103">
      <w:pPr>
        <w:spacing w:line="360" w:lineRule="auto"/>
        <w:jc w:val="both"/>
        <w:rPr>
          <w:rFonts w:hint="eastAsia" w:hAnsi="Cambria Math" w:cs="Cambria Math"/>
          <w:bCs w:val="0"/>
          <w:i w:val="0"/>
          <w:color w:val="000000"/>
          <w:kern w:val="2"/>
          <w:sz w:val="24"/>
          <w:szCs w:val="24"/>
          <w:lang w:val="en-US" w:eastAsia="zh-CN" w:bidi="ar-SA"/>
        </w:rPr>
      </w:pPr>
      <w:r>
        <w:rPr>
          <w:rFonts w:hint="eastAsia" w:hAnsi="Cambria Math" w:cs="Cambria Math"/>
          <w:bCs w:val="0"/>
          <w:i w:val="0"/>
          <w:color w:val="000000"/>
          <w:kern w:val="2"/>
          <w:sz w:val="24"/>
          <w:szCs w:val="24"/>
          <w:lang w:val="en-US" w:eastAsia="zh-CN" w:bidi="ar-SA"/>
        </w:rPr>
        <w:t>其中</w:t>
      </w:r>
    </w:p>
    <w:p w14:paraId="1AE90AD4">
      <w:pPr>
        <w:spacing w:line="360" w:lineRule="auto"/>
        <w:jc w:val="center"/>
        <w:rPr>
          <w:rFonts w:hint="default" w:hAnsi="Cambria Math" w:cs="Cambria Math"/>
          <w:bCs w:val="0"/>
          <w:i w:val="0"/>
          <w:color w:val="000000"/>
          <w:kern w:val="2"/>
          <w:sz w:val="24"/>
          <w:szCs w:val="24"/>
          <w:lang w:val="en-US" w:eastAsia="zh-CN" w:bidi="ar-SA"/>
        </w:rPr>
      </w:pPr>
      <m:oMath>
        <m:sSub>
          <m:sSubPr>
            <m:ctrlPr>
              <w:rPr>
                <w:rFonts w:hint="default" w:ascii="Cambria Math" w:hAnsi="Cambria Math" w:cs="Cambria Math"/>
                <w:bCs w:val="0"/>
                <w:i/>
                <w:color w:val="000000"/>
                <w:kern w:val="2"/>
                <w:sz w:val="24"/>
                <w:szCs w:val="24"/>
                <w:lang w:val="en-US" w:eastAsia="zh-CN" w:bidi="ar-SA"/>
              </w:rPr>
            </m:ctrlPr>
          </m:sSubPr>
          <m:e>
            <m:r>
              <m:rPr/>
              <w:rPr>
                <w:rFonts w:hint="default" w:ascii="Cambria Math" w:hAnsi="Cambria Math" w:cs="Cambria Math"/>
                <w:color w:val="000000"/>
                <w:kern w:val="2"/>
                <w:sz w:val="24"/>
                <w:szCs w:val="24"/>
                <w:lang w:val="en-US" w:eastAsia="zh-CN" w:bidi="ar-SA"/>
              </w:rPr>
              <m:t>W</m:t>
            </m:r>
            <m:ctrlPr>
              <w:rPr>
                <w:rFonts w:hint="default" w:ascii="Cambria Math" w:hAnsi="Cambria Math" w:cs="Cambria Math"/>
                <w:bCs w:val="0"/>
                <w:i/>
                <w:color w:val="000000"/>
                <w:kern w:val="2"/>
                <w:sz w:val="24"/>
                <w:szCs w:val="24"/>
                <w:lang w:val="en-US" w:eastAsia="zh-CN" w:bidi="ar-SA"/>
              </w:rPr>
            </m:ctrlPr>
          </m:e>
          <m:sub>
            <m:r>
              <m:rPr/>
              <w:rPr>
                <w:rFonts w:hint="default" w:ascii="Cambria Math" w:hAnsi="Cambria Math" w:cs="Cambria Math"/>
                <w:color w:val="000000"/>
                <w:kern w:val="2"/>
                <w:sz w:val="24"/>
                <w:szCs w:val="24"/>
                <w:lang w:val="en-US" w:eastAsia="zh-CN" w:bidi="ar-SA"/>
              </w:rPr>
              <m:t>enc</m:t>
            </m:r>
            <m:ctrlPr>
              <w:rPr>
                <w:rFonts w:hint="default" w:ascii="Cambria Math" w:hAnsi="Cambria Math" w:cs="Cambria Math"/>
                <w:bCs w:val="0"/>
                <w:i/>
                <w:color w:val="000000"/>
                <w:kern w:val="2"/>
                <w:sz w:val="24"/>
                <w:szCs w:val="24"/>
                <w:lang w:val="en-US" w:eastAsia="zh-CN" w:bidi="ar-SA"/>
              </w:rPr>
            </m:ctrlPr>
          </m:sub>
        </m:sSub>
        <m:r>
          <m:rPr/>
          <w:rPr>
            <w:rFonts w:hint="default" w:ascii="Cambria Math" w:hAnsi="Cambria Math" w:cs="Cambria Math"/>
            <w:color w:val="000000"/>
            <w:kern w:val="2"/>
            <w:sz w:val="24"/>
            <w:szCs w:val="24"/>
            <w:lang w:val="en-US" w:eastAsia="zh-CN" w:bidi="ar-SA"/>
          </w:rPr>
          <m:t>∈</m:t>
        </m:r>
        <m:sSup>
          <m:sSupPr>
            <m:ctrlPr>
              <w:rPr>
                <w:rFonts w:hint="default" w:ascii="Cambria Math" w:hAnsi="Cambria Math" w:cs="Cambria Math"/>
                <w:bCs w:val="0"/>
                <w:i/>
                <w:color w:val="000000"/>
                <w:kern w:val="2"/>
                <w:sz w:val="24"/>
                <w:szCs w:val="24"/>
                <w:lang w:val="en-US" w:eastAsia="zh-CN" w:bidi="ar-SA"/>
              </w:rPr>
            </m:ctrlPr>
          </m:sSupPr>
          <m:e>
            <m:r>
              <m:rPr/>
              <w:rPr>
                <w:rFonts w:hint="default" w:ascii="Cambria Math" w:hAnsi="Cambria Math" w:cs="Cambria Math"/>
                <w:color w:val="000000"/>
                <w:kern w:val="2"/>
                <w:sz w:val="24"/>
                <w:szCs w:val="24"/>
                <w:lang w:val="en-US" w:eastAsia="zh-CN" w:bidi="ar-SA"/>
              </w:rPr>
              <m:t>R</m:t>
            </m:r>
            <m:ctrlPr>
              <w:rPr>
                <w:rFonts w:hint="default" w:ascii="Cambria Math" w:hAnsi="Cambria Math" w:cs="Cambria Math"/>
                <w:bCs w:val="0"/>
                <w:i/>
                <w:color w:val="000000"/>
                <w:kern w:val="2"/>
                <w:sz w:val="24"/>
                <w:szCs w:val="24"/>
                <w:lang w:val="en-US" w:eastAsia="zh-CN" w:bidi="ar-SA"/>
              </w:rPr>
            </m:ctrlPr>
          </m:e>
          <m:sup>
            <m:r>
              <m:rPr/>
              <w:rPr>
                <w:rFonts w:hint="default" w:ascii="Cambria Math" w:hAnsi="Cambria Math" w:cs="Cambria Math"/>
                <w:color w:val="000000"/>
                <w:kern w:val="2"/>
                <w:sz w:val="24"/>
                <w:szCs w:val="24"/>
                <w:lang w:val="en-US" w:eastAsia="zh-CN" w:bidi="ar-SA"/>
              </w:rPr>
              <m:t>d</m:t>
            </m:r>
            <m:r>
              <m:rPr/>
              <w:rPr>
                <w:rFonts w:ascii="Cambria Math" w:hAnsi="Cambria Math" w:cs="Cambria Math"/>
                <w:color w:val="000000"/>
                <w:kern w:val="2"/>
                <w:sz w:val="24"/>
                <w:szCs w:val="24"/>
                <w:lang w:val="en-US" w:bidi="ar-SA"/>
              </w:rPr>
              <m:t>×</m:t>
            </m:r>
            <m:r>
              <m:rPr/>
              <w:rPr>
                <w:rFonts w:hint="default" w:ascii="Cambria Math" w:hAnsi="Cambria Math" w:cs="Cambria Math"/>
                <w:color w:val="000000"/>
                <w:kern w:val="2"/>
                <w:sz w:val="24"/>
                <w:szCs w:val="24"/>
                <w:lang w:val="en-US" w:eastAsia="zh-CN" w:bidi="ar-SA"/>
              </w:rPr>
              <m:t>C</m:t>
            </m:r>
            <m:ctrlPr>
              <w:rPr>
                <w:rFonts w:hint="default" w:ascii="Cambria Math" w:hAnsi="Cambria Math" w:cs="Cambria Math"/>
                <w:bCs w:val="0"/>
                <w:i/>
                <w:color w:val="000000"/>
                <w:kern w:val="2"/>
                <w:sz w:val="24"/>
                <w:szCs w:val="24"/>
                <w:lang w:val="en-US" w:eastAsia="zh-CN" w:bidi="ar-SA"/>
              </w:rPr>
            </m:ctrlPr>
          </m:sup>
        </m:sSup>
      </m:oMath>
      <w:r>
        <w:rPr>
          <w:rFonts w:hint="eastAsia" w:hAnsi="Cambria Math" w:cs="Cambria Math"/>
          <w:bCs w:val="0"/>
          <w:i w:val="0"/>
          <w:color w:val="000000"/>
          <w:kern w:val="2"/>
          <w:sz w:val="24"/>
          <w:szCs w:val="24"/>
          <w:lang w:val="en-US" w:eastAsia="zh-CN" w:bidi="ar-SA"/>
        </w:rPr>
        <w:t>，</w:t>
      </w:r>
      <m:oMath>
        <m:r>
          <m:rPr/>
          <w:rPr>
            <w:rFonts w:hint="default" w:ascii="Cambria Math" w:hAnsi="Cambria Math" w:cs="Cambria Math"/>
            <w:color w:val="000000"/>
            <w:kern w:val="2"/>
            <w:sz w:val="24"/>
            <w:szCs w:val="24"/>
            <w:lang w:val="en-US" w:eastAsia="zh-CN" w:bidi="ar-SA"/>
          </w:rPr>
          <m:t>d=512</m:t>
        </m:r>
        <w:del w:id="209" w:author="Jisoo" w:date="2025-12-07T17:13:22Z">
          <m:r>
            <m:rPr/>
            <w:rPr>
              <w:rFonts w:hint="default" w:ascii="Cambria Math" w:hAnsi="Cambria Math" w:cs="Cambria Math"/>
              <w:color w:val="000000"/>
              <w:kern w:val="2"/>
              <w:sz w:val="24"/>
              <w:szCs w:val="24"/>
              <w:lang w:val="en-US" w:eastAsia="zh-CN" w:bidi="ar-SA"/>
            </w:rPr>
            <m:t>.</m:t>
          </m:r>
        </w:del>
      </m:oMath>
    </w:p>
    <w:p w14:paraId="2CA555BF">
      <w:pPr>
        <w:spacing w:line="360" w:lineRule="auto"/>
        <w:jc w:val="both"/>
        <w:rPr>
          <w:rFonts w:hint="eastAsia" w:hAnsi="Cambria Math" w:cs="Cambria Math"/>
          <w:bCs w:val="0"/>
          <w:i w:val="0"/>
          <w:color w:val="000000"/>
          <w:kern w:val="2"/>
          <w:sz w:val="24"/>
          <w:szCs w:val="24"/>
          <w:lang w:val="en-US" w:eastAsia="zh-CN" w:bidi="ar-SA"/>
        </w:rPr>
      </w:pPr>
      <w:r>
        <w:rPr>
          <w:rFonts w:hint="eastAsia" w:hAnsi="Cambria Math" w:cs="Cambria Math"/>
          <w:bCs w:val="0"/>
          <w:i w:val="0"/>
          <w:color w:val="000000"/>
          <w:kern w:val="2"/>
          <w:sz w:val="24"/>
          <w:szCs w:val="24"/>
          <w:lang w:val="en-US" w:eastAsia="zh-CN" w:bidi="ar-SA"/>
        </w:rPr>
        <w:t>随后，对编码后的特征进行层归一化：</w:t>
      </w:r>
    </w:p>
    <w:p w14:paraId="3730BC38">
      <w:pPr>
        <w:spacing w:line="360" w:lineRule="auto"/>
        <w:jc w:val="center"/>
        <w:rPr>
          <w:rFonts w:hint="eastAsia" w:hAnsi="Cambria Math" w:cs="宋体"/>
          <w:i w:val="0"/>
          <w:kern w:val="2"/>
          <w:sz w:val="24"/>
          <w:szCs w:val="24"/>
          <w:lang w:val="en-US" w:eastAsia="zh-CN" w:bidi="ar-SA"/>
        </w:rPr>
      </w:pPr>
      <m:oMath>
        <m:sSubSup>
          <m:sSubSupPr>
            <m:ctrlPr>
              <w:rPr>
                <w:rFonts w:ascii="Cambria Math" w:hAnsi="Cambria Math" w:cs="宋体"/>
                <w:i/>
                <w:kern w:val="2"/>
                <w:sz w:val="24"/>
                <w:szCs w:val="24"/>
                <w:lang w:val="en-US" w:bidi="ar-SA"/>
              </w:rPr>
            </m:ctrlPr>
          </m:sSubSupPr>
          <m:e>
            <m:r>
              <m:rPr/>
              <w:rPr>
                <w:rFonts w:hint="default" w:ascii="Cambria Math" w:hAnsi="Cambria Math" w:cs="宋体"/>
                <w:kern w:val="2"/>
                <w:sz w:val="24"/>
                <w:szCs w:val="24"/>
                <w:lang w:val="en-US" w:eastAsia="zh-CN" w:bidi="ar-SA"/>
              </w:rPr>
              <m:t>f</m:t>
            </m:r>
            <m:ctrlPr>
              <w:rPr>
                <w:rFonts w:ascii="Cambria Math" w:hAnsi="Cambria Math" w:cs="宋体"/>
                <w:i/>
                <w:kern w:val="2"/>
                <w:sz w:val="24"/>
                <w:szCs w:val="24"/>
                <w:lang w:val="en-US" w:bidi="ar-SA"/>
              </w:rPr>
            </m:ctrlPr>
          </m:e>
          <m:sub>
            <m:r>
              <m:rPr/>
              <w:rPr>
                <w:rFonts w:hint="default" w:ascii="Cambria Math" w:hAnsi="Cambria Math" w:cs="宋体"/>
                <w:kern w:val="2"/>
                <w:sz w:val="24"/>
                <w:szCs w:val="24"/>
                <w:lang w:val="en-US" w:eastAsia="zh-CN" w:bidi="ar-SA"/>
              </w:rPr>
              <m:t>k</m:t>
            </m:r>
            <m:ctrlPr>
              <w:rPr>
                <w:rFonts w:ascii="Cambria Math" w:hAnsi="Cambria Math" w:cs="宋体"/>
                <w:i/>
                <w:kern w:val="2"/>
                <w:sz w:val="24"/>
                <w:szCs w:val="24"/>
                <w:lang w:val="en-US" w:bidi="ar-SA"/>
              </w:rPr>
            </m:ctrlPr>
          </m:sub>
          <m:sup>
            <m:r>
              <m:rPr/>
              <w:rPr>
                <w:rFonts w:hint="default" w:ascii="Cambria Math" w:hAnsi="Cambria Math" w:cs="宋体"/>
                <w:kern w:val="2"/>
                <w:sz w:val="24"/>
                <w:szCs w:val="24"/>
                <w:lang w:val="en-US" w:eastAsia="zh-CN" w:bidi="ar-SA"/>
              </w:rPr>
              <m:t>(i,j)</m:t>
            </m:r>
            <m:ctrlPr>
              <w:rPr>
                <w:rFonts w:ascii="Cambria Math" w:hAnsi="Cambria Math" w:cs="宋体"/>
                <w:i/>
                <w:kern w:val="2"/>
                <w:sz w:val="24"/>
                <w:szCs w:val="24"/>
                <w:lang w:val="en-US" w:bidi="ar-SA"/>
              </w:rPr>
            </m:ctrlPr>
          </m:sup>
        </m:sSubSup>
        <m:r>
          <m:rPr/>
          <w:rPr>
            <w:rFonts w:hint="default" w:ascii="Cambria Math" w:hAnsi="Cambria Math" w:cs="宋体"/>
            <w:kern w:val="2"/>
            <w:sz w:val="24"/>
            <w:szCs w:val="24"/>
            <w:lang w:val="en-US" w:eastAsia="zh-CN" w:bidi="ar-SA"/>
          </w:rPr>
          <m:t>=LN(</m:t>
        </m:r>
        <m:sSubSup>
          <m:sSubSupPr>
            <m:ctrlPr>
              <w:rPr>
                <w:rFonts w:ascii="Cambria Math" w:hAnsi="Cambria Math" w:cs="宋体"/>
                <w:i/>
                <w:kern w:val="2"/>
                <w:sz w:val="24"/>
                <w:szCs w:val="24"/>
                <w:lang w:val="en-US" w:bidi="ar-SA"/>
              </w:rPr>
            </m:ctrlPr>
          </m:sSubSupPr>
          <m:e>
            <m:r>
              <m:rPr/>
              <w:rPr>
                <w:rFonts w:hint="default" w:ascii="Cambria Math" w:hAnsi="Cambria Math" w:cs="宋体"/>
                <w:kern w:val="2"/>
                <w:sz w:val="24"/>
                <w:szCs w:val="24"/>
                <w:lang w:val="en-US" w:eastAsia="zh-CN" w:bidi="ar-SA"/>
              </w:rPr>
              <m:t>f</m:t>
            </m:r>
            <m:ctrlPr>
              <w:rPr>
                <w:rFonts w:ascii="Cambria Math" w:hAnsi="Cambria Math" w:cs="宋体"/>
                <w:i/>
                <w:kern w:val="2"/>
                <w:sz w:val="24"/>
                <w:szCs w:val="24"/>
                <w:lang w:val="en-US" w:bidi="ar-SA"/>
              </w:rPr>
            </m:ctrlPr>
          </m:e>
          <m:sub>
            <m:r>
              <m:rPr/>
              <w:rPr>
                <w:rFonts w:hint="default" w:ascii="Cambria Math" w:hAnsi="Cambria Math" w:cs="宋体"/>
                <w:kern w:val="2"/>
                <w:sz w:val="24"/>
                <w:szCs w:val="24"/>
                <w:lang w:val="en-US" w:eastAsia="zh-CN" w:bidi="ar-SA"/>
              </w:rPr>
              <m:t>k</m:t>
            </m:r>
            <m:ctrlPr>
              <w:rPr>
                <w:rFonts w:ascii="Cambria Math" w:hAnsi="Cambria Math" w:cs="宋体"/>
                <w:i/>
                <w:kern w:val="2"/>
                <w:sz w:val="24"/>
                <w:szCs w:val="24"/>
                <w:lang w:val="en-US" w:bidi="ar-SA"/>
              </w:rPr>
            </m:ctrlPr>
          </m:sub>
          <m:sup>
            <m:r>
              <m:rPr/>
              <w:rPr>
                <w:rFonts w:hint="default" w:ascii="Cambria Math" w:hAnsi="Cambria Math" w:cs="宋体"/>
                <w:kern w:val="2"/>
                <w:sz w:val="24"/>
                <w:szCs w:val="24"/>
                <w:lang w:val="en-US" w:eastAsia="zh-CN" w:bidi="ar-SA"/>
              </w:rPr>
              <m:t>(i,j)</m:t>
            </m:r>
            <m:ctrlPr>
              <w:rPr>
                <w:rFonts w:ascii="Cambria Math" w:hAnsi="Cambria Math" w:cs="宋体"/>
                <w:i/>
                <w:kern w:val="2"/>
                <w:sz w:val="24"/>
                <w:szCs w:val="24"/>
                <w:lang w:val="en-US" w:bidi="ar-SA"/>
              </w:rPr>
            </m:ctrlPr>
          </m:sup>
        </m:sSubSup>
        <m:r>
          <m:rPr/>
          <w:rPr>
            <w:rFonts w:hint="default" w:ascii="Cambria Math" w:hAnsi="Cambria Math" w:cs="宋体"/>
            <w:kern w:val="2"/>
            <w:sz w:val="24"/>
            <w:szCs w:val="24"/>
            <w:lang w:val="en-US" w:eastAsia="zh-CN" w:bidi="ar-SA"/>
          </w:rPr>
          <m:t xml:space="preserve">)=  </m:t>
        </m:r>
        <m:r>
          <m:rPr/>
          <w:rPr>
            <w:rFonts w:ascii="Cambria Math" w:hAnsi="Cambria Math" w:cs="宋体"/>
            <w:kern w:val="2"/>
            <w:sz w:val="24"/>
            <w:szCs w:val="24"/>
            <w:lang w:val="en-US" w:bidi="ar-SA"/>
          </w:rPr>
          <m:t>γ</m:t>
        </m:r>
        <m:f>
          <m:fPr>
            <m:ctrlPr>
              <w:rPr>
                <w:rFonts w:ascii="Cambria Math" w:hAnsi="Cambria Math" w:cs="宋体"/>
                <w:i/>
                <w:kern w:val="2"/>
                <w:sz w:val="24"/>
                <w:szCs w:val="24"/>
                <w:lang w:val="en-US" w:bidi="ar-SA"/>
              </w:rPr>
            </m:ctrlPr>
          </m:fPr>
          <m:num>
            <m:sSubSup>
              <m:sSubSupPr>
                <m:ctrlPr>
                  <w:rPr>
                    <w:rFonts w:ascii="Cambria Math" w:hAnsi="Cambria Math" w:cs="宋体"/>
                    <w:i/>
                    <w:kern w:val="2"/>
                    <w:sz w:val="24"/>
                    <w:szCs w:val="24"/>
                    <w:lang w:val="en-US" w:bidi="ar-SA"/>
                  </w:rPr>
                </m:ctrlPr>
              </m:sSubSupPr>
              <m:e>
                <m:r>
                  <m:rPr/>
                  <w:rPr>
                    <w:rFonts w:hint="default" w:ascii="Cambria Math" w:hAnsi="Cambria Math" w:cs="宋体"/>
                    <w:kern w:val="2"/>
                    <w:sz w:val="24"/>
                    <w:szCs w:val="24"/>
                    <w:lang w:val="en-US" w:eastAsia="zh-CN" w:bidi="ar-SA"/>
                  </w:rPr>
                  <m:t>f</m:t>
                </m:r>
                <m:ctrlPr>
                  <w:rPr>
                    <w:rFonts w:ascii="Cambria Math" w:hAnsi="Cambria Math" w:cs="宋体"/>
                    <w:i/>
                    <w:kern w:val="2"/>
                    <w:sz w:val="24"/>
                    <w:szCs w:val="24"/>
                    <w:lang w:val="en-US" w:bidi="ar-SA"/>
                  </w:rPr>
                </m:ctrlPr>
              </m:e>
              <m:sub>
                <m:r>
                  <m:rPr/>
                  <w:rPr>
                    <w:rFonts w:hint="default" w:ascii="Cambria Math" w:hAnsi="Cambria Math" w:cs="宋体"/>
                    <w:kern w:val="2"/>
                    <w:sz w:val="24"/>
                    <w:szCs w:val="24"/>
                    <w:lang w:val="en-US" w:eastAsia="zh-CN" w:bidi="ar-SA"/>
                  </w:rPr>
                  <m:t>k</m:t>
                </m:r>
                <m:ctrlPr>
                  <w:rPr>
                    <w:rFonts w:ascii="Cambria Math" w:hAnsi="Cambria Math" w:cs="宋体"/>
                    <w:i/>
                    <w:kern w:val="2"/>
                    <w:sz w:val="24"/>
                    <w:szCs w:val="24"/>
                    <w:lang w:val="en-US" w:bidi="ar-SA"/>
                  </w:rPr>
                </m:ctrlPr>
              </m:sub>
              <m:sup>
                <m:r>
                  <m:rPr/>
                  <w:rPr>
                    <w:rFonts w:hint="default" w:ascii="Cambria Math" w:hAnsi="Cambria Math" w:cs="宋体"/>
                    <w:kern w:val="2"/>
                    <w:sz w:val="24"/>
                    <w:szCs w:val="24"/>
                    <w:lang w:val="en-US" w:eastAsia="zh-CN" w:bidi="ar-SA"/>
                  </w:rPr>
                  <m:t>(i,j)</m:t>
                </m:r>
                <m:ctrlPr>
                  <w:rPr>
                    <w:rFonts w:ascii="Cambria Math" w:hAnsi="Cambria Math" w:cs="宋体"/>
                    <w:i/>
                    <w:kern w:val="2"/>
                    <w:sz w:val="24"/>
                    <w:szCs w:val="24"/>
                    <w:lang w:val="en-US" w:bidi="ar-SA"/>
                  </w:rPr>
                </m:ctrlPr>
              </m:sup>
            </m:sSubSup>
            <m:r>
              <m:rPr/>
              <w:rPr>
                <w:rFonts w:hint="default" w:ascii="Cambria Math" w:hAnsi="Cambria Math" w:cs="宋体"/>
                <w:kern w:val="2"/>
                <w:sz w:val="24"/>
                <w:szCs w:val="24"/>
                <w:lang w:val="en-US" w:eastAsia="zh-CN" w:bidi="ar-SA"/>
              </w:rPr>
              <m:t>−</m:t>
            </m:r>
            <m:r>
              <m:rPr/>
              <w:rPr>
                <w:rFonts w:ascii="Cambria Math" w:hAnsi="Cambria Math" w:cs="宋体"/>
                <w:kern w:val="2"/>
                <w:sz w:val="24"/>
                <w:szCs w:val="24"/>
                <w:lang w:val="en-US" w:bidi="ar-SA"/>
              </w:rPr>
              <m:t>μ</m:t>
            </m:r>
            <m:ctrlPr>
              <w:rPr>
                <w:rFonts w:ascii="Cambria Math" w:hAnsi="Cambria Math" w:cs="宋体"/>
                <w:i/>
                <w:kern w:val="2"/>
                <w:sz w:val="24"/>
                <w:szCs w:val="24"/>
                <w:lang w:val="en-US" w:bidi="ar-SA"/>
              </w:rPr>
            </m:ctrlPr>
          </m:num>
          <m:den>
            <m:r>
              <m:rPr/>
              <w:rPr>
                <w:rFonts w:ascii="Cambria Math" w:hAnsi="Cambria Math" w:cs="宋体"/>
                <w:kern w:val="2"/>
                <w:sz w:val="24"/>
                <w:szCs w:val="24"/>
                <w:lang w:val="en-US" w:bidi="ar-SA"/>
              </w:rPr>
              <m:t>σ+ε</m:t>
            </m:r>
            <m:ctrlPr>
              <w:rPr>
                <w:rFonts w:ascii="Cambria Math" w:hAnsi="Cambria Math" w:cs="宋体"/>
                <w:i/>
                <w:kern w:val="2"/>
                <w:sz w:val="24"/>
                <w:szCs w:val="24"/>
                <w:lang w:val="en-US" w:bidi="ar-SA"/>
              </w:rPr>
            </m:ctrlPr>
          </m:den>
        </m:f>
        <m:r>
          <m:rPr/>
          <w:rPr>
            <w:rFonts w:hint="default" w:ascii="Cambria Math" w:hAnsi="Cambria Math" w:cs="宋体"/>
            <w:kern w:val="2"/>
            <w:sz w:val="24"/>
            <w:szCs w:val="24"/>
            <w:lang w:val="en-US" w:eastAsia="zh-CN" w:bidi="ar-SA"/>
          </w:rPr>
          <m:t>+</m:t>
        </m:r>
        <m:r>
          <m:rPr/>
          <w:rPr>
            <w:rFonts w:ascii="Cambria Math" w:hAnsi="Cambria Math" w:cs="宋体"/>
            <w:kern w:val="2"/>
            <w:sz w:val="24"/>
            <w:szCs w:val="24"/>
            <w:lang w:val="en-US" w:bidi="ar-SA"/>
          </w:rPr>
          <m:t>β</m:t>
        </m:r>
      </m:oMath>
      <w:del w:id="210" w:author="Jisoo" w:date="2025-12-07T17:13:24Z">
        <w:r>
          <w:rPr>
            <w:rFonts w:hint="eastAsia" w:hAnsi="Cambria Math" w:cs="宋体"/>
            <w:i w:val="0"/>
            <w:kern w:val="2"/>
            <w:sz w:val="24"/>
            <w:szCs w:val="24"/>
            <w:lang w:val="en-US" w:eastAsia="zh-CN" w:bidi="ar-SA"/>
          </w:rPr>
          <w:delText>，</w:delText>
        </w:r>
      </w:del>
    </w:p>
    <w:p w14:paraId="5C3C4033">
      <w:pPr>
        <w:spacing w:line="360" w:lineRule="auto"/>
        <w:jc w:val="both"/>
        <w:rPr>
          <w:rFonts w:hint="default" w:hAnsi="Cambria Math" w:eastAsia="宋体" w:cs="宋体"/>
          <w:i w:val="0"/>
          <w:kern w:val="2"/>
          <w:sz w:val="24"/>
          <w:szCs w:val="24"/>
          <w:lang w:val="en-US" w:eastAsia="zh-CN" w:bidi="ar-SA"/>
        </w:rPr>
      </w:pPr>
      <w:r>
        <w:rPr>
          <w:rFonts w:hint="eastAsia" w:hAnsi="Cambria Math" w:cs="宋体"/>
          <w:i w:val="0"/>
          <w:kern w:val="2"/>
          <w:sz w:val="24"/>
          <w:szCs w:val="24"/>
          <w:lang w:val="en-US" w:eastAsia="zh-CN" w:bidi="ar-SA"/>
        </w:rPr>
        <w:t>其中</w:t>
      </w:r>
      <m:oMath>
        <m:r>
          <m:rPr/>
          <w:rPr>
            <w:rFonts w:ascii="Cambria Math" w:hAnsi="Cambria Math" w:cs="宋体"/>
            <w:kern w:val="2"/>
            <w:sz w:val="24"/>
            <w:szCs w:val="24"/>
            <w:lang w:val="en-US" w:bidi="ar-SA"/>
          </w:rPr>
          <m:t>μ</m:t>
        </m:r>
        <m:r>
          <m:rPr/>
          <w:rPr>
            <w:rFonts w:hint="default" w:ascii="Cambria Math" w:hAnsi="Cambria Math" w:cs="宋体"/>
            <w:kern w:val="2"/>
            <w:sz w:val="24"/>
            <w:szCs w:val="24"/>
            <w:lang w:val="en-US" w:eastAsia="zh-CN" w:bidi="ar-SA"/>
          </w:rPr>
          <m:t>,</m:t>
        </m:r>
        <m:r>
          <m:rPr/>
          <w:rPr>
            <w:rFonts w:hint="default" w:ascii="Cambria Math" w:hAnsi="Cambria Math" w:cs="Cambria Math"/>
            <w:kern w:val="2"/>
            <w:sz w:val="24"/>
            <w:szCs w:val="24"/>
            <w:lang w:val="en-US" w:eastAsia="zh-CN" w:bidi="ar-SA"/>
          </w:rPr>
          <m:t>σ</m:t>
        </m:r>
      </m:oMath>
      <w:r>
        <w:rPr>
          <w:rFonts w:hint="eastAsia" w:hAnsi="Cambria Math" w:cs="Cambria Math"/>
          <w:b w:val="0"/>
          <w:i w:val="0"/>
          <w:kern w:val="2"/>
          <w:sz w:val="24"/>
          <w:szCs w:val="24"/>
          <w:lang w:val="en-US" w:eastAsia="zh-CN" w:bidi="ar-SA"/>
        </w:rPr>
        <w:t>分别为均值和标准差，</w:t>
      </w:r>
      <m:oMath>
        <m:r>
          <m:rPr/>
          <w:rPr>
            <w:rFonts w:ascii="Cambria Math" w:hAnsi="Cambria Math" w:cs="Cambria Math"/>
            <w:kern w:val="2"/>
            <w:sz w:val="24"/>
            <w:szCs w:val="24"/>
            <w:lang w:val="en-US" w:bidi="ar-SA"/>
          </w:rPr>
          <m:t>γ</m:t>
        </m:r>
        <m:r>
          <m:rPr/>
          <w:rPr>
            <w:rFonts w:hint="default" w:ascii="Cambria Math" w:hAnsi="Cambria Math" w:cs="Cambria Math"/>
            <w:kern w:val="2"/>
            <w:sz w:val="24"/>
            <w:szCs w:val="24"/>
            <w:lang w:val="en-US" w:eastAsia="zh-CN" w:bidi="ar-SA"/>
          </w:rPr>
          <m:t>,β</m:t>
        </m:r>
      </m:oMath>
      <w:r>
        <w:rPr>
          <w:rFonts w:hint="eastAsia" w:hAnsi="Cambria Math" w:cs="Cambria Math"/>
          <w:b w:val="0"/>
          <w:i w:val="0"/>
          <w:kern w:val="2"/>
          <w:sz w:val="24"/>
          <w:szCs w:val="24"/>
          <w:lang w:val="en-US" w:eastAsia="zh-CN" w:bidi="ar-SA"/>
        </w:rPr>
        <w:t>为可学习参数，</w:t>
      </w:r>
      <m:oMath>
        <m:r>
          <m:rPr/>
          <w:rPr>
            <w:rFonts w:ascii="Cambria Math" w:hAnsi="Cambria Math" w:cs="Cambria Math"/>
            <w:kern w:val="2"/>
            <w:sz w:val="24"/>
            <w:szCs w:val="24"/>
            <w:lang w:val="en-US" w:bidi="ar-SA"/>
          </w:rPr>
          <m:t>ε</m:t>
        </m:r>
        <m:r>
          <m:rPr/>
          <w:rPr>
            <w:rFonts w:hint="default" w:ascii="Cambria Math" w:hAnsi="Cambria Math" w:cs="Cambria Math"/>
            <w:kern w:val="2"/>
            <w:sz w:val="24"/>
            <w:szCs w:val="24"/>
            <w:lang w:val="en-US" w:eastAsia="zh-CN" w:bidi="ar-SA"/>
          </w:rPr>
          <m:t>=</m:t>
        </m:r>
        <m:sSup>
          <m:sSupPr>
            <m:ctrlPr>
              <w:rPr>
                <w:rFonts w:hint="default" w:ascii="Cambria Math" w:hAnsi="Cambria Math" w:cs="Cambria Math"/>
                <w:i/>
                <w:kern w:val="2"/>
                <w:sz w:val="24"/>
                <w:szCs w:val="24"/>
                <w:lang w:val="en-US" w:eastAsia="zh-CN" w:bidi="ar-SA"/>
              </w:rPr>
            </m:ctrlPr>
          </m:sSupPr>
          <m:e>
            <m:r>
              <m:rPr/>
              <w:rPr>
                <w:rFonts w:hint="default" w:ascii="Cambria Math" w:hAnsi="Cambria Math" w:cs="Cambria Math"/>
                <w:kern w:val="2"/>
                <w:sz w:val="24"/>
                <w:szCs w:val="24"/>
                <w:lang w:val="en-US" w:eastAsia="zh-CN" w:bidi="ar-SA"/>
              </w:rPr>
              <m:t>10</m:t>
            </m:r>
            <m:ctrlPr>
              <w:rPr>
                <w:rFonts w:hint="default" w:ascii="Cambria Math" w:hAnsi="Cambria Math" w:cs="Cambria Math"/>
                <w:i/>
                <w:kern w:val="2"/>
                <w:sz w:val="24"/>
                <w:szCs w:val="24"/>
                <w:lang w:val="en-US" w:eastAsia="zh-CN" w:bidi="ar-SA"/>
              </w:rPr>
            </m:ctrlPr>
          </m:e>
          <m:sup>
            <m:r>
              <m:rPr/>
              <w:rPr>
                <w:rFonts w:hint="default" w:ascii="Cambria Math" w:hAnsi="Cambria Math" w:cs="Cambria Math"/>
                <w:kern w:val="2"/>
                <w:sz w:val="24"/>
                <w:szCs w:val="24"/>
                <w:lang w:val="en-US" w:eastAsia="zh-CN" w:bidi="ar-SA"/>
              </w:rPr>
              <m:t>−5</m:t>
            </m:r>
            <m:ctrlPr>
              <w:rPr>
                <w:rFonts w:hint="default" w:ascii="Cambria Math" w:hAnsi="Cambria Math" w:cs="Cambria Math"/>
                <w:i/>
                <w:kern w:val="2"/>
                <w:sz w:val="24"/>
                <w:szCs w:val="24"/>
                <w:lang w:val="en-US" w:eastAsia="zh-CN" w:bidi="ar-SA"/>
              </w:rPr>
            </m:ctrlPr>
          </m:sup>
        </m:sSup>
      </m:oMath>
      <w:r>
        <w:rPr>
          <w:rFonts w:hint="eastAsia" w:hAnsi="Cambria Math" w:cs="Cambria Math"/>
          <w:i w:val="0"/>
          <w:kern w:val="2"/>
          <w:sz w:val="24"/>
          <w:szCs w:val="24"/>
          <w:lang w:val="en-US" w:eastAsia="zh-CN" w:bidi="ar-SA"/>
        </w:rPr>
        <w:t>。</w:t>
      </w:r>
    </w:p>
    <w:p w14:paraId="497E85BE">
      <w:pPr>
        <w:spacing w:line="360" w:lineRule="auto"/>
        <w:jc w:val="left"/>
        <w:rPr>
          <w:rFonts w:hint="eastAsia" w:ascii="Times New Roman" w:hAnsi="Times New Roman"/>
          <w:color w:val="000000"/>
          <w:sz w:val="24"/>
          <w:szCs w:val="24"/>
          <w:lang w:val="en-US" w:eastAsia="zh-CN"/>
        </w:rPr>
      </w:pPr>
      <w:r>
        <w:rPr>
          <w:rFonts w:hint="eastAsia" w:ascii="Times New Roman" w:hAnsi="Times New Roman"/>
          <w:b/>
          <w:bCs/>
          <w:color w:val="000000"/>
          <w:sz w:val="24"/>
          <w:szCs w:val="24"/>
        </w:rPr>
        <w:t>[</w:t>
      </w:r>
      <w:r>
        <w:rPr>
          <w:rFonts w:ascii="Times New Roman" w:hAnsi="Times New Roman"/>
          <w:b/>
          <w:bCs/>
          <w:color w:val="000000"/>
          <w:sz w:val="24"/>
          <w:szCs w:val="24"/>
        </w:rPr>
        <w:t>00</w:t>
      </w:r>
      <w:r>
        <w:rPr>
          <w:rFonts w:hint="eastAsia" w:ascii="Times New Roman" w:hAnsi="Times New Roman"/>
          <w:b/>
          <w:bCs/>
          <w:color w:val="000000"/>
          <w:sz w:val="24"/>
          <w:szCs w:val="24"/>
          <w:lang w:val="en-US" w:eastAsia="zh-CN"/>
        </w:rPr>
        <w:t>26</w:t>
      </w:r>
      <w:r>
        <w:rPr>
          <w:rFonts w:ascii="Times New Roman" w:hAnsi="Times New Roman"/>
          <w:b/>
          <w:bCs/>
          <w:color w:val="000000"/>
          <w:sz w:val="24"/>
          <w:szCs w:val="24"/>
        </w:rPr>
        <w:t>]</w:t>
      </w:r>
      <w:r>
        <w:rPr>
          <w:rFonts w:hint="eastAsia" w:ascii="Times New Roman" w:hAnsi="Times New Roman"/>
          <w:b/>
          <w:bCs/>
          <w:color w:val="000000"/>
          <w:sz w:val="24"/>
          <w:szCs w:val="24"/>
          <w:lang w:val="en-US" w:eastAsia="zh-CN"/>
        </w:rPr>
        <w:t xml:space="preserve"> </w:t>
      </w:r>
      <w:r>
        <w:rPr>
          <w:rFonts w:hint="eastAsia" w:ascii="宋体" w:hAnsi="宋体" w:eastAsia="宋体" w:cs="宋体"/>
          <w:sz w:val="24"/>
          <w:szCs w:val="24"/>
          <w:lang w:val="en-US" w:eastAsia="zh-CN"/>
        </w:rPr>
        <w:t>步骤</w:t>
      </w:r>
      <w:ins w:id="211" w:author="♚酸奶" w:date="2025-12-05T09:40:29Z">
        <w:r>
          <w:rPr>
            <w:rFonts w:hint="eastAsia" w:ascii="宋体" w:hAnsi="宋体" w:cs="宋体"/>
            <w:sz w:val="24"/>
            <w:szCs w:val="24"/>
            <w:lang w:val="en-US" w:eastAsia="zh-CN"/>
          </w:rPr>
          <w:t>S</w:t>
        </w:r>
      </w:ins>
      <w:r>
        <w:rPr>
          <w:rFonts w:hint="eastAsia" w:ascii="宋体" w:hAnsi="宋体" w:cs="宋体"/>
          <w:sz w:val="24"/>
          <w:szCs w:val="24"/>
          <w:lang w:val="en-US" w:eastAsia="zh-CN"/>
        </w:rPr>
        <w:t>3 专家网络专业化处理</w:t>
      </w:r>
      <w:r>
        <w:rPr>
          <w:rFonts w:hint="eastAsia" w:ascii="Times New Roman" w:hAnsi="Times New Roman"/>
          <w:color w:val="000000"/>
          <w:sz w:val="24"/>
          <w:szCs w:val="24"/>
          <w:lang w:val="en-US" w:eastAsia="zh-CN"/>
        </w:rPr>
        <w:t>；</w:t>
      </w:r>
    </w:p>
    <w:p w14:paraId="146EA4CE">
      <w:pPr>
        <w:spacing w:line="360" w:lineRule="auto"/>
        <w:jc w:val="left"/>
        <w:rPr>
          <w:rFonts w:hint="eastAsia" w:hAnsi="Cambria Math" w:cs="宋体"/>
          <w:i w:val="0"/>
          <w:kern w:val="2"/>
          <w:sz w:val="24"/>
          <w:szCs w:val="24"/>
          <w:lang w:val="en-US" w:eastAsia="zh-CN" w:bidi="ar-SA"/>
        </w:rPr>
      </w:pPr>
      <w:r>
        <w:rPr>
          <w:rFonts w:hint="eastAsia" w:ascii="Times New Roman" w:hAnsi="Times New Roman"/>
          <w:b/>
          <w:bCs/>
          <w:color w:val="000000"/>
          <w:sz w:val="24"/>
          <w:szCs w:val="24"/>
        </w:rPr>
        <w:t>[</w:t>
      </w:r>
      <w:r>
        <w:rPr>
          <w:rFonts w:ascii="Times New Roman" w:hAnsi="Times New Roman"/>
          <w:b/>
          <w:bCs/>
          <w:color w:val="000000"/>
          <w:sz w:val="24"/>
          <w:szCs w:val="24"/>
        </w:rPr>
        <w:t>00</w:t>
      </w:r>
      <w:r>
        <w:rPr>
          <w:rFonts w:hint="eastAsia" w:ascii="Times New Roman" w:hAnsi="Times New Roman"/>
          <w:b/>
          <w:bCs/>
          <w:color w:val="000000"/>
          <w:sz w:val="24"/>
          <w:szCs w:val="24"/>
          <w:lang w:val="en-US" w:eastAsia="zh-CN"/>
        </w:rPr>
        <w:t>27</w:t>
      </w:r>
      <w:r>
        <w:rPr>
          <w:rFonts w:ascii="Times New Roman" w:hAnsi="Times New Roman"/>
          <w:b/>
          <w:bCs/>
          <w:color w:val="000000"/>
          <w:sz w:val="24"/>
          <w:szCs w:val="24"/>
        </w:rPr>
        <w:t>]</w:t>
      </w:r>
      <w:r>
        <w:rPr>
          <w:rFonts w:hint="eastAsia" w:ascii="Times New Roman" w:hAnsi="Times New Roman"/>
          <w:b/>
          <w:bCs/>
          <w:color w:val="000000"/>
          <w:sz w:val="24"/>
          <w:szCs w:val="24"/>
          <w:lang w:val="en-US" w:eastAsia="zh-CN"/>
        </w:rPr>
        <w:t xml:space="preserve"> </w:t>
      </w:r>
      <w:r>
        <w:rPr>
          <w:rFonts w:hint="eastAsia" w:ascii="宋体" w:hAnsi="宋体" w:cs="宋体"/>
          <w:sz w:val="24"/>
          <w:szCs w:val="24"/>
          <w:lang w:val="en-US" w:eastAsia="zh-CN"/>
        </w:rPr>
        <w:t>本实施例构建</w:t>
      </w:r>
      <m:oMath>
        <m:r>
          <m:rPr/>
          <w:rPr>
            <w:rFonts w:hint="default" w:ascii="Cambria Math" w:hAnsi="Cambria Math" w:cs="宋体"/>
            <w:kern w:val="2"/>
            <w:sz w:val="24"/>
            <w:szCs w:val="24"/>
            <w:lang w:val="en-US" w:eastAsia="zh-CN" w:bidi="ar-SA"/>
          </w:rPr>
          <m:t>K=3</m:t>
        </m:r>
      </m:oMath>
      <w:r>
        <w:rPr>
          <w:rFonts w:hint="eastAsia" w:hAnsi="Cambria Math" w:cs="宋体"/>
          <w:i w:val="0"/>
          <w:kern w:val="2"/>
          <w:sz w:val="24"/>
          <w:szCs w:val="24"/>
          <w:lang w:val="en-US" w:eastAsia="zh-CN" w:bidi="ar-SA"/>
        </w:rPr>
        <w:t>个专家网络</w:t>
      </w:r>
      <m:oMath>
        <m:r>
          <m:rPr/>
          <w:rPr>
            <w:rFonts w:hint="default" w:ascii="Cambria Math" w:hAnsi="Cambria Math" w:cs="宋体"/>
            <w:kern w:val="2"/>
            <w:sz w:val="24"/>
            <w:szCs w:val="24"/>
            <w:lang w:val="en-US" w:eastAsia="zh-CN" w:bidi="ar-SA"/>
          </w:rPr>
          <m:t>{</m:t>
        </m:r>
        <m:sSub>
          <m:sSubPr>
            <m:ctrlPr>
              <w:rPr>
                <w:rFonts w:hint="default" w:ascii="Cambria Math" w:hAnsi="Cambria Math" w:cs="宋体"/>
                <w:i/>
                <w:kern w:val="2"/>
                <w:sz w:val="24"/>
                <w:szCs w:val="24"/>
                <w:lang w:val="en-US" w:eastAsia="zh-CN" w:bidi="ar-SA"/>
              </w:rPr>
            </m:ctrlPr>
          </m:sSubPr>
          <m:e>
            <m:r>
              <m:rPr/>
              <w:rPr>
                <w:rFonts w:hint="default" w:ascii="Cambria Math" w:hAnsi="Cambria Math" w:cs="宋体"/>
                <w:kern w:val="2"/>
                <w:sz w:val="24"/>
                <w:szCs w:val="24"/>
                <w:lang w:val="en-US" w:eastAsia="zh-CN" w:bidi="ar-SA"/>
              </w:rPr>
              <m:t>E</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1</m:t>
            </m:r>
            <m:ctrlPr>
              <w:rPr>
                <w:rFonts w:hint="default" w:ascii="Cambria Math" w:hAnsi="Cambria Math" w:cs="宋体"/>
                <w:i/>
                <w:kern w:val="2"/>
                <w:sz w:val="24"/>
                <w:szCs w:val="24"/>
                <w:lang w:val="en-US" w:eastAsia="zh-CN" w:bidi="ar-SA"/>
              </w:rPr>
            </m:ctrlPr>
          </m:sub>
        </m:sSub>
        <m:r>
          <m:rPr/>
          <w:rPr>
            <w:rFonts w:hint="default" w:ascii="Cambria Math" w:hAnsi="Cambria Math" w:cs="宋体"/>
            <w:kern w:val="2"/>
            <w:sz w:val="24"/>
            <w:szCs w:val="24"/>
            <w:lang w:val="en-US" w:eastAsia="zh-CN" w:bidi="ar-SA"/>
          </w:rPr>
          <m:t>,</m:t>
        </m:r>
        <m:sSub>
          <m:sSubPr>
            <m:ctrlPr>
              <w:rPr>
                <w:rFonts w:hint="default" w:ascii="Cambria Math" w:hAnsi="Cambria Math" w:cs="宋体"/>
                <w:i/>
                <w:kern w:val="2"/>
                <w:sz w:val="24"/>
                <w:szCs w:val="24"/>
                <w:lang w:val="en-US" w:eastAsia="zh-CN" w:bidi="ar-SA"/>
              </w:rPr>
            </m:ctrlPr>
          </m:sSubPr>
          <m:e>
            <m:r>
              <m:rPr/>
              <w:rPr>
                <w:rFonts w:hint="default" w:ascii="Cambria Math" w:hAnsi="Cambria Math" w:cs="宋体"/>
                <w:kern w:val="2"/>
                <w:sz w:val="24"/>
                <w:szCs w:val="24"/>
                <w:lang w:val="en-US" w:eastAsia="zh-CN" w:bidi="ar-SA"/>
              </w:rPr>
              <m:t>E</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2</m:t>
            </m:r>
            <m:ctrlPr>
              <w:rPr>
                <w:rFonts w:hint="default" w:ascii="Cambria Math" w:hAnsi="Cambria Math" w:cs="宋体"/>
                <w:i/>
                <w:kern w:val="2"/>
                <w:sz w:val="24"/>
                <w:szCs w:val="24"/>
                <w:lang w:val="en-US" w:eastAsia="zh-CN" w:bidi="ar-SA"/>
              </w:rPr>
            </m:ctrlPr>
          </m:sub>
        </m:sSub>
        <m:r>
          <m:rPr/>
          <w:rPr>
            <w:rFonts w:hint="default" w:ascii="Cambria Math" w:hAnsi="Cambria Math" w:cs="宋体"/>
            <w:kern w:val="2"/>
            <w:sz w:val="24"/>
            <w:szCs w:val="24"/>
            <w:lang w:val="en-US" w:eastAsia="zh-CN" w:bidi="ar-SA"/>
          </w:rPr>
          <m:t>,</m:t>
        </m:r>
        <m:sSub>
          <m:sSubPr>
            <m:ctrlPr>
              <w:rPr>
                <w:rFonts w:hint="default" w:ascii="Cambria Math" w:hAnsi="Cambria Math" w:cs="宋体"/>
                <w:i/>
                <w:kern w:val="2"/>
                <w:sz w:val="24"/>
                <w:szCs w:val="24"/>
                <w:lang w:val="en-US" w:eastAsia="zh-CN" w:bidi="ar-SA"/>
              </w:rPr>
            </m:ctrlPr>
          </m:sSubPr>
          <m:e>
            <m:r>
              <m:rPr/>
              <w:rPr>
                <w:rFonts w:hint="default" w:ascii="Cambria Math" w:hAnsi="Cambria Math" w:cs="宋体"/>
                <w:kern w:val="2"/>
                <w:sz w:val="24"/>
                <w:szCs w:val="24"/>
                <w:lang w:val="en-US" w:eastAsia="zh-CN" w:bidi="ar-SA"/>
              </w:rPr>
              <m:t>E</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3</m:t>
            </m:r>
            <m:ctrlPr>
              <w:rPr>
                <w:rFonts w:hint="default" w:ascii="Cambria Math" w:hAnsi="Cambria Math" w:cs="宋体"/>
                <w:i/>
                <w:kern w:val="2"/>
                <w:sz w:val="24"/>
                <w:szCs w:val="24"/>
                <w:lang w:val="en-US" w:eastAsia="zh-CN" w:bidi="ar-SA"/>
              </w:rPr>
            </m:ctrlPr>
          </m:sub>
        </m:sSub>
        <m:r>
          <m:rPr/>
          <w:rPr>
            <w:rFonts w:hint="default" w:ascii="Cambria Math" w:hAnsi="Cambria Math" w:cs="宋体"/>
            <w:kern w:val="2"/>
            <w:sz w:val="24"/>
            <w:szCs w:val="24"/>
            <w:lang w:val="en-US" w:eastAsia="zh-CN" w:bidi="ar-SA"/>
          </w:rPr>
          <m:t>}</m:t>
        </m:r>
      </m:oMath>
      <w:r>
        <w:rPr>
          <w:rFonts w:hint="eastAsia" w:hAnsi="Cambria Math" w:cs="宋体"/>
          <w:i w:val="0"/>
          <w:kern w:val="2"/>
          <w:sz w:val="24"/>
          <w:szCs w:val="24"/>
          <w:lang w:val="en-US" w:eastAsia="zh-CN" w:bidi="ar-SA"/>
        </w:rPr>
        <w:t>，每个专家网络由3层全连接网络组成：</w:t>
      </w:r>
    </w:p>
    <w:p w14:paraId="7F0842AF">
      <w:pPr>
        <w:spacing w:line="360" w:lineRule="auto"/>
        <w:jc w:val="center"/>
        <w:rPr>
          <w:rFonts w:hint="default" w:hAnsi="Cambria Math" w:cs="Cambria Math"/>
          <w:i w:val="0"/>
          <w:color w:val="000000"/>
          <w:kern w:val="2"/>
          <w:sz w:val="24"/>
          <w:szCs w:val="24"/>
          <w:lang w:val="en-US" w:eastAsia="zh-CN" w:bidi="ar-SA"/>
        </w:rPr>
      </w:pPr>
      <m:oMathPara>
        <m:oMath>
          <m:sSub>
            <m:sSubPr>
              <m:ctrlPr>
                <w:rPr>
                  <w:rFonts w:hint="default" w:ascii="Cambria Math" w:hAnsi="Cambria Math" w:cs="Cambria Math"/>
                  <w:i/>
                  <w:color w:val="000000"/>
                  <w:kern w:val="2"/>
                  <w:sz w:val="24"/>
                  <w:szCs w:val="24"/>
                  <w:lang w:val="en-US" w:eastAsia="zh-CN" w:bidi="ar-SA"/>
                </w:rPr>
              </m:ctrlPr>
            </m:sSubPr>
            <m:e>
              <m:r>
                <m:rPr/>
                <w:rPr>
                  <w:rFonts w:hint="default" w:ascii="Cambria Math" w:hAnsi="Cambria Math" w:cs="Cambria Math"/>
                  <w:color w:val="000000"/>
                  <w:kern w:val="2"/>
                  <w:sz w:val="24"/>
                  <w:szCs w:val="24"/>
                  <w:lang w:val="en-US" w:eastAsia="zh-CN" w:bidi="ar-SA"/>
                </w:rPr>
                <m:t>E</m:t>
              </m:r>
              <m:ctrlPr>
                <w:rPr>
                  <w:rFonts w:hint="default" w:ascii="Cambria Math" w:hAnsi="Cambria Math" w:cs="Cambria Math"/>
                  <w:i/>
                  <w:color w:val="000000"/>
                  <w:kern w:val="2"/>
                  <w:sz w:val="24"/>
                  <w:szCs w:val="24"/>
                  <w:lang w:val="en-US" w:eastAsia="zh-CN" w:bidi="ar-SA"/>
                </w:rPr>
              </m:ctrlPr>
            </m:e>
            <m:sub>
              <m:r>
                <m:rPr/>
                <w:rPr>
                  <w:rFonts w:hint="default" w:ascii="Cambria Math" w:hAnsi="Cambria Math" w:cs="Cambria Math"/>
                  <w:color w:val="000000"/>
                  <w:kern w:val="2"/>
                  <w:sz w:val="24"/>
                  <w:szCs w:val="24"/>
                  <w:lang w:val="en-US" w:eastAsia="zh-CN" w:bidi="ar-SA"/>
                </w:rPr>
                <m:t>k</m:t>
              </m:r>
              <m:ctrlPr>
                <w:rPr>
                  <w:rFonts w:hint="default" w:ascii="Cambria Math" w:hAnsi="Cambria Math" w:cs="Cambria Math"/>
                  <w:i/>
                  <w:color w:val="000000"/>
                  <w:kern w:val="2"/>
                  <w:sz w:val="24"/>
                  <w:szCs w:val="24"/>
                  <w:lang w:val="en-US" w:eastAsia="zh-CN" w:bidi="ar-SA"/>
                </w:rPr>
              </m:ctrlPr>
            </m:sub>
          </m:sSub>
          <m:r>
            <m:rPr/>
            <w:rPr>
              <w:rFonts w:hint="default" w:ascii="Cambria Math" w:hAnsi="Cambria Math" w:cs="Cambria Math"/>
              <w:color w:val="000000"/>
              <w:kern w:val="2"/>
              <w:sz w:val="24"/>
              <w:szCs w:val="24"/>
              <w:lang w:val="en-US" w:eastAsia="zh-CN" w:bidi="ar-SA"/>
            </w:rPr>
            <m:t>(f)=</m:t>
          </m:r>
          <m:sSubSup>
            <m:sSubSupPr>
              <m:ctrlPr>
                <w:rPr>
                  <w:rFonts w:hint="default" w:ascii="Cambria Math" w:hAnsi="Cambria Math" w:cs="Cambria Math"/>
                  <w:i/>
                  <w:color w:val="000000"/>
                  <w:kern w:val="2"/>
                  <w:sz w:val="24"/>
                  <w:szCs w:val="24"/>
                  <w:lang w:val="en-US" w:eastAsia="zh-CN" w:bidi="ar-SA"/>
                </w:rPr>
              </m:ctrlPr>
            </m:sSubSupPr>
            <m:e>
              <m:r>
                <m:rPr/>
                <w:rPr>
                  <w:rFonts w:hint="default" w:ascii="Cambria Math" w:hAnsi="Cambria Math" w:cs="Cambria Math"/>
                  <w:color w:val="000000"/>
                  <w:kern w:val="2"/>
                  <w:sz w:val="24"/>
                  <w:szCs w:val="24"/>
                  <w:lang w:val="en-US" w:eastAsia="zh-CN" w:bidi="ar-SA"/>
                </w:rPr>
                <m:t>W</m:t>
              </m:r>
              <m:ctrlPr>
                <w:rPr>
                  <w:rFonts w:hint="default" w:ascii="Cambria Math" w:hAnsi="Cambria Math" w:cs="Cambria Math"/>
                  <w:i/>
                  <w:color w:val="000000"/>
                  <w:kern w:val="2"/>
                  <w:sz w:val="24"/>
                  <w:szCs w:val="24"/>
                  <w:lang w:val="en-US" w:eastAsia="zh-CN" w:bidi="ar-SA"/>
                </w:rPr>
              </m:ctrlPr>
            </m:e>
            <m:sub>
              <m:r>
                <m:rPr/>
                <w:rPr>
                  <w:rFonts w:hint="default" w:ascii="Cambria Math" w:hAnsi="Cambria Math" w:cs="Cambria Math"/>
                  <w:color w:val="000000"/>
                  <w:kern w:val="2"/>
                  <w:sz w:val="24"/>
                  <w:szCs w:val="24"/>
                  <w:lang w:val="en-US" w:eastAsia="zh-CN" w:bidi="ar-SA"/>
                </w:rPr>
                <m:t>k</m:t>
              </m:r>
              <m:ctrlPr>
                <w:rPr>
                  <w:rFonts w:hint="default" w:ascii="Cambria Math" w:hAnsi="Cambria Math" w:cs="Cambria Math"/>
                  <w:i/>
                  <w:color w:val="000000"/>
                  <w:kern w:val="2"/>
                  <w:sz w:val="24"/>
                  <w:szCs w:val="24"/>
                  <w:lang w:val="en-US" w:eastAsia="zh-CN" w:bidi="ar-SA"/>
                </w:rPr>
              </m:ctrlPr>
            </m:sub>
            <m:sup>
              <m:r>
                <m:rPr/>
                <w:rPr>
                  <w:rFonts w:hint="default" w:ascii="Cambria Math" w:hAnsi="Cambria Math" w:cs="Cambria Math"/>
                  <w:color w:val="000000"/>
                  <w:kern w:val="2"/>
                  <w:sz w:val="24"/>
                  <w:szCs w:val="24"/>
                  <w:lang w:val="en-US" w:eastAsia="zh-CN" w:bidi="ar-SA"/>
                </w:rPr>
                <m:t>(3)</m:t>
              </m:r>
              <m:ctrlPr>
                <w:rPr>
                  <w:rFonts w:hint="default" w:ascii="Cambria Math" w:hAnsi="Cambria Math" w:cs="Cambria Math"/>
                  <w:i/>
                  <w:color w:val="000000"/>
                  <w:kern w:val="2"/>
                  <w:sz w:val="24"/>
                  <w:szCs w:val="24"/>
                  <w:lang w:val="en-US" w:eastAsia="zh-CN" w:bidi="ar-SA"/>
                </w:rPr>
              </m:ctrlPr>
            </m:sup>
          </m:sSubSup>
          <m:r>
            <m:rPr/>
            <w:rPr>
              <w:rFonts w:hint="eastAsia" w:ascii="Cambria Math" w:hAnsi="Cambria Math" w:cs="Cambria Math"/>
              <w:color w:val="000000"/>
              <w:kern w:val="2"/>
              <w:sz w:val="24"/>
              <w:szCs w:val="24"/>
              <w:lang w:val="en-US" w:eastAsia="zh-CN" w:bidi="ar-SA"/>
            </w:rPr>
            <m:t>·</m:t>
          </m:r>
          <m:r>
            <m:rPr/>
            <w:rPr>
              <w:rFonts w:hint="default" w:ascii="Cambria Math" w:hAnsi="Cambria Math" w:cs="Cambria Math"/>
              <w:color w:val="000000"/>
              <w:kern w:val="2"/>
              <w:sz w:val="24"/>
              <w:szCs w:val="24"/>
              <w:lang w:val="en-US" w:eastAsia="zh-CN" w:bidi="ar-SA"/>
            </w:rPr>
            <m:t>ReLU</m:t>
          </m:r>
          <m:d>
            <m:dPr>
              <m:ctrlPr>
                <w:rPr>
                  <w:rFonts w:hint="default" w:ascii="Cambria Math" w:hAnsi="Cambria Math" w:cs="Cambria Math"/>
                  <w:i/>
                  <w:color w:val="000000"/>
                  <w:kern w:val="2"/>
                  <w:sz w:val="24"/>
                  <w:szCs w:val="24"/>
                  <w:lang w:val="en-US" w:eastAsia="zh-CN" w:bidi="ar-SA"/>
                </w:rPr>
              </m:ctrlPr>
            </m:dPr>
            <m:e>
              <m:sSubSup>
                <m:sSubSupPr>
                  <m:ctrlPr>
                    <w:rPr>
                      <w:rFonts w:hint="default" w:ascii="Cambria Math" w:hAnsi="Cambria Math" w:cs="Cambria Math"/>
                      <w:i/>
                      <w:color w:val="000000"/>
                      <w:kern w:val="2"/>
                      <w:sz w:val="24"/>
                      <w:szCs w:val="24"/>
                      <w:lang w:val="en-US" w:eastAsia="zh-CN" w:bidi="ar-SA"/>
                    </w:rPr>
                  </m:ctrlPr>
                </m:sSubSupPr>
                <m:e>
                  <m:r>
                    <m:rPr/>
                    <w:rPr>
                      <w:rFonts w:hint="default" w:ascii="Cambria Math" w:hAnsi="Cambria Math" w:cs="Cambria Math"/>
                      <w:color w:val="000000"/>
                      <w:kern w:val="2"/>
                      <w:sz w:val="24"/>
                      <w:szCs w:val="24"/>
                      <w:lang w:val="en-US" w:eastAsia="zh-CN" w:bidi="ar-SA"/>
                    </w:rPr>
                    <m:t>W</m:t>
                  </m:r>
                  <m:ctrlPr>
                    <w:rPr>
                      <w:rFonts w:hint="default" w:ascii="Cambria Math" w:hAnsi="Cambria Math" w:cs="Cambria Math"/>
                      <w:i/>
                      <w:color w:val="000000"/>
                      <w:kern w:val="2"/>
                      <w:sz w:val="24"/>
                      <w:szCs w:val="24"/>
                      <w:lang w:val="en-US" w:eastAsia="zh-CN" w:bidi="ar-SA"/>
                    </w:rPr>
                  </m:ctrlPr>
                </m:e>
                <m:sub>
                  <m:r>
                    <m:rPr/>
                    <w:rPr>
                      <w:rFonts w:hint="default" w:ascii="Cambria Math" w:hAnsi="Cambria Math" w:cs="Cambria Math"/>
                      <w:color w:val="000000"/>
                      <w:kern w:val="2"/>
                      <w:sz w:val="24"/>
                      <w:szCs w:val="24"/>
                      <w:lang w:val="en-US" w:eastAsia="zh-CN" w:bidi="ar-SA"/>
                    </w:rPr>
                    <m:t>k</m:t>
                  </m:r>
                  <m:ctrlPr>
                    <w:rPr>
                      <w:rFonts w:hint="default" w:ascii="Cambria Math" w:hAnsi="Cambria Math" w:cs="Cambria Math"/>
                      <w:i/>
                      <w:color w:val="000000"/>
                      <w:kern w:val="2"/>
                      <w:sz w:val="24"/>
                      <w:szCs w:val="24"/>
                      <w:lang w:val="en-US" w:eastAsia="zh-CN" w:bidi="ar-SA"/>
                    </w:rPr>
                  </m:ctrlPr>
                </m:sub>
                <m:sup>
                  <m:r>
                    <m:rPr/>
                    <w:rPr>
                      <w:rFonts w:hint="default" w:ascii="Cambria Math" w:hAnsi="Cambria Math" w:cs="Cambria Math"/>
                      <w:color w:val="000000"/>
                      <w:kern w:val="2"/>
                      <w:sz w:val="24"/>
                      <w:szCs w:val="24"/>
                      <w:lang w:val="en-US" w:eastAsia="zh-CN" w:bidi="ar-SA"/>
                    </w:rPr>
                    <m:t>(2)</m:t>
                  </m:r>
                  <m:ctrlPr>
                    <w:rPr>
                      <w:rFonts w:hint="default" w:ascii="Cambria Math" w:hAnsi="Cambria Math" w:cs="Cambria Math"/>
                      <w:i/>
                      <w:color w:val="000000"/>
                      <w:kern w:val="2"/>
                      <w:sz w:val="24"/>
                      <w:szCs w:val="24"/>
                      <w:lang w:val="en-US" w:eastAsia="zh-CN" w:bidi="ar-SA"/>
                    </w:rPr>
                  </m:ctrlPr>
                </m:sup>
              </m:sSubSup>
              <m:r>
                <m:rPr/>
                <w:rPr>
                  <w:rFonts w:hint="eastAsia" w:ascii="Cambria Math" w:hAnsi="Cambria Math" w:cs="Cambria Math"/>
                  <w:color w:val="000000"/>
                  <w:kern w:val="2"/>
                  <w:sz w:val="24"/>
                  <w:szCs w:val="24"/>
                  <w:lang w:val="en-US" w:eastAsia="zh-CN" w:bidi="ar-SA"/>
                </w:rPr>
                <m:t>·</m:t>
              </m:r>
              <m:r>
                <m:rPr/>
                <w:rPr>
                  <w:rFonts w:hint="default" w:ascii="Cambria Math" w:hAnsi="Cambria Math" w:cs="Cambria Math"/>
                  <w:color w:val="000000"/>
                  <w:kern w:val="2"/>
                  <w:sz w:val="24"/>
                  <w:szCs w:val="24"/>
                  <w:lang w:val="en-US" w:eastAsia="zh-CN" w:bidi="ar-SA"/>
                </w:rPr>
                <m:t>ReLU</m:t>
              </m:r>
              <m:d>
                <m:dPr>
                  <m:ctrlPr>
                    <w:rPr>
                      <w:rFonts w:hint="default" w:ascii="Cambria Math" w:hAnsi="Cambria Math" w:cs="Cambria Math"/>
                      <w:i/>
                      <w:color w:val="000000"/>
                      <w:kern w:val="2"/>
                      <w:sz w:val="24"/>
                      <w:szCs w:val="24"/>
                      <w:lang w:val="en-US" w:eastAsia="zh-CN" w:bidi="ar-SA"/>
                    </w:rPr>
                  </m:ctrlPr>
                </m:dPr>
                <m:e>
                  <m:sSubSup>
                    <m:sSubSupPr>
                      <m:ctrlPr>
                        <w:rPr>
                          <w:rFonts w:hint="default" w:ascii="Cambria Math" w:hAnsi="Cambria Math" w:cs="Cambria Math"/>
                          <w:i/>
                          <w:color w:val="000000"/>
                          <w:kern w:val="2"/>
                          <w:sz w:val="24"/>
                          <w:szCs w:val="24"/>
                          <w:lang w:val="en-US" w:eastAsia="zh-CN" w:bidi="ar-SA"/>
                        </w:rPr>
                      </m:ctrlPr>
                    </m:sSubSupPr>
                    <m:e>
                      <m:r>
                        <m:rPr/>
                        <w:rPr>
                          <w:rFonts w:hint="default" w:ascii="Cambria Math" w:hAnsi="Cambria Math" w:cs="Cambria Math"/>
                          <w:color w:val="000000"/>
                          <w:kern w:val="2"/>
                          <w:sz w:val="24"/>
                          <w:szCs w:val="24"/>
                          <w:lang w:val="en-US" w:eastAsia="zh-CN" w:bidi="ar-SA"/>
                        </w:rPr>
                        <m:t>W</m:t>
                      </m:r>
                      <m:ctrlPr>
                        <w:rPr>
                          <w:rFonts w:hint="default" w:ascii="Cambria Math" w:hAnsi="Cambria Math" w:cs="Cambria Math"/>
                          <w:i/>
                          <w:color w:val="000000"/>
                          <w:kern w:val="2"/>
                          <w:sz w:val="24"/>
                          <w:szCs w:val="24"/>
                          <w:lang w:val="en-US" w:eastAsia="zh-CN" w:bidi="ar-SA"/>
                        </w:rPr>
                      </m:ctrlPr>
                    </m:e>
                    <m:sub>
                      <m:r>
                        <m:rPr/>
                        <w:rPr>
                          <w:rFonts w:hint="default" w:ascii="Cambria Math" w:hAnsi="Cambria Math" w:cs="Cambria Math"/>
                          <w:color w:val="000000"/>
                          <w:kern w:val="2"/>
                          <w:sz w:val="24"/>
                          <w:szCs w:val="24"/>
                          <w:lang w:val="en-US" w:eastAsia="zh-CN" w:bidi="ar-SA"/>
                        </w:rPr>
                        <m:t>K</m:t>
                      </m:r>
                      <m:ctrlPr>
                        <w:rPr>
                          <w:rFonts w:hint="default" w:ascii="Cambria Math" w:hAnsi="Cambria Math" w:cs="Cambria Math"/>
                          <w:i/>
                          <w:color w:val="000000"/>
                          <w:kern w:val="2"/>
                          <w:sz w:val="24"/>
                          <w:szCs w:val="24"/>
                          <w:lang w:val="en-US" w:eastAsia="zh-CN" w:bidi="ar-SA"/>
                        </w:rPr>
                      </m:ctrlPr>
                    </m:sub>
                    <m:sup>
                      <m:r>
                        <m:rPr/>
                        <w:rPr>
                          <w:rFonts w:hint="default" w:ascii="Cambria Math" w:hAnsi="Cambria Math" w:cs="Cambria Math"/>
                          <w:color w:val="000000"/>
                          <w:kern w:val="2"/>
                          <w:sz w:val="24"/>
                          <w:szCs w:val="24"/>
                          <w:lang w:val="en-US" w:eastAsia="zh-CN" w:bidi="ar-SA"/>
                        </w:rPr>
                        <m:t>(1)</m:t>
                      </m:r>
                      <m:ctrlPr>
                        <w:rPr>
                          <w:rFonts w:hint="default" w:ascii="Cambria Math" w:hAnsi="Cambria Math" w:cs="Cambria Math"/>
                          <w:i/>
                          <w:color w:val="000000"/>
                          <w:kern w:val="2"/>
                          <w:sz w:val="24"/>
                          <w:szCs w:val="24"/>
                          <w:lang w:val="en-US" w:eastAsia="zh-CN" w:bidi="ar-SA"/>
                        </w:rPr>
                      </m:ctrlPr>
                    </m:sup>
                  </m:sSubSup>
                  <m:r>
                    <m:rPr/>
                    <w:rPr>
                      <w:rFonts w:hint="default" w:ascii="Cambria Math" w:hAnsi="Cambria Math" w:cs="Cambria Math"/>
                      <w:color w:val="000000"/>
                      <w:kern w:val="2"/>
                      <w:sz w:val="24"/>
                      <w:szCs w:val="24"/>
                      <w:lang w:val="en-US" w:eastAsia="zh-CN" w:bidi="ar-SA"/>
                    </w:rPr>
                    <m:t>f+</m:t>
                  </m:r>
                  <m:sSubSup>
                    <m:sSubSupPr>
                      <m:ctrlPr>
                        <w:rPr>
                          <w:rFonts w:hint="default" w:ascii="Cambria Math" w:hAnsi="Cambria Math" w:cs="Cambria Math"/>
                          <w:i/>
                          <w:color w:val="000000"/>
                          <w:kern w:val="2"/>
                          <w:sz w:val="24"/>
                          <w:szCs w:val="24"/>
                          <w:lang w:val="en-US" w:eastAsia="zh-CN" w:bidi="ar-SA"/>
                        </w:rPr>
                      </m:ctrlPr>
                    </m:sSubSupPr>
                    <m:e>
                      <m:r>
                        <m:rPr/>
                        <w:rPr>
                          <w:rFonts w:hint="default" w:ascii="Cambria Math" w:hAnsi="Cambria Math" w:cs="Cambria Math"/>
                          <w:color w:val="000000"/>
                          <w:kern w:val="2"/>
                          <w:sz w:val="24"/>
                          <w:szCs w:val="24"/>
                          <w:lang w:val="en-US" w:eastAsia="zh-CN" w:bidi="ar-SA"/>
                        </w:rPr>
                        <m:t>b</m:t>
                      </m:r>
                      <m:ctrlPr>
                        <w:rPr>
                          <w:rFonts w:hint="default" w:ascii="Cambria Math" w:hAnsi="Cambria Math" w:cs="Cambria Math"/>
                          <w:i/>
                          <w:color w:val="000000"/>
                          <w:kern w:val="2"/>
                          <w:sz w:val="24"/>
                          <w:szCs w:val="24"/>
                          <w:lang w:val="en-US" w:eastAsia="zh-CN" w:bidi="ar-SA"/>
                        </w:rPr>
                      </m:ctrlPr>
                    </m:e>
                    <m:sub>
                      <m:r>
                        <m:rPr/>
                        <w:rPr>
                          <w:rFonts w:hint="default" w:ascii="Cambria Math" w:hAnsi="Cambria Math" w:cs="Cambria Math"/>
                          <w:color w:val="000000"/>
                          <w:kern w:val="2"/>
                          <w:sz w:val="24"/>
                          <w:szCs w:val="24"/>
                          <w:lang w:val="en-US" w:eastAsia="zh-CN" w:bidi="ar-SA"/>
                        </w:rPr>
                        <m:t>k</m:t>
                      </m:r>
                      <m:ctrlPr>
                        <w:rPr>
                          <w:rFonts w:hint="default" w:ascii="Cambria Math" w:hAnsi="Cambria Math" w:cs="Cambria Math"/>
                          <w:i/>
                          <w:color w:val="000000"/>
                          <w:kern w:val="2"/>
                          <w:sz w:val="24"/>
                          <w:szCs w:val="24"/>
                          <w:lang w:val="en-US" w:eastAsia="zh-CN" w:bidi="ar-SA"/>
                        </w:rPr>
                      </m:ctrlPr>
                    </m:sub>
                    <m:sup>
                      <m:r>
                        <m:rPr/>
                        <w:rPr>
                          <w:rFonts w:hint="default" w:ascii="Cambria Math" w:hAnsi="Cambria Math" w:cs="Cambria Math"/>
                          <w:color w:val="000000"/>
                          <w:kern w:val="2"/>
                          <w:sz w:val="24"/>
                          <w:szCs w:val="24"/>
                          <w:lang w:val="en-US" w:eastAsia="zh-CN" w:bidi="ar-SA"/>
                        </w:rPr>
                        <m:t>(2)</m:t>
                      </m:r>
                      <m:ctrlPr>
                        <w:rPr>
                          <w:rFonts w:hint="default" w:ascii="Cambria Math" w:hAnsi="Cambria Math" w:cs="Cambria Math"/>
                          <w:i/>
                          <w:color w:val="000000"/>
                          <w:kern w:val="2"/>
                          <w:sz w:val="24"/>
                          <w:szCs w:val="24"/>
                          <w:lang w:val="en-US" w:eastAsia="zh-CN" w:bidi="ar-SA"/>
                        </w:rPr>
                      </m:ctrlPr>
                    </m:sup>
                  </m:sSubSup>
                  <m:ctrlPr>
                    <w:rPr>
                      <w:rFonts w:hint="default" w:ascii="Cambria Math" w:hAnsi="Cambria Math" w:cs="Cambria Math"/>
                      <w:i/>
                      <w:color w:val="000000"/>
                      <w:kern w:val="2"/>
                      <w:sz w:val="24"/>
                      <w:szCs w:val="24"/>
                      <w:lang w:val="en-US" w:eastAsia="zh-CN" w:bidi="ar-SA"/>
                    </w:rPr>
                  </m:ctrlPr>
                </m:e>
              </m:d>
              <m:ctrlPr>
                <w:rPr>
                  <w:rFonts w:hint="default" w:ascii="Cambria Math" w:hAnsi="Cambria Math" w:cs="Cambria Math"/>
                  <w:i/>
                  <w:color w:val="000000"/>
                  <w:kern w:val="2"/>
                  <w:sz w:val="24"/>
                  <w:szCs w:val="24"/>
                  <w:lang w:val="en-US" w:eastAsia="zh-CN" w:bidi="ar-SA"/>
                </w:rPr>
              </m:ctrlPr>
            </m:e>
          </m:d>
          <m:r>
            <m:rPr/>
            <w:rPr>
              <w:rFonts w:hint="default" w:ascii="Cambria Math" w:hAnsi="Cambria Math" w:cs="Cambria Math"/>
              <w:color w:val="000000"/>
              <w:kern w:val="2"/>
              <w:sz w:val="24"/>
              <w:szCs w:val="24"/>
              <w:lang w:val="en-US" w:eastAsia="zh-CN" w:bidi="ar-SA"/>
            </w:rPr>
            <m:t>+</m:t>
          </m:r>
          <m:sSubSup>
            <m:sSubSupPr>
              <m:ctrlPr>
                <w:rPr>
                  <w:rFonts w:hint="default" w:ascii="Cambria Math" w:hAnsi="Cambria Math" w:cs="Cambria Math"/>
                  <w:i/>
                  <w:color w:val="000000"/>
                  <w:kern w:val="2"/>
                  <w:sz w:val="24"/>
                  <w:szCs w:val="24"/>
                  <w:lang w:val="en-US" w:eastAsia="zh-CN" w:bidi="ar-SA"/>
                </w:rPr>
              </m:ctrlPr>
            </m:sSubSupPr>
            <m:e>
              <m:r>
                <m:rPr/>
                <w:rPr>
                  <w:rFonts w:hint="default" w:ascii="Cambria Math" w:hAnsi="Cambria Math" w:cs="Cambria Math"/>
                  <w:color w:val="000000"/>
                  <w:kern w:val="2"/>
                  <w:sz w:val="24"/>
                  <w:szCs w:val="24"/>
                  <w:lang w:val="en-US" w:eastAsia="zh-CN" w:bidi="ar-SA"/>
                </w:rPr>
                <m:t>b</m:t>
              </m:r>
              <m:ctrlPr>
                <w:rPr>
                  <w:rFonts w:hint="default" w:ascii="Cambria Math" w:hAnsi="Cambria Math" w:cs="Cambria Math"/>
                  <w:i/>
                  <w:color w:val="000000"/>
                  <w:kern w:val="2"/>
                  <w:sz w:val="24"/>
                  <w:szCs w:val="24"/>
                  <w:lang w:val="en-US" w:eastAsia="zh-CN" w:bidi="ar-SA"/>
                </w:rPr>
              </m:ctrlPr>
            </m:e>
            <m:sub>
              <m:r>
                <m:rPr/>
                <w:rPr>
                  <w:rFonts w:hint="default" w:ascii="Cambria Math" w:hAnsi="Cambria Math" w:cs="Cambria Math"/>
                  <w:color w:val="000000"/>
                  <w:kern w:val="2"/>
                  <w:sz w:val="24"/>
                  <w:szCs w:val="24"/>
                  <w:lang w:val="en-US" w:eastAsia="zh-CN" w:bidi="ar-SA"/>
                </w:rPr>
                <m:t>k</m:t>
              </m:r>
              <m:ctrlPr>
                <w:rPr>
                  <w:rFonts w:hint="default" w:ascii="Cambria Math" w:hAnsi="Cambria Math" w:cs="Cambria Math"/>
                  <w:i/>
                  <w:color w:val="000000"/>
                  <w:kern w:val="2"/>
                  <w:sz w:val="24"/>
                  <w:szCs w:val="24"/>
                  <w:lang w:val="en-US" w:eastAsia="zh-CN" w:bidi="ar-SA"/>
                </w:rPr>
              </m:ctrlPr>
            </m:sub>
            <m:sup>
              <m:r>
                <m:rPr/>
                <w:rPr>
                  <w:rFonts w:hint="default" w:ascii="Cambria Math" w:hAnsi="Cambria Math" w:cs="Cambria Math"/>
                  <w:color w:val="000000"/>
                  <w:kern w:val="2"/>
                  <w:sz w:val="24"/>
                  <w:szCs w:val="24"/>
                  <w:lang w:val="en-US" w:eastAsia="zh-CN" w:bidi="ar-SA"/>
                </w:rPr>
                <m:t>(3)</m:t>
              </m:r>
              <m:ctrlPr>
                <w:rPr>
                  <w:rFonts w:hint="default" w:ascii="Cambria Math" w:hAnsi="Cambria Math" w:cs="Cambria Math"/>
                  <w:i/>
                  <w:color w:val="000000"/>
                  <w:kern w:val="2"/>
                  <w:sz w:val="24"/>
                  <w:szCs w:val="24"/>
                  <w:lang w:val="en-US" w:eastAsia="zh-CN" w:bidi="ar-SA"/>
                </w:rPr>
              </m:ctrlPr>
            </m:sup>
          </m:sSubSup>
          <w:del w:id="212" w:author="Jisoo" w:date="2025-12-07T17:13:30Z">
            <m:r>
              <m:rPr/>
              <w:rPr>
                <w:rFonts w:hint="default" w:ascii="Cambria Math" w:hAnsi="Cambria Math" w:cs="Cambria Math"/>
                <w:color w:val="000000"/>
                <w:kern w:val="2"/>
                <w:sz w:val="24"/>
                <w:szCs w:val="24"/>
                <w:lang w:val="en-US" w:eastAsia="zh-CN" w:bidi="ar-SA"/>
              </w:rPr>
              <m:t>.</m:t>
            </m:r>
          </w:del>
        </m:oMath>
      </m:oMathPara>
    </w:p>
    <w:p w14:paraId="4346AC74">
      <w:pPr>
        <w:spacing w:line="360" w:lineRule="auto"/>
        <w:jc w:val="both"/>
        <w:rPr>
          <w:rFonts w:hint="eastAsia" w:hAnsi="Cambria Math" w:cs="Cambria Math"/>
          <w:i w:val="0"/>
          <w:color w:val="000000"/>
          <w:kern w:val="2"/>
          <w:sz w:val="24"/>
          <w:szCs w:val="24"/>
          <w:lang w:val="en-US" w:eastAsia="zh-CN" w:bidi="ar-SA"/>
        </w:rPr>
      </w:pPr>
      <w:r>
        <w:rPr>
          <w:rFonts w:hint="eastAsia" w:hAnsi="Cambria Math" w:cs="Cambria Math"/>
          <w:i w:val="0"/>
          <w:color w:val="000000"/>
          <w:kern w:val="2"/>
          <w:sz w:val="24"/>
          <w:szCs w:val="24"/>
          <w:lang w:val="en-US" w:eastAsia="zh-CN" w:bidi="ar-SA"/>
        </w:rPr>
        <w:t>其中：</w:t>
      </w:r>
    </w:p>
    <w:p w14:paraId="64CCA308">
      <w:pPr>
        <w:spacing w:line="360" w:lineRule="auto"/>
        <w:jc w:val="center"/>
        <w:rPr>
          <w:rFonts w:hint="eastAsia" w:hAnsi="Cambria Math" w:eastAsia="宋体" w:cs="Cambria Math"/>
          <w:i w:val="0"/>
          <w:color w:val="000000"/>
          <w:kern w:val="2"/>
          <w:sz w:val="24"/>
          <w:szCs w:val="24"/>
          <w:lang w:val="en-US" w:eastAsia="zh-CN" w:bidi="ar-SA"/>
        </w:rPr>
      </w:pPr>
      <m:oMath>
        <m:sSubSup>
          <m:sSubSupPr>
            <m:ctrlPr>
              <w:rPr>
                <w:rFonts w:ascii="Cambria Math" w:hAnsi="Cambria Math" w:cs="Cambria Math"/>
                <w:i/>
                <w:color w:val="000000"/>
                <w:kern w:val="2"/>
                <w:sz w:val="24"/>
                <w:szCs w:val="24"/>
                <w:lang w:val="en-US" w:bidi="ar-SA"/>
              </w:rPr>
            </m:ctrlPr>
          </m:sSubSupPr>
          <m:e>
            <m:r>
              <m:rPr/>
              <w:rPr>
                <w:rFonts w:hint="default" w:ascii="Cambria Math" w:hAnsi="Cambria Math" w:cs="Cambria Math"/>
                <w:color w:val="000000"/>
                <w:kern w:val="2"/>
                <w:sz w:val="24"/>
                <w:szCs w:val="24"/>
                <w:lang w:val="en-US" w:eastAsia="zh-CN" w:bidi="ar-SA"/>
              </w:rPr>
              <m:t>W</m:t>
            </m:r>
            <m:ctrlPr>
              <w:rPr>
                <w:rFonts w:ascii="Cambria Math" w:hAnsi="Cambria Math" w:cs="Cambria Math"/>
                <w:i/>
                <w:color w:val="000000"/>
                <w:kern w:val="2"/>
                <w:sz w:val="24"/>
                <w:szCs w:val="24"/>
                <w:lang w:val="en-US" w:bidi="ar-SA"/>
              </w:rPr>
            </m:ctrlPr>
          </m:e>
          <m:sub>
            <m:r>
              <m:rPr/>
              <w:rPr>
                <w:rFonts w:hint="default" w:ascii="Cambria Math" w:hAnsi="Cambria Math" w:cs="Cambria Math"/>
                <w:color w:val="000000"/>
                <w:kern w:val="2"/>
                <w:sz w:val="24"/>
                <w:szCs w:val="24"/>
                <w:lang w:val="en-US" w:eastAsia="zh-CN" w:bidi="ar-SA"/>
              </w:rPr>
              <m:t>k</m:t>
            </m:r>
            <m:ctrlPr>
              <w:rPr>
                <w:rFonts w:ascii="Cambria Math" w:hAnsi="Cambria Math" w:cs="Cambria Math"/>
                <w:i/>
                <w:color w:val="000000"/>
                <w:kern w:val="2"/>
                <w:sz w:val="24"/>
                <w:szCs w:val="24"/>
                <w:lang w:val="en-US" w:bidi="ar-SA"/>
              </w:rPr>
            </m:ctrlPr>
          </m:sub>
          <m:sup>
            <m:r>
              <m:rPr/>
              <w:rPr>
                <w:rFonts w:hint="default" w:ascii="Cambria Math" w:hAnsi="Cambria Math" w:cs="Cambria Math"/>
                <w:color w:val="000000"/>
                <w:kern w:val="2"/>
                <w:sz w:val="24"/>
                <w:szCs w:val="24"/>
                <w:lang w:val="en-US" w:eastAsia="zh-CN" w:bidi="ar-SA"/>
              </w:rPr>
              <m:t>(1)</m:t>
            </m:r>
            <m:ctrlPr>
              <w:rPr>
                <w:rFonts w:ascii="Cambria Math" w:hAnsi="Cambria Math" w:cs="Cambria Math"/>
                <w:i/>
                <w:color w:val="000000"/>
                <w:kern w:val="2"/>
                <w:sz w:val="24"/>
                <w:szCs w:val="24"/>
                <w:lang w:val="en-US" w:bidi="ar-SA"/>
              </w:rPr>
            </m:ctrlPr>
          </m:sup>
        </m:sSubSup>
        <m:r>
          <m:rPr/>
          <w:rPr>
            <w:rFonts w:hint="default" w:ascii="Cambria Math" w:hAnsi="Cambria Math" w:cs="Cambria Math"/>
            <w:color w:val="000000"/>
            <w:kern w:val="2"/>
            <w:sz w:val="24"/>
            <w:szCs w:val="24"/>
            <w:lang w:val="en-US" w:bidi="ar-SA"/>
          </w:rPr>
          <m:t>∈</m:t>
        </m:r>
        <m:sSup>
          <m:sSupPr>
            <m:ctrlPr>
              <w:rPr>
                <w:rFonts w:hint="default" w:ascii="Cambria Math" w:hAnsi="Cambria Math" w:cs="Cambria Math"/>
                <w:i/>
                <w:color w:val="000000"/>
                <w:kern w:val="2"/>
                <w:sz w:val="24"/>
                <w:szCs w:val="24"/>
                <w:lang w:val="en-US" w:bidi="ar-SA"/>
              </w:rPr>
            </m:ctrlPr>
          </m:sSupPr>
          <m:e>
            <m:r>
              <m:rPr/>
              <w:rPr>
                <w:rFonts w:hint="default" w:ascii="Cambria Math" w:hAnsi="Cambria Math" w:cs="Cambria Math"/>
                <w:color w:val="000000"/>
                <w:kern w:val="2"/>
                <w:sz w:val="24"/>
                <w:szCs w:val="24"/>
                <w:lang w:val="en-US" w:eastAsia="zh-CN" w:bidi="ar-SA"/>
              </w:rPr>
              <m:t>R</m:t>
            </m:r>
            <m:ctrlPr>
              <w:rPr>
                <w:rFonts w:hint="default" w:ascii="Cambria Math" w:hAnsi="Cambria Math" w:cs="Cambria Math"/>
                <w:i/>
                <w:color w:val="000000"/>
                <w:kern w:val="2"/>
                <w:sz w:val="24"/>
                <w:szCs w:val="24"/>
                <w:lang w:val="en-US" w:bidi="ar-SA"/>
              </w:rPr>
            </m:ctrlPr>
          </m:e>
          <m:sup>
            <m:r>
              <m:rPr/>
              <w:rPr>
                <w:rFonts w:hint="default" w:ascii="Cambria Math" w:hAnsi="Cambria Math" w:cs="Cambria Math"/>
                <w:color w:val="000000"/>
                <w:kern w:val="2"/>
                <w:sz w:val="24"/>
                <w:szCs w:val="24"/>
                <w:lang w:val="en-US" w:eastAsia="zh-CN" w:bidi="ar-SA"/>
              </w:rPr>
              <m:t>512</m:t>
            </m:r>
            <m:r>
              <m:rPr/>
              <w:rPr>
                <w:rFonts w:ascii="Cambria Math" w:hAnsi="Cambria Math" w:cs="Cambria Math"/>
                <w:color w:val="000000"/>
                <w:kern w:val="2"/>
                <w:sz w:val="24"/>
                <w:szCs w:val="24"/>
                <w:lang w:val="en-US" w:bidi="ar-SA"/>
              </w:rPr>
              <m:t>×</m:t>
            </m:r>
            <m:r>
              <m:rPr/>
              <w:rPr>
                <w:rFonts w:hint="default" w:ascii="Cambria Math" w:hAnsi="Cambria Math" w:cs="Cambria Math"/>
                <w:color w:val="000000"/>
                <w:kern w:val="2"/>
                <w:sz w:val="24"/>
                <w:szCs w:val="24"/>
                <w:lang w:val="en-US" w:eastAsia="zh-CN" w:bidi="ar-SA"/>
              </w:rPr>
              <m:t>1024</m:t>
            </m:r>
            <m:ctrlPr>
              <w:rPr>
                <w:rFonts w:hint="default" w:ascii="Cambria Math" w:hAnsi="Cambria Math" w:cs="Cambria Math"/>
                <w:i/>
                <w:color w:val="000000"/>
                <w:kern w:val="2"/>
                <w:sz w:val="24"/>
                <w:szCs w:val="24"/>
                <w:lang w:val="en-US" w:bidi="ar-SA"/>
              </w:rPr>
            </m:ctrlPr>
          </m:sup>
        </m:sSup>
      </m:oMath>
      <w:r>
        <w:rPr>
          <w:rFonts w:hint="eastAsia" w:hAnsi="Cambria Math" w:cs="Cambria Math"/>
          <w:i w:val="0"/>
          <w:color w:val="000000"/>
          <w:kern w:val="2"/>
          <w:sz w:val="24"/>
          <w:szCs w:val="24"/>
          <w:lang w:val="en-US" w:eastAsia="zh-CN" w:bidi="ar-SA"/>
        </w:rPr>
        <w:t>，</w:t>
      </w:r>
      <m:oMath>
        <m:sSubSup>
          <m:sSubSupPr>
            <m:ctrlPr>
              <w:rPr>
                <w:rFonts w:ascii="Cambria Math" w:hAnsi="Cambria Math" w:cs="Cambria Math"/>
                <w:i/>
                <w:color w:val="000000"/>
                <w:kern w:val="2"/>
                <w:sz w:val="24"/>
                <w:szCs w:val="24"/>
                <w:lang w:val="en-US" w:bidi="ar-SA"/>
              </w:rPr>
            </m:ctrlPr>
          </m:sSubSupPr>
          <m:e>
            <m:r>
              <m:rPr/>
              <w:rPr>
                <w:rFonts w:hint="default" w:ascii="Cambria Math" w:hAnsi="Cambria Math" w:cs="Cambria Math"/>
                <w:color w:val="000000"/>
                <w:kern w:val="2"/>
                <w:sz w:val="24"/>
                <w:szCs w:val="24"/>
                <w:lang w:val="en-US" w:eastAsia="zh-CN" w:bidi="ar-SA"/>
              </w:rPr>
              <m:t>W</m:t>
            </m:r>
            <m:ctrlPr>
              <w:rPr>
                <w:rFonts w:ascii="Cambria Math" w:hAnsi="Cambria Math" w:cs="Cambria Math"/>
                <w:i/>
                <w:color w:val="000000"/>
                <w:kern w:val="2"/>
                <w:sz w:val="24"/>
                <w:szCs w:val="24"/>
                <w:lang w:val="en-US" w:bidi="ar-SA"/>
              </w:rPr>
            </m:ctrlPr>
          </m:e>
          <m:sub>
            <m:r>
              <m:rPr/>
              <w:rPr>
                <w:rFonts w:hint="default" w:ascii="Cambria Math" w:hAnsi="Cambria Math" w:cs="Cambria Math"/>
                <w:color w:val="000000"/>
                <w:kern w:val="2"/>
                <w:sz w:val="24"/>
                <w:szCs w:val="24"/>
                <w:lang w:val="en-US" w:eastAsia="zh-CN" w:bidi="ar-SA"/>
              </w:rPr>
              <m:t>k</m:t>
            </m:r>
            <m:ctrlPr>
              <w:rPr>
                <w:rFonts w:ascii="Cambria Math" w:hAnsi="Cambria Math" w:cs="Cambria Math"/>
                <w:i/>
                <w:color w:val="000000"/>
                <w:kern w:val="2"/>
                <w:sz w:val="24"/>
                <w:szCs w:val="24"/>
                <w:lang w:val="en-US" w:bidi="ar-SA"/>
              </w:rPr>
            </m:ctrlPr>
          </m:sub>
          <m:sup>
            <m:r>
              <m:rPr/>
              <w:rPr>
                <w:rFonts w:hint="default" w:ascii="Cambria Math" w:hAnsi="Cambria Math" w:cs="Cambria Math"/>
                <w:color w:val="000000"/>
                <w:kern w:val="2"/>
                <w:sz w:val="24"/>
                <w:szCs w:val="24"/>
                <w:lang w:val="en-US" w:eastAsia="zh-CN" w:bidi="ar-SA"/>
              </w:rPr>
              <m:t>(2)</m:t>
            </m:r>
            <m:ctrlPr>
              <w:rPr>
                <w:rFonts w:ascii="Cambria Math" w:hAnsi="Cambria Math" w:cs="Cambria Math"/>
                <w:i/>
                <w:color w:val="000000"/>
                <w:kern w:val="2"/>
                <w:sz w:val="24"/>
                <w:szCs w:val="24"/>
                <w:lang w:val="en-US" w:bidi="ar-SA"/>
              </w:rPr>
            </m:ctrlPr>
          </m:sup>
        </m:sSubSup>
        <m:r>
          <m:rPr/>
          <w:rPr>
            <w:rFonts w:hint="default" w:ascii="Cambria Math" w:hAnsi="Cambria Math" w:cs="Cambria Math"/>
            <w:color w:val="000000"/>
            <w:kern w:val="2"/>
            <w:sz w:val="24"/>
            <w:szCs w:val="24"/>
            <w:lang w:val="en-US" w:bidi="ar-SA"/>
          </w:rPr>
          <m:t>∈</m:t>
        </m:r>
        <m:sSup>
          <m:sSupPr>
            <m:ctrlPr>
              <w:rPr>
                <w:rFonts w:hint="default" w:ascii="Cambria Math" w:hAnsi="Cambria Math" w:cs="Cambria Math"/>
                <w:i/>
                <w:color w:val="000000"/>
                <w:kern w:val="2"/>
                <w:sz w:val="24"/>
                <w:szCs w:val="24"/>
                <w:lang w:val="en-US" w:bidi="ar-SA"/>
              </w:rPr>
            </m:ctrlPr>
          </m:sSupPr>
          <m:e>
            <m:r>
              <m:rPr/>
              <w:rPr>
                <w:rFonts w:hint="default" w:ascii="Cambria Math" w:hAnsi="Cambria Math" w:cs="Cambria Math"/>
                <w:color w:val="000000"/>
                <w:kern w:val="2"/>
                <w:sz w:val="24"/>
                <w:szCs w:val="24"/>
                <w:lang w:val="en-US" w:eastAsia="zh-CN" w:bidi="ar-SA"/>
              </w:rPr>
              <m:t>R</m:t>
            </m:r>
            <m:ctrlPr>
              <w:rPr>
                <w:rFonts w:hint="default" w:ascii="Cambria Math" w:hAnsi="Cambria Math" w:cs="Cambria Math"/>
                <w:i/>
                <w:color w:val="000000"/>
                <w:kern w:val="2"/>
                <w:sz w:val="24"/>
                <w:szCs w:val="24"/>
                <w:lang w:val="en-US" w:bidi="ar-SA"/>
              </w:rPr>
            </m:ctrlPr>
          </m:e>
          <m:sup>
            <m:r>
              <m:rPr/>
              <w:rPr>
                <w:rFonts w:hint="default" w:ascii="Cambria Math" w:hAnsi="Cambria Math" w:cs="Cambria Math"/>
                <w:color w:val="000000"/>
                <w:kern w:val="2"/>
                <w:sz w:val="24"/>
                <w:szCs w:val="24"/>
                <w:lang w:val="en-US" w:eastAsia="zh-CN" w:bidi="ar-SA"/>
              </w:rPr>
              <m:t>1024</m:t>
            </m:r>
            <m:r>
              <m:rPr/>
              <w:rPr>
                <w:rFonts w:ascii="Cambria Math" w:hAnsi="Cambria Math" w:cs="Cambria Math"/>
                <w:color w:val="000000"/>
                <w:kern w:val="2"/>
                <w:sz w:val="24"/>
                <w:szCs w:val="24"/>
                <w:lang w:val="en-US" w:bidi="ar-SA"/>
              </w:rPr>
              <m:t>×</m:t>
            </m:r>
            <m:r>
              <m:rPr/>
              <w:rPr>
                <w:rFonts w:hint="default" w:ascii="Cambria Math" w:hAnsi="Cambria Math" w:cs="Cambria Math"/>
                <w:color w:val="000000"/>
                <w:kern w:val="2"/>
                <w:sz w:val="24"/>
                <w:szCs w:val="24"/>
                <w:lang w:val="en-US" w:eastAsia="zh-CN" w:bidi="ar-SA"/>
              </w:rPr>
              <m:t>512</m:t>
            </m:r>
            <m:ctrlPr>
              <w:rPr>
                <w:rFonts w:hint="default" w:ascii="Cambria Math" w:hAnsi="Cambria Math" w:cs="Cambria Math"/>
                <w:i/>
                <w:color w:val="000000"/>
                <w:kern w:val="2"/>
                <w:sz w:val="24"/>
                <w:szCs w:val="24"/>
                <w:lang w:val="en-US" w:bidi="ar-SA"/>
              </w:rPr>
            </m:ctrlPr>
          </m:sup>
        </m:sSup>
      </m:oMath>
      <w:r>
        <w:rPr>
          <w:rFonts w:hint="eastAsia" w:hAnsi="Cambria Math" w:cs="Cambria Math"/>
          <w:i w:val="0"/>
          <w:color w:val="000000"/>
          <w:kern w:val="2"/>
          <w:sz w:val="24"/>
          <w:szCs w:val="24"/>
          <w:lang w:val="en-US" w:eastAsia="zh-CN" w:bidi="ar-SA"/>
        </w:rPr>
        <w:t>，</w:t>
      </w:r>
      <m:oMath>
        <m:sSubSup>
          <m:sSubSupPr>
            <m:ctrlPr>
              <w:rPr>
                <w:rFonts w:ascii="Cambria Math" w:hAnsi="Cambria Math" w:cs="Cambria Math"/>
                <w:i/>
                <w:color w:val="000000"/>
                <w:kern w:val="2"/>
                <w:sz w:val="24"/>
                <w:szCs w:val="24"/>
                <w:lang w:val="en-US" w:bidi="ar-SA"/>
              </w:rPr>
            </m:ctrlPr>
          </m:sSubSupPr>
          <m:e>
            <m:r>
              <m:rPr/>
              <w:rPr>
                <w:rFonts w:hint="default" w:ascii="Cambria Math" w:hAnsi="Cambria Math" w:cs="Cambria Math"/>
                <w:color w:val="000000"/>
                <w:kern w:val="2"/>
                <w:sz w:val="24"/>
                <w:szCs w:val="24"/>
                <w:lang w:val="en-US" w:eastAsia="zh-CN" w:bidi="ar-SA"/>
              </w:rPr>
              <m:t>W</m:t>
            </m:r>
            <m:ctrlPr>
              <w:rPr>
                <w:rFonts w:ascii="Cambria Math" w:hAnsi="Cambria Math" w:cs="Cambria Math"/>
                <w:i/>
                <w:color w:val="000000"/>
                <w:kern w:val="2"/>
                <w:sz w:val="24"/>
                <w:szCs w:val="24"/>
                <w:lang w:val="en-US" w:bidi="ar-SA"/>
              </w:rPr>
            </m:ctrlPr>
          </m:e>
          <m:sub>
            <m:r>
              <m:rPr/>
              <w:rPr>
                <w:rFonts w:hint="default" w:ascii="Cambria Math" w:hAnsi="Cambria Math" w:cs="Cambria Math"/>
                <w:color w:val="000000"/>
                <w:kern w:val="2"/>
                <w:sz w:val="24"/>
                <w:szCs w:val="24"/>
                <w:lang w:val="en-US" w:eastAsia="zh-CN" w:bidi="ar-SA"/>
              </w:rPr>
              <m:t>k</m:t>
            </m:r>
            <m:ctrlPr>
              <w:rPr>
                <w:rFonts w:ascii="Cambria Math" w:hAnsi="Cambria Math" w:cs="Cambria Math"/>
                <w:i/>
                <w:color w:val="000000"/>
                <w:kern w:val="2"/>
                <w:sz w:val="24"/>
                <w:szCs w:val="24"/>
                <w:lang w:val="en-US" w:bidi="ar-SA"/>
              </w:rPr>
            </m:ctrlPr>
          </m:sub>
          <m:sup>
            <m:r>
              <m:rPr/>
              <w:rPr>
                <w:rFonts w:hint="default" w:ascii="Cambria Math" w:hAnsi="Cambria Math" w:cs="Cambria Math"/>
                <w:color w:val="000000"/>
                <w:kern w:val="2"/>
                <w:sz w:val="24"/>
                <w:szCs w:val="24"/>
                <w:lang w:val="en-US" w:eastAsia="zh-CN" w:bidi="ar-SA"/>
              </w:rPr>
              <m:t>(3)</m:t>
            </m:r>
            <m:ctrlPr>
              <w:rPr>
                <w:rFonts w:ascii="Cambria Math" w:hAnsi="Cambria Math" w:cs="Cambria Math"/>
                <w:i/>
                <w:color w:val="000000"/>
                <w:kern w:val="2"/>
                <w:sz w:val="24"/>
                <w:szCs w:val="24"/>
                <w:lang w:val="en-US" w:bidi="ar-SA"/>
              </w:rPr>
            </m:ctrlPr>
          </m:sup>
        </m:sSubSup>
        <m:r>
          <m:rPr/>
          <w:rPr>
            <w:rFonts w:hint="default" w:ascii="Cambria Math" w:hAnsi="Cambria Math" w:cs="Cambria Math"/>
            <w:color w:val="000000"/>
            <w:kern w:val="2"/>
            <w:sz w:val="24"/>
            <w:szCs w:val="24"/>
            <w:lang w:val="en-US" w:bidi="ar-SA"/>
          </w:rPr>
          <m:t>∈</m:t>
        </m:r>
        <m:sSup>
          <m:sSupPr>
            <m:ctrlPr>
              <w:rPr>
                <w:rFonts w:hint="default" w:ascii="Cambria Math" w:hAnsi="Cambria Math" w:cs="Cambria Math"/>
                <w:i/>
                <w:color w:val="000000"/>
                <w:kern w:val="2"/>
                <w:sz w:val="24"/>
                <w:szCs w:val="24"/>
                <w:lang w:val="en-US" w:bidi="ar-SA"/>
              </w:rPr>
            </m:ctrlPr>
          </m:sSupPr>
          <m:e>
            <m:r>
              <m:rPr/>
              <w:rPr>
                <w:rFonts w:hint="default" w:ascii="Cambria Math" w:hAnsi="Cambria Math" w:cs="Cambria Math"/>
                <w:color w:val="000000"/>
                <w:kern w:val="2"/>
                <w:sz w:val="24"/>
                <w:szCs w:val="24"/>
                <w:lang w:val="en-US" w:eastAsia="zh-CN" w:bidi="ar-SA"/>
              </w:rPr>
              <m:t>R</m:t>
            </m:r>
            <m:ctrlPr>
              <w:rPr>
                <w:rFonts w:hint="default" w:ascii="Cambria Math" w:hAnsi="Cambria Math" w:cs="Cambria Math"/>
                <w:i/>
                <w:color w:val="000000"/>
                <w:kern w:val="2"/>
                <w:sz w:val="24"/>
                <w:szCs w:val="24"/>
                <w:lang w:val="en-US" w:bidi="ar-SA"/>
              </w:rPr>
            </m:ctrlPr>
          </m:e>
          <m:sup>
            <m:r>
              <m:rPr/>
              <w:rPr>
                <w:rFonts w:hint="default" w:ascii="Cambria Math" w:hAnsi="Cambria Math" w:cs="Cambria Math"/>
                <w:color w:val="000000"/>
                <w:kern w:val="2"/>
                <w:sz w:val="24"/>
                <w:szCs w:val="24"/>
                <w:lang w:val="en-US" w:eastAsia="zh-CN" w:bidi="ar-SA"/>
              </w:rPr>
              <m:t>512</m:t>
            </m:r>
            <m:r>
              <m:rPr/>
              <w:rPr>
                <w:rFonts w:ascii="Cambria Math" w:hAnsi="Cambria Math" w:cs="Cambria Math"/>
                <w:color w:val="000000"/>
                <w:kern w:val="2"/>
                <w:sz w:val="24"/>
                <w:szCs w:val="24"/>
                <w:lang w:val="en-US" w:bidi="ar-SA"/>
              </w:rPr>
              <m:t>×</m:t>
            </m:r>
            <m:r>
              <m:rPr/>
              <w:rPr>
                <w:rFonts w:hint="default" w:ascii="Cambria Math" w:hAnsi="Cambria Math" w:cs="Cambria Math"/>
                <w:color w:val="000000"/>
                <w:kern w:val="2"/>
                <w:sz w:val="24"/>
                <w:szCs w:val="24"/>
                <w:lang w:val="en-US" w:eastAsia="zh-CN" w:bidi="ar-SA"/>
              </w:rPr>
              <m:t>256</m:t>
            </m:r>
            <m:ctrlPr>
              <w:rPr>
                <w:rFonts w:hint="default" w:ascii="Cambria Math" w:hAnsi="Cambria Math" w:cs="Cambria Math"/>
                <w:i/>
                <w:color w:val="000000"/>
                <w:kern w:val="2"/>
                <w:sz w:val="24"/>
                <w:szCs w:val="24"/>
                <w:lang w:val="en-US" w:bidi="ar-SA"/>
              </w:rPr>
            </m:ctrlPr>
          </m:sup>
        </m:sSup>
        <w:del w:id="213" w:author="Jisoo" w:date="2025-12-07T17:13:32Z">
          <m:r>
            <m:rPr/>
            <w:rPr>
              <w:rFonts w:hint="default" w:ascii="Cambria Math" w:hAnsi="Cambria Math" w:cs="Cambria Math"/>
              <w:color w:val="000000"/>
              <w:kern w:val="2"/>
              <w:sz w:val="24"/>
              <w:szCs w:val="24"/>
              <w:lang w:val="en-US" w:eastAsia="zh-CN" w:bidi="ar-SA"/>
            </w:rPr>
            <m:t>.</m:t>
          </m:r>
        </w:del>
      </m:oMath>
    </w:p>
    <w:p w14:paraId="53A28CC9">
      <w:pPr>
        <w:spacing w:line="360" w:lineRule="auto"/>
        <w:jc w:val="both"/>
        <w:rPr>
          <w:rFonts w:hint="eastAsia" w:hAnsi="Cambria Math" w:cs="Cambria Math"/>
          <w:i w:val="0"/>
          <w:color w:val="000000"/>
          <w:kern w:val="2"/>
          <w:sz w:val="24"/>
          <w:szCs w:val="24"/>
          <w:lang w:val="en-US" w:eastAsia="zh-CN" w:bidi="ar-SA"/>
        </w:rPr>
      </w:pPr>
      <w:r>
        <w:rPr>
          <w:rFonts w:hint="eastAsia" w:hAnsi="Cambria Math" w:cs="Cambria Math"/>
          <w:i w:val="0"/>
          <w:color w:val="000000"/>
          <w:kern w:val="2"/>
          <w:sz w:val="24"/>
          <w:szCs w:val="24"/>
          <w:lang w:val="en-US" w:eastAsia="zh-CN" w:bidi="ar-SA"/>
        </w:rPr>
        <w:t>对归一化后的特征：</w:t>
      </w:r>
    </w:p>
    <w:p w14:paraId="34CE908F">
      <w:pPr>
        <w:spacing w:line="360" w:lineRule="auto"/>
        <w:jc w:val="center"/>
        <w:rPr>
          <w:rFonts w:hint="eastAsia" w:hAnsi="Cambria Math" w:cs="Cambria Math"/>
          <w:i w:val="0"/>
          <w:color w:val="000000"/>
          <w:kern w:val="2"/>
          <w:sz w:val="24"/>
          <w:szCs w:val="24"/>
          <w:lang w:val="en-US" w:eastAsia="zh-CN" w:bidi="ar-SA"/>
        </w:rPr>
      </w:pPr>
      <m:oMath>
        <m:sSubSup>
          <m:sSubSupPr>
            <m:ctrlPr>
              <w:rPr>
                <w:rFonts w:ascii="Cambria Math" w:hAnsi="Cambria Math" w:cs="Cambria Math"/>
                <w:i/>
                <w:color w:val="000000"/>
                <w:kern w:val="2"/>
                <w:sz w:val="24"/>
                <w:szCs w:val="24"/>
                <w:lang w:val="en-US" w:bidi="ar-SA"/>
              </w:rPr>
            </m:ctrlPr>
          </m:sSubSupPr>
          <m:e>
            <m:r>
              <m:rPr/>
              <w:rPr>
                <w:rFonts w:hint="default" w:ascii="Cambria Math" w:hAnsi="Cambria Math" w:cs="Cambria Math"/>
                <w:color w:val="000000"/>
                <w:kern w:val="2"/>
                <w:sz w:val="24"/>
                <w:szCs w:val="24"/>
                <w:lang w:val="en-US" w:eastAsia="zh-CN" w:bidi="ar-SA"/>
              </w:rPr>
              <m:t>f</m:t>
            </m:r>
            <m:ctrlPr>
              <w:rPr>
                <w:rFonts w:ascii="Cambria Math" w:hAnsi="Cambria Math" w:cs="Cambria Math"/>
                <w:i/>
                <w:color w:val="000000"/>
                <w:kern w:val="2"/>
                <w:sz w:val="24"/>
                <w:szCs w:val="24"/>
                <w:lang w:val="en-US" w:bidi="ar-SA"/>
              </w:rPr>
            </m:ctrlPr>
          </m:e>
          <m:sub>
            <m:r>
              <m:rPr/>
              <w:rPr>
                <w:rFonts w:hint="default" w:ascii="Cambria Math" w:hAnsi="Cambria Math" w:cs="Cambria Math"/>
                <w:color w:val="000000"/>
                <w:kern w:val="2"/>
                <w:sz w:val="24"/>
                <w:szCs w:val="24"/>
                <w:lang w:val="en-US" w:eastAsia="zh-CN" w:bidi="ar-SA"/>
              </w:rPr>
              <m:t>k</m:t>
            </m:r>
            <m:ctrlPr>
              <w:rPr>
                <w:rFonts w:ascii="Cambria Math" w:hAnsi="Cambria Math" w:cs="Cambria Math"/>
                <w:i/>
                <w:color w:val="000000"/>
                <w:kern w:val="2"/>
                <w:sz w:val="24"/>
                <w:szCs w:val="24"/>
                <w:lang w:val="en-US" w:bidi="ar-SA"/>
              </w:rPr>
            </m:ctrlPr>
          </m:sub>
          <m:sup>
            <m:r>
              <m:rPr/>
              <w:rPr>
                <w:rFonts w:hint="default" w:ascii="Cambria Math" w:hAnsi="Cambria Math" w:cs="Cambria Math"/>
                <w:color w:val="000000"/>
                <w:kern w:val="2"/>
                <w:sz w:val="24"/>
                <w:szCs w:val="24"/>
                <w:lang w:val="en-US" w:eastAsia="zh-CN" w:bidi="ar-SA"/>
              </w:rPr>
              <m:t>(i,j)</m:t>
            </m:r>
            <m:ctrlPr>
              <w:rPr>
                <w:rFonts w:ascii="Cambria Math" w:hAnsi="Cambria Math" w:cs="Cambria Math"/>
                <w:i/>
                <w:color w:val="000000"/>
                <w:kern w:val="2"/>
                <w:sz w:val="24"/>
                <w:szCs w:val="24"/>
                <w:lang w:val="en-US" w:bidi="ar-SA"/>
              </w:rPr>
            </m:ctrlPr>
          </m:sup>
        </m:sSubSup>
        <m:r>
          <m:rPr/>
          <w:rPr>
            <w:rFonts w:hint="default" w:ascii="Cambria Math" w:hAnsi="Cambria Math" w:cs="Cambria Math"/>
            <w:color w:val="000000"/>
            <w:kern w:val="2"/>
            <w:sz w:val="24"/>
            <w:szCs w:val="24"/>
            <w:lang w:val="en-US" w:bidi="ar-SA"/>
          </w:rPr>
          <m:t>∈</m:t>
        </m:r>
        <m:sSup>
          <m:sSupPr>
            <m:ctrlPr>
              <w:rPr>
                <w:rFonts w:hint="default" w:ascii="Cambria Math" w:hAnsi="Cambria Math" w:cs="Cambria Math"/>
                <w:i/>
                <w:color w:val="000000"/>
                <w:kern w:val="2"/>
                <w:sz w:val="24"/>
                <w:szCs w:val="24"/>
                <w:lang w:val="en-US" w:bidi="ar-SA"/>
              </w:rPr>
            </m:ctrlPr>
          </m:sSupPr>
          <m:e>
            <m:r>
              <m:rPr/>
              <w:rPr>
                <w:rFonts w:hint="default" w:ascii="Cambria Math" w:hAnsi="Cambria Math" w:cs="Cambria Math"/>
                <w:color w:val="000000"/>
                <w:kern w:val="2"/>
                <w:sz w:val="24"/>
                <w:szCs w:val="24"/>
                <w:lang w:val="en-US" w:eastAsia="zh-CN" w:bidi="ar-SA"/>
              </w:rPr>
              <m:t>R</m:t>
            </m:r>
            <m:ctrlPr>
              <w:rPr>
                <w:rFonts w:hint="default" w:ascii="Cambria Math" w:hAnsi="Cambria Math" w:cs="Cambria Math"/>
                <w:i/>
                <w:color w:val="000000"/>
                <w:kern w:val="2"/>
                <w:sz w:val="24"/>
                <w:szCs w:val="24"/>
                <w:lang w:val="en-US" w:bidi="ar-SA"/>
              </w:rPr>
            </m:ctrlPr>
          </m:e>
          <m:sup>
            <m:r>
              <m:rPr/>
              <w:rPr>
                <w:rFonts w:hint="default" w:ascii="Cambria Math" w:hAnsi="Cambria Math" w:cs="Cambria Math"/>
                <w:color w:val="000000"/>
                <w:kern w:val="2"/>
                <w:sz w:val="24"/>
                <w:szCs w:val="24"/>
                <w:lang w:val="en-US" w:eastAsia="zh-CN" w:bidi="ar-SA"/>
              </w:rPr>
              <m:t>512</m:t>
            </m:r>
            <m:ctrlPr>
              <w:rPr>
                <w:rFonts w:hint="default" w:ascii="Cambria Math" w:hAnsi="Cambria Math" w:cs="Cambria Math"/>
                <w:i/>
                <w:color w:val="000000"/>
                <w:kern w:val="2"/>
                <w:sz w:val="24"/>
                <w:szCs w:val="24"/>
                <w:lang w:val="en-US" w:bidi="ar-SA"/>
              </w:rPr>
            </m:ctrlPr>
          </m:sup>
        </m:sSup>
      </m:oMath>
      <w:del w:id="214" w:author="Jisoo" w:date="2025-12-07T17:13:34Z">
        <w:r>
          <w:rPr>
            <w:rFonts w:hint="eastAsia" w:hAnsi="Cambria Math" w:cs="Cambria Math"/>
            <w:i w:val="0"/>
            <w:color w:val="000000"/>
            <w:kern w:val="2"/>
            <w:sz w:val="24"/>
            <w:szCs w:val="24"/>
            <w:lang w:val="en-US" w:eastAsia="zh-CN" w:bidi="ar-SA"/>
          </w:rPr>
          <w:delText>，</w:delText>
        </w:r>
      </w:del>
    </w:p>
    <w:p w14:paraId="0A37BB83">
      <w:pPr>
        <w:spacing w:line="360" w:lineRule="auto"/>
        <w:jc w:val="both"/>
        <w:rPr>
          <w:rFonts w:hint="eastAsia" w:hAnsi="Cambria Math" w:cs="Cambria Math"/>
          <w:i w:val="0"/>
          <w:color w:val="000000"/>
          <w:kern w:val="2"/>
          <w:sz w:val="24"/>
          <w:szCs w:val="24"/>
          <w:lang w:val="en-US" w:eastAsia="zh-CN" w:bidi="ar-SA"/>
        </w:rPr>
      </w:pPr>
      <w:r>
        <w:rPr>
          <w:rFonts w:hint="eastAsia" w:hAnsi="Cambria Math" w:cs="Cambria Math"/>
          <w:i w:val="0"/>
          <w:color w:val="000000"/>
          <w:kern w:val="2"/>
          <w:sz w:val="24"/>
          <w:szCs w:val="24"/>
          <w:lang w:val="en-US" w:eastAsia="zh-CN" w:bidi="ar-SA"/>
        </w:rPr>
        <w:t>经过专家网络得到：</w:t>
      </w:r>
    </w:p>
    <w:p w14:paraId="138F22D6">
      <w:pPr>
        <w:spacing w:line="360" w:lineRule="auto"/>
        <w:jc w:val="both"/>
        <w:rPr>
          <w:rFonts w:hint="default" w:hAnsi="Cambria Math" w:cs="Cambria Math"/>
          <w:i w:val="0"/>
          <w:color w:val="000000"/>
          <w:kern w:val="2"/>
          <w:sz w:val="24"/>
          <w:szCs w:val="24"/>
          <w:lang w:val="en-US" w:eastAsia="zh-CN" w:bidi="ar-SA"/>
        </w:rPr>
      </w:pPr>
      <m:oMathPara>
        <m:oMath>
          <m:sSubSup>
            <m:sSubSupPr>
              <m:ctrlPr>
                <w:rPr>
                  <w:rFonts w:ascii="Cambria Math" w:hAnsi="Cambria Math" w:cs="Cambria Math"/>
                  <w:i/>
                  <w:color w:val="000000"/>
                  <w:kern w:val="2"/>
                  <w:sz w:val="24"/>
                  <w:szCs w:val="24"/>
                  <w:lang w:val="en-US" w:bidi="ar-SA"/>
                </w:rPr>
              </m:ctrlPr>
            </m:sSubSupPr>
            <m:e>
              <m:r>
                <m:rPr/>
                <w:rPr>
                  <w:rFonts w:hint="default" w:ascii="Cambria Math" w:hAnsi="Cambria Math" w:cs="Cambria Math"/>
                  <w:color w:val="000000"/>
                  <w:kern w:val="2"/>
                  <w:sz w:val="24"/>
                  <w:szCs w:val="24"/>
                  <w:lang w:val="en-US" w:eastAsia="zh-CN" w:bidi="ar-SA"/>
                </w:rPr>
                <m:t>h</m:t>
              </m:r>
              <m:ctrlPr>
                <w:rPr>
                  <w:rFonts w:ascii="Cambria Math" w:hAnsi="Cambria Math" w:cs="Cambria Math"/>
                  <w:i/>
                  <w:color w:val="000000"/>
                  <w:kern w:val="2"/>
                  <w:sz w:val="24"/>
                  <w:szCs w:val="24"/>
                  <w:lang w:val="en-US" w:bidi="ar-SA"/>
                </w:rPr>
              </m:ctrlPr>
            </m:e>
            <m:sub>
              <m:r>
                <m:rPr/>
                <w:rPr>
                  <w:rFonts w:hint="default" w:ascii="Cambria Math" w:hAnsi="Cambria Math" w:cs="Cambria Math"/>
                  <w:color w:val="000000"/>
                  <w:kern w:val="2"/>
                  <w:sz w:val="24"/>
                  <w:szCs w:val="24"/>
                  <w:lang w:val="en-US" w:eastAsia="zh-CN" w:bidi="ar-SA"/>
                </w:rPr>
                <m:t>k</m:t>
              </m:r>
              <m:ctrlPr>
                <w:rPr>
                  <w:rFonts w:ascii="Cambria Math" w:hAnsi="Cambria Math" w:cs="Cambria Math"/>
                  <w:i/>
                  <w:color w:val="000000"/>
                  <w:kern w:val="2"/>
                  <w:sz w:val="24"/>
                  <w:szCs w:val="24"/>
                  <w:lang w:val="en-US" w:bidi="ar-SA"/>
                </w:rPr>
              </m:ctrlPr>
            </m:sub>
            <m:sup>
              <m:r>
                <m:rPr/>
                <w:rPr>
                  <w:rFonts w:hint="default" w:ascii="Cambria Math" w:hAnsi="Cambria Math" w:cs="Cambria Math"/>
                  <w:color w:val="000000"/>
                  <w:kern w:val="2"/>
                  <w:sz w:val="24"/>
                  <w:szCs w:val="24"/>
                  <w:lang w:val="en-US" w:eastAsia="zh-CN" w:bidi="ar-SA"/>
                </w:rPr>
                <m:t>(i,j)</m:t>
              </m:r>
              <m:ctrlPr>
                <w:rPr>
                  <w:rFonts w:ascii="Cambria Math" w:hAnsi="Cambria Math" w:cs="Cambria Math"/>
                  <w:i/>
                  <w:color w:val="000000"/>
                  <w:kern w:val="2"/>
                  <w:sz w:val="24"/>
                  <w:szCs w:val="24"/>
                  <w:lang w:val="en-US" w:bidi="ar-SA"/>
                </w:rPr>
              </m:ctrlPr>
            </m:sup>
          </m:sSubSup>
          <m:r>
            <m:rPr/>
            <w:rPr>
              <w:rFonts w:hint="default" w:ascii="Cambria Math" w:hAnsi="Cambria Math" w:cs="Cambria Math"/>
              <w:color w:val="000000"/>
              <w:kern w:val="2"/>
              <w:sz w:val="24"/>
              <w:szCs w:val="24"/>
              <w:lang w:val="en-US" w:eastAsia="zh-CN" w:bidi="ar-SA"/>
            </w:rPr>
            <m:t>=</m:t>
          </m:r>
          <m:sSub>
            <m:sSubPr>
              <m:ctrlPr>
                <w:rPr>
                  <w:rFonts w:hint="default" w:ascii="Cambria Math" w:hAnsi="Cambria Math" w:cs="Cambria Math"/>
                  <w:i/>
                  <w:color w:val="000000"/>
                  <w:kern w:val="2"/>
                  <w:sz w:val="24"/>
                  <w:szCs w:val="24"/>
                  <w:lang w:val="en-US" w:eastAsia="zh-CN" w:bidi="ar-SA"/>
                </w:rPr>
              </m:ctrlPr>
            </m:sSubPr>
            <m:e>
              <m:r>
                <m:rPr/>
                <w:rPr>
                  <w:rFonts w:hint="default" w:ascii="Cambria Math" w:hAnsi="Cambria Math" w:cs="Cambria Math"/>
                  <w:color w:val="000000"/>
                  <w:kern w:val="2"/>
                  <w:sz w:val="24"/>
                  <w:szCs w:val="24"/>
                  <w:lang w:val="en-US" w:eastAsia="zh-CN" w:bidi="ar-SA"/>
                </w:rPr>
                <m:t>E</m:t>
              </m:r>
              <m:ctrlPr>
                <w:rPr>
                  <w:rFonts w:hint="default" w:ascii="Cambria Math" w:hAnsi="Cambria Math" w:cs="Cambria Math"/>
                  <w:i/>
                  <w:color w:val="000000"/>
                  <w:kern w:val="2"/>
                  <w:sz w:val="24"/>
                  <w:szCs w:val="24"/>
                  <w:lang w:val="en-US" w:eastAsia="zh-CN" w:bidi="ar-SA"/>
                </w:rPr>
              </m:ctrlPr>
            </m:e>
            <m:sub>
              <m:r>
                <m:rPr/>
                <w:rPr>
                  <w:rFonts w:hint="default" w:ascii="Cambria Math" w:hAnsi="Cambria Math" w:cs="Cambria Math"/>
                  <w:color w:val="000000"/>
                  <w:kern w:val="2"/>
                  <w:sz w:val="24"/>
                  <w:szCs w:val="24"/>
                  <w:lang w:val="en-US" w:eastAsia="zh-CN" w:bidi="ar-SA"/>
                </w:rPr>
                <m:t>k</m:t>
              </m:r>
              <m:ctrlPr>
                <w:rPr>
                  <w:rFonts w:hint="default" w:ascii="Cambria Math" w:hAnsi="Cambria Math" w:cs="Cambria Math"/>
                  <w:i/>
                  <w:color w:val="000000"/>
                  <w:kern w:val="2"/>
                  <w:sz w:val="24"/>
                  <w:szCs w:val="24"/>
                  <w:lang w:val="en-US" w:eastAsia="zh-CN" w:bidi="ar-SA"/>
                </w:rPr>
              </m:ctrlPr>
            </m:sub>
          </m:sSub>
          <m:d>
            <m:dPr>
              <m:ctrlPr>
                <w:rPr>
                  <w:rFonts w:hint="default" w:ascii="Cambria Math" w:hAnsi="Cambria Math" w:cs="Cambria Math"/>
                  <w:i/>
                  <w:color w:val="000000"/>
                  <w:kern w:val="2"/>
                  <w:sz w:val="24"/>
                  <w:szCs w:val="24"/>
                  <w:lang w:val="en-US" w:eastAsia="zh-CN" w:bidi="ar-SA"/>
                </w:rPr>
              </m:ctrlPr>
            </m:dPr>
            <m:e>
              <m:sSubSup>
                <m:sSubSupPr>
                  <m:ctrlPr>
                    <w:rPr>
                      <w:rFonts w:hint="default" w:ascii="Cambria Math" w:hAnsi="Cambria Math" w:cs="Cambria Math"/>
                      <w:i/>
                      <w:color w:val="000000"/>
                      <w:kern w:val="2"/>
                      <w:sz w:val="24"/>
                      <w:szCs w:val="24"/>
                      <w:lang w:val="en-US" w:eastAsia="zh-CN" w:bidi="ar-SA"/>
                    </w:rPr>
                  </m:ctrlPr>
                </m:sSubSupPr>
                <m:e>
                  <m:r>
                    <m:rPr/>
                    <w:rPr>
                      <w:rFonts w:hint="default" w:ascii="Cambria Math" w:hAnsi="Cambria Math" w:cs="Cambria Math"/>
                      <w:color w:val="000000"/>
                      <w:kern w:val="2"/>
                      <w:sz w:val="24"/>
                      <w:szCs w:val="24"/>
                      <w:lang w:val="en-US" w:eastAsia="zh-CN" w:bidi="ar-SA"/>
                    </w:rPr>
                    <m:t>f</m:t>
                  </m:r>
                  <m:ctrlPr>
                    <w:rPr>
                      <w:rFonts w:hint="default" w:ascii="Cambria Math" w:hAnsi="Cambria Math" w:cs="Cambria Math"/>
                      <w:i/>
                      <w:color w:val="000000"/>
                      <w:kern w:val="2"/>
                      <w:sz w:val="24"/>
                      <w:szCs w:val="24"/>
                      <w:lang w:val="en-US" w:eastAsia="zh-CN" w:bidi="ar-SA"/>
                    </w:rPr>
                  </m:ctrlPr>
                </m:e>
                <m:sub>
                  <m:r>
                    <m:rPr/>
                    <w:rPr>
                      <w:rFonts w:hint="default" w:ascii="Cambria Math" w:hAnsi="Cambria Math" w:cs="Cambria Math"/>
                      <w:color w:val="000000"/>
                      <w:kern w:val="2"/>
                      <w:sz w:val="24"/>
                      <w:szCs w:val="24"/>
                      <w:lang w:val="en-US" w:eastAsia="zh-CN" w:bidi="ar-SA"/>
                    </w:rPr>
                    <m:t>k</m:t>
                  </m:r>
                  <m:ctrlPr>
                    <w:rPr>
                      <w:rFonts w:hint="default" w:ascii="Cambria Math" w:hAnsi="Cambria Math" w:cs="Cambria Math"/>
                      <w:i/>
                      <w:color w:val="000000"/>
                      <w:kern w:val="2"/>
                      <w:sz w:val="24"/>
                      <w:szCs w:val="24"/>
                      <w:lang w:val="en-US" w:eastAsia="zh-CN" w:bidi="ar-SA"/>
                    </w:rPr>
                  </m:ctrlPr>
                </m:sub>
                <m:sup>
                  <m:r>
                    <m:rPr/>
                    <w:rPr>
                      <w:rFonts w:hint="default" w:ascii="Cambria Math" w:hAnsi="Cambria Math" w:cs="Cambria Math"/>
                      <w:color w:val="000000"/>
                      <w:kern w:val="2"/>
                      <w:sz w:val="24"/>
                      <w:szCs w:val="24"/>
                      <w:lang w:val="en-US" w:eastAsia="zh-CN" w:bidi="ar-SA"/>
                    </w:rPr>
                    <m:t>(i,j)</m:t>
                  </m:r>
                  <m:ctrlPr>
                    <w:rPr>
                      <w:rFonts w:hint="default" w:ascii="Cambria Math" w:hAnsi="Cambria Math" w:cs="Cambria Math"/>
                      <w:i/>
                      <w:color w:val="000000"/>
                      <w:kern w:val="2"/>
                      <w:sz w:val="24"/>
                      <w:szCs w:val="24"/>
                      <w:lang w:val="en-US" w:eastAsia="zh-CN" w:bidi="ar-SA"/>
                    </w:rPr>
                  </m:ctrlPr>
                </m:sup>
              </m:sSubSup>
              <m:ctrlPr>
                <w:rPr>
                  <w:rFonts w:hint="default" w:ascii="Cambria Math" w:hAnsi="Cambria Math" w:cs="Cambria Math"/>
                  <w:i/>
                  <w:color w:val="000000"/>
                  <w:kern w:val="2"/>
                  <w:sz w:val="24"/>
                  <w:szCs w:val="24"/>
                  <w:lang w:val="en-US" w:eastAsia="zh-CN" w:bidi="ar-SA"/>
                </w:rPr>
              </m:ctrlPr>
            </m:e>
          </m:d>
          <m:r>
            <m:rPr/>
            <w:rPr>
              <w:rFonts w:hint="default" w:ascii="Cambria Math" w:hAnsi="Cambria Math" w:cs="Cambria Math"/>
              <w:color w:val="000000"/>
              <w:kern w:val="2"/>
              <w:sz w:val="24"/>
              <w:szCs w:val="24"/>
              <w:lang w:val="en-US" w:eastAsia="zh-CN" w:bidi="ar-SA"/>
            </w:rPr>
            <m:t>∈</m:t>
          </m:r>
          <m:sSup>
            <m:sSupPr>
              <m:ctrlPr>
                <w:rPr>
                  <w:rFonts w:hint="default" w:ascii="Cambria Math" w:hAnsi="Cambria Math" w:cs="Cambria Math"/>
                  <w:i/>
                  <w:color w:val="000000"/>
                  <w:kern w:val="2"/>
                  <w:sz w:val="24"/>
                  <w:szCs w:val="24"/>
                  <w:lang w:val="en-US" w:eastAsia="zh-CN" w:bidi="ar-SA"/>
                </w:rPr>
              </m:ctrlPr>
            </m:sSupPr>
            <m:e>
              <m:r>
                <m:rPr/>
                <w:rPr>
                  <w:rFonts w:hint="default" w:ascii="Cambria Math" w:hAnsi="Cambria Math" w:cs="Cambria Math"/>
                  <w:color w:val="000000"/>
                  <w:kern w:val="2"/>
                  <w:sz w:val="24"/>
                  <w:szCs w:val="24"/>
                  <w:lang w:val="en-US" w:eastAsia="zh-CN" w:bidi="ar-SA"/>
                </w:rPr>
                <m:t>R</m:t>
              </m:r>
              <m:ctrlPr>
                <w:rPr>
                  <w:rFonts w:hint="default" w:ascii="Cambria Math" w:hAnsi="Cambria Math" w:cs="Cambria Math"/>
                  <w:i/>
                  <w:color w:val="000000"/>
                  <w:kern w:val="2"/>
                  <w:sz w:val="24"/>
                  <w:szCs w:val="24"/>
                  <w:lang w:val="en-US" w:eastAsia="zh-CN" w:bidi="ar-SA"/>
                </w:rPr>
              </m:ctrlPr>
            </m:e>
            <m:sup>
              <m:r>
                <m:rPr/>
                <w:rPr>
                  <w:rFonts w:hint="default" w:ascii="Cambria Math" w:hAnsi="Cambria Math" w:cs="Cambria Math"/>
                  <w:color w:val="000000"/>
                  <w:kern w:val="2"/>
                  <w:sz w:val="24"/>
                  <w:szCs w:val="24"/>
                  <w:lang w:val="en-US" w:eastAsia="zh-CN" w:bidi="ar-SA"/>
                </w:rPr>
                <m:t>256</m:t>
              </m:r>
              <m:ctrlPr>
                <w:rPr>
                  <w:rFonts w:hint="default" w:ascii="Cambria Math" w:hAnsi="Cambria Math" w:cs="Cambria Math"/>
                  <w:i/>
                  <w:color w:val="000000"/>
                  <w:kern w:val="2"/>
                  <w:sz w:val="24"/>
                  <w:szCs w:val="24"/>
                  <w:lang w:val="en-US" w:eastAsia="zh-CN" w:bidi="ar-SA"/>
                </w:rPr>
              </m:ctrlPr>
            </m:sup>
          </m:sSup>
          <w:del w:id="215" w:author="♚酸奶" w:date="2025-12-05T09:45:59Z">
            <m:r>
              <m:rPr/>
              <w:rPr>
                <w:rFonts w:hint="default" w:ascii="Cambria Math" w:hAnsi="Cambria Math" w:cs="Cambria Math"/>
                <w:color w:val="000000"/>
                <w:kern w:val="2"/>
                <w:sz w:val="24"/>
                <w:szCs w:val="24"/>
                <w:lang w:val="en-US" w:eastAsia="zh-CN" w:bidi="ar-SA"/>
              </w:rPr>
              <m:t>.</m:t>
            </m:r>
          </w:del>
        </m:oMath>
      </m:oMathPara>
    </w:p>
    <w:p w14:paraId="1CF9D244">
      <w:pPr>
        <w:spacing w:line="360" w:lineRule="auto"/>
        <w:jc w:val="both"/>
        <w:rPr>
          <w:rFonts w:hint="eastAsia" w:hAnsi="Cambria Math" w:cs="Cambria Math"/>
          <w:i w:val="0"/>
          <w:color w:val="000000"/>
          <w:kern w:val="2"/>
          <w:sz w:val="24"/>
          <w:szCs w:val="24"/>
          <w:lang w:val="en-US" w:eastAsia="zh-CN" w:bidi="ar-SA"/>
        </w:rPr>
      </w:pPr>
      <w:r>
        <w:rPr>
          <w:rFonts w:hint="eastAsia" w:hAnsi="Cambria Math" w:cs="Cambria Math"/>
          <w:i w:val="0"/>
          <w:color w:val="000000"/>
          <w:kern w:val="2"/>
          <w:sz w:val="24"/>
          <w:szCs w:val="24"/>
          <w:lang w:val="en-US" w:eastAsia="zh-CN" w:bidi="ar-SA"/>
        </w:rPr>
        <w:t>最终形成尺度特征集合：</w:t>
      </w:r>
    </w:p>
    <w:p w14:paraId="7A9D2590">
      <w:pPr>
        <w:spacing w:line="360" w:lineRule="auto"/>
        <w:jc w:val="both"/>
        <w:rPr>
          <w:rFonts w:hint="default" w:hAnsi="Cambria Math" w:eastAsia="宋体" w:cs="Cambria Math"/>
          <w:i w:val="0"/>
          <w:color w:val="000000"/>
          <w:kern w:val="2"/>
          <w:sz w:val="24"/>
          <w:szCs w:val="24"/>
          <w:lang w:val="en-US" w:eastAsia="zh-CN" w:bidi="ar-SA"/>
        </w:rPr>
      </w:pPr>
      <m:oMathPara>
        <m:oMath>
          <m:sSub>
            <m:sSubPr>
              <m:ctrlPr>
                <w:rPr>
                  <w:rFonts w:ascii="Cambria Math" w:hAnsi="Cambria Math" w:cs="Cambria Math"/>
                  <w:i/>
                  <w:color w:val="000000"/>
                  <w:kern w:val="2"/>
                  <w:sz w:val="24"/>
                  <w:szCs w:val="24"/>
                  <w:lang w:val="en-US" w:bidi="ar-SA"/>
                </w:rPr>
              </m:ctrlPr>
            </m:sSubPr>
            <m:e>
              <m:r>
                <m:rPr/>
                <w:rPr>
                  <w:rFonts w:hint="default" w:ascii="Cambria Math" w:hAnsi="Cambria Math" w:cs="Cambria Math"/>
                  <w:color w:val="000000"/>
                  <w:kern w:val="2"/>
                  <w:sz w:val="24"/>
                  <w:szCs w:val="24"/>
                  <w:lang w:val="en-US" w:eastAsia="zh-CN" w:bidi="ar-SA"/>
                </w:rPr>
                <m:t>H</m:t>
              </m:r>
              <m:ctrlPr>
                <w:rPr>
                  <w:rFonts w:ascii="Cambria Math" w:hAnsi="Cambria Math" w:cs="Cambria Math"/>
                  <w:i/>
                  <w:color w:val="000000"/>
                  <w:kern w:val="2"/>
                  <w:sz w:val="24"/>
                  <w:szCs w:val="24"/>
                  <w:lang w:val="en-US" w:bidi="ar-SA"/>
                </w:rPr>
              </m:ctrlPr>
            </m:e>
            <m:sub>
              <m:r>
                <m:rPr/>
                <w:rPr>
                  <w:rFonts w:hint="default" w:ascii="Cambria Math" w:hAnsi="Cambria Math" w:cs="Cambria Math"/>
                  <w:color w:val="000000"/>
                  <w:kern w:val="2"/>
                  <w:sz w:val="24"/>
                  <w:szCs w:val="24"/>
                  <w:lang w:val="en-US" w:eastAsia="zh-CN" w:bidi="ar-SA"/>
                </w:rPr>
                <m:t>k</m:t>
              </m:r>
              <m:ctrlPr>
                <w:rPr>
                  <w:rFonts w:ascii="Cambria Math" w:hAnsi="Cambria Math" w:cs="Cambria Math"/>
                  <w:i/>
                  <w:color w:val="000000"/>
                  <w:kern w:val="2"/>
                  <w:sz w:val="24"/>
                  <w:szCs w:val="24"/>
                  <w:lang w:val="en-US" w:bidi="ar-SA"/>
                </w:rPr>
              </m:ctrlPr>
            </m:sub>
          </m:sSub>
          <m:r>
            <m:rPr/>
            <w:rPr>
              <w:rFonts w:hint="default" w:ascii="Cambria Math" w:hAnsi="Cambria Math" w:cs="Cambria Math"/>
              <w:color w:val="000000"/>
              <w:kern w:val="2"/>
              <w:sz w:val="24"/>
              <w:szCs w:val="24"/>
              <w:lang w:val="en-US" w:eastAsia="zh-CN" w:bidi="ar-SA"/>
            </w:rPr>
            <m:t>={</m:t>
          </m:r>
          <m:sSubSup>
            <m:sSubSupPr>
              <m:ctrlPr>
                <w:rPr>
                  <w:rFonts w:hint="default" w:ascii="Cambria Math" w:hAnsi="Cambria Math" w:cs="Cambria Math"/>
                  <w:i/>
                  <w:color w:val="000000"/>
                  <w:kern w:val="2"/>
                  <w:sz w:val="24"/>
                  <w:szCs w:val="24"/>
                  <w:lang w:val="en-US" w:eastAsia="zh-CN" w:bidi="ar-SA"/>
                </w:rPr>
              </m:ctrlPr>
            </m:sSubSupPr>
            <m:e>
              <m:r>
                <m:rPr/>
                <w:rPr>
                  <w:rFonts w:hint="default" w:ascii="Cambria Math" w:hAnsi="Cambria Math" w:cs="Cambria Math"/>
                  <w:color w:val="000000"/>
                  <w:kern w:val="2"/>
                  <w:sz w:val="24"/>
                  <w:szCs w:val="24"/>
                  <w:lang w:val="en-US" w:eastAsia="zh-CN" w:bidi="ar-SA"/>
                </w:rPr>
                <m:t>h</m:t>
              </m:r>
              <m:ctrlPr>
                <w:rPr>
                  <w:rFonts w:hint="default" w:ascii="Cambria Math" w:hAnsi="Cambria Math" w:cs="Cambria Math"/>
                  <w:i/>
                  <w:color w:val="000000"/>
                  <w:kern w:val="2"/>
                  <w:sz w:val="24"/>
                  <w:szCs w:val="24"/>
                  <w:lang w:val="en-US" w:eastAsia="zh-CN" w:bidi="ar-SA"/>
                </w:rPr>
              </m:ctrlPr>
            </m:e>
            <m:sub>
              <m:r>
                <m:rPr/>
                <w:rPr>
                  <w:rFonts w:hint="default" w:ascii="Cambria Math" w:hAnsi="Cambria Math" w:cs="Cambria Math"/>
                  <w:color w:val="000000"/>
                  <w:kern w:val="2"/>
                  <w:sz w:val="24"/>
                  <w:szCs w:val="24"/>
                  <w:lang w:val="en-US" w:eastAsia="zh-CN" w:bidi="ar-SA"/>
                </w:rPr>
                <m:t>k</m:t>
              </m:r>
              <m:ctrlPr>
                <w:rPr>
                  <w:rFonts w:hint="default" w:ascii="Cambria Math" w:hAnsi="Cambria Math" w:cs="Cambria Math"/>
                  <w:i/>
                  <w:color w:val="000000"/>
                  <w:kern w:val="2"/>
                  <w:sz w:val="24"/>
                  <w:szCs w:val="24"/>
                  <w:lang w:val="en-US" w:eastAsia="zh-CN" w:bidi="ar-SA"/>
                </w:rPr>
              </m:ctrlPr>
            </m:sub>
            <m:sup>
              <m:r>
                <m:rPr/>
                <w:rPr>
                  <w:rFonts w:hint="default" w:ascii="Cambria Math" w:hAnsi="Cambria Math" w:cs="Cambria Math"/>
                  <w:color w:val="000000"/>
                  <w:kern w:val="2"/>
                  <w:sz w:val="24"/>
                  <w:szCs w:val="24"/>
                  <w:lang w:val="en-US" w:eastAsia="zh-CN" w:bidi="ar-SA"/>
                </w:rPr>
                <m:t>(i,j)</m:t>
              </m:r>
              <m:ctrlPr>
                <w:rPr>
                  <w:rFonts w:hint="default" w:ascii="Cambria Math" w:hAnsi="Cambria Math" w:cs="Cambria Math"/>
                  <w:i/>
                  <w:color w:val="000000"/>
                  <w:kern w:val="2"/>
                  <w:sz w:val="24"/>
                  <w:szCs w:val="24"/>
                  <w:lang w:val="en-US" w:eastAsia="zh-CN" w:bidi="ar-SA"/>
                </w:rPr>
              </m:ctrlPr>
            </m:sup>
          </m:sSubSup>
          <m:r>
            <m:rPr/>
            <w:rPr>
              <w:rFonts w:hint="default" w:ascii="Cambria Math" w:hAnsi="Cambria Math" w:cs="Cambria Math"/>
              <w:color w:val="000000"/>
              <w:kern w:val="2"/>
              <w:sz w:val="24"/>
              <w:szCs w:val="24"/>
              <w:lang w:val="en-US" w:eastAsia="zh-CN" w:bidi="ar-SA"/>
            </w:rPr>
            <m:t>|</m:t>
          </m:r>
          <m:r>
            <m:rPr/>
            <w:rPr>
              <w:rFonts w:ascii="Cambria Math" w:hAnsi="Cambria Math" w:cs="Cambria Math"/>
              <w:color w:val="000000"/>
              <w:kern w:val="2"/>
              <w:sz w:val="24"/>
              <w:szCs w:val="24"/>
              <w:lang w:val="en-US" w:bidi="ar-SA"/>
            </w:rPr>
            <m:t>∀</m:t>
          </m:r>
          <m:r>
            <m:rPr/>
            <w:rPr>
              <w:rFonts w:hint="default" w:ascii="Cambria Math" w:hAnsi="Cambria Math" w:cs="Cambria Math"/>
              <w:color w:val="000000"/>
              <w:kern w:val="2"/>
              <w:sz w:val="24"/>
              <w:szCs w:val="24"/>
              <w:lang w:val="en-US" w:eastAsia="zh-CN" w:bidi="ar-SA"/>
            </w:rPr>
            <m:t>(i,j)}</m:t>
          </m:r>
          <w:del w:id="216" w:author="Jisoo" w:date="2025-12-07T17:13:38Z">
            <m:r>
              <m:rPr/>
              <w:rPr>
                <w:rFonts w:hint="default" w:ascii="Cambria Math" w:hAnsi="Cambria Math" w:cs="Cambria Math"/>
                <w:color w:val="000000"/>
                <w:kern w:val="2"/>
                <w:sz w:val="24"/>
                <w:szCs w:val="24"/>
                <w:lang w:val="en-US" w:eastAsia="zh-CN" w:bidi="ar-SA"/>
              </w:rPr>
              <m:t>.</m:t>
            </m:r>
          </w:del>
        </m:oMath>
      </m:oMathPara>
    </w:p>
    <w:p w14:paraId="6AF414D5">
      <w:pPr>
        <w:spacing w:line="360" w:lineRule="auto"/>
        <w:jc w:val="left"/>
        <w:rPr>
          <w:rFonts w:hint="eastAsia" w:ascii="Times New Roman" w:hAnsi="Times New Roman"/>
          <w:color w:val="000000"/>
          <w:sz w:val="24"/>
          <w:szCs w:val="24"/>
          <w:lang w:val="en-US" w:eastAsia="zh-CN"/>
        </w:rPr>
      </w:pPr>
      <w:r>
        <w:rPr>
          <w:rFonts w:hint="eastAsia" w:ascii="Times New Roman" w:hAnsi="Times New Roman"/>
          <w:b/>
          <w:bCs/>
          <w:color w:val="000000"/>
          <w:sz w:val="24"/>
          <w:szCs w:val="24"/>
        </w:rPr>
        <w:t>[</w:t>
      </w:r>
      <w:r>
        <w:rPr>
          <w:rFonts w:ascii="Times New Roman" w:hAnsi="Times New Roman"/>
          <w:b/>
          <w:bCs/>
          <w:color w:val="000000"/>
          <w:sz w:val="24"/>
          <w:szCs w:val="24"/>
        </w:rPr>
        <w:t>00</w:t>
      </w:r>
      <w:r>
        <w:rPr>
          <w:rFonts w:hint="eastAsia" w:ascii="Times New Roman" w:hAnsi="Times New Roman"/>
          <w:b/>
          <w:bCs/>
          <w:color w:val="000000"/>
          <w:sz w:val="24"/>
          <w:szCs w:val="24"/>
          <w:lang w:val="en-US" w:eastAsia="zh-CN"/>
        </w:rPr>
        <w:t>28</w:t>
      </w:r>
      <w:r>
        <w:rPr>
          <w:rFonts w:ascii="Times New Roman" w:hAnsi="Times New Roman"/>
          <w:b/>
          <w:bCs/>
          <w:color w:val="000000"/>
          <w:sz w:val="24"/>
          <w:szCs w:val="24"/>
        </w:rPr>
        <w:t>]</w:t>
      </w:r>
      <w:r>
        <w:rPr>
          <w:rFonts w:hint="eastAsia" w:ascii="Times New Roman" w:hAnsi="Times New Roman"/>
          <w:b/>
          <w:bCs/>
          <w:color w:val="000000"/>
          <w:sz w:val="24"/>
          <w:szCs w:val="24"/>
          <w:lang w:val="en-US" w:eastAsia="zh-CN"/>
        </w:rPr>
        <w:t xml:space="preserve"> </w:t>
      </w:r>
      <w:r>
        <w:rPr>
          <w:rFonts w:hint="eastAsia" w:ascii="宋体" w:hAnsi="宋体" w:eastAsia="宋体" w:cs="宋体"/>
          <w:sz w:val="24"/>
          <w:szCs w:val="24"/>
          <w:lang w:val="en-US" w:eastAsia="zh-CN"/>
        </w:rPr>
        <w:t>步骤</w:t>
      </w:r>
      <w:ins w:id="217" w:author="♚酸奶" w:date="2025-12-05T09:40:31Z">
        <w:r>
          <w:rPr>
            <w:rFonts w:hint="eastAsia" w:ascii="宋体" w:hAnsi="宋体" w:cs="宋体"/>
            <w:sz w:val="24"/>
            <w:szCs w:val="24"/>
            <w:lang w:val="en-US" w:eastAsia="zh-CN"/>
          </w:rPr>
          <w:t>S</w:t>
        </w:r>
      </w:ins>
      <w:r>
        <w:rPr>
          <w:rFonts w:hint="eastAsia" w:ascii="宋体" w:hAnsi="宋体" w:cs="宋体"/>
          <w:sz w:val="24"/>
          <w:szCs w:val="24"/>
          <w:lang w:val="en-US" w:eastAsia="zh-CN"/>
        </w:rPr>
        <w:t>4 门控网络动态决策</w:t>
      </w:r>
      <w:r>
        <w:rPr>
          <w:rFonts w:hint="eastAsia" w:ascii="Times New Roman" w:hAnsi="Times New Roman"/>
          <w:color w:val="000000"/>
          <w:sz w:val="24"/>
          <w:szCs w:val="24"/>
          <w:lang w:val="en-US" w:eastAsia="zh-CN"/>
        </w:rPr>
        <w:t>；</w:t>
      </w:r>
    </w:p>
    <w:p w14:paraId="7EBB3590">
      <w:pPr>
        <w:pStyle w:val="8"/>
        <w:keepNext w:val="0"/>
        <w:keepLines w:val="0"/>
        <w:pageBreakBefore w:val="0"/>
        <w:widowControl w:val="0"/>
        <w:kinsoku/>
        <w:wordWrap/>
        <w:overflowPunct/>
        <w:topLinePunct w:val="0"/>
        <w:autoSpaceDE/>
        <w:autoSpaceDN/>
        <w:bidi w:val="0"/>
        <w:adjustRightInd/>
        <w:snapToGrid/>
        <w:spacing w:before="0" w:after="0" w:line="360" w:lineRule="auto"/>
        <w:textAlignment w:val="auto"/>
        <w:rPr>
          <w:rFonts w:hint="eastAsia" w:hAnsi="Cambria Math" w:cs="宋体"/>
          <w:i w:val="0"/>
          <w:kern w:val="2"/>
          <w:sz w:val="24"/>
          <w:szCs w:val="24"/>
          <w:lang w:val="en-US" w:eastAsia="zh-CN" w:bidi="ar-SA"/>
        </w:rPr>
      </w:pPr>
      <w:r>
        <w:rPr>
          <w:rFonts w:hint="eastAsia" w:ascii="Times New Roman" w:hAnsi="Times New Roman"/>
          <w:b/>
          <w:bCs/>
          <w:color w:val="000000"/>
          <w:sz w:val="24"/>
          <w:szCs w:val="24"/>
        </w:rPr>
        <w:t>[</w:t>
      </w:r>
      <w:r>
        <w:rPr>
          <w:rFonts w:ascii="Times New Roman" w:hAnsi="Times New Roman"/>
          <w:b/>
          <w:bCs/>
          <w:color w:val="000000"/>
          <w:sz w:val="24"/>
          <w:szCs w:val="24"/>
        </w:rPr>
        <w:t>00</w:t>
      </w:r>
      <w:r>
        <w:rPr>
          <w:rFonts w:hint="eastAsia" w:ascii="Times New Roman" w:hAnsi="Times New Roman"/>
          <w:b/>
          <w:bCs/>
          <w:color w:val="000000"/>
          <w:sz w:val="24"/>
          <w:szCs w:val="24"/>
          <w:lang w:val="en-US" w:eastAsia="zh-CN"/>
        </w:rPr>
        <w:t>29</w:t>
      </w:r>
      <w:r>
        <w:rPr>
          <w:rFonts w:ascii="Times New Roman" w:hAnsi="Times New Roman"/>
          <w:b/>
          <w:bCs/>
          <w:color w:val="000000"/>
          <w:sz w:val="24"/>
          <w:szCs w:val="24"/>
        </w:rPr>
        <w:t>]</w:t>
      </w:r>
      <w:r>
        <w:rPr>
          <w:rFonts w:hint="eastAsia" w:ascii="Times New Roman" w:hAnsi="Times New Roman"/>
          <w:b/>
          <w:bCs/>
          <w:color w:val="000000"/>
          <w:sz w:val="24"/>
          <w:szCs w:val="24"/>
          <w:lang w:val="en-US" w:eastAsia="zh-CN"/>
        </w:rPr>
        <w:t xml:space="preserve"> </w:t>
      </w:r>
      <w:r>
        <w:rPr>
          <w:rFonts w:hint="eastAsia" w:ascii="宋体" w:hAnsi="宋体" w:cs="宋体"/>
          <w:sz w:val="24"/>
          <w:szCs w:val="24"/>
          <w:lang w:val="en-US" w:eastAsia="zh-CN"/>
        </w:rPr>
        <w:t>门控网络以输入特征图</w:t>
      </w:r>
      <m:oMath>
        <m:r>
          <m:rPr/>
          <w:rPr>
            <w:rFonts w:hint="default" w:ascii="Cambria Math" w:hAnsi="Cambria Math" w:cs="宋体"/>
            <w:kern w:val="2"/>
            <w:sz w:val="24"/>
            <w:szCs w:val="24"/>
            <w:lang w:val="en-US" w:eastAsia="zh-CN" w:bidi="ar-SA"/>
          </w:rPr>
          <m:t>X</m:t>
        </m:r>
      </m:oMath>
      <w:r>
        <w:rPr>
          <w:rFonts w:hint="eastAsia" w:hAnsi="Cambria Math" w:cs="宋体"/>
          <w:i w:val="0"/>
          <w:kern w:val="2"/>
          <w:sz w:val="24"/>
          <w:szCs w:val="24"/>
          <w:lang w:val="en-US" w:eastAsia="zh-CN" w:bidi="ar-SA"/>
        </w:rPr>
        <w:t>的全局上下文作为输入，通过</w:t>
      </w:r>
      <m:oMath>
        <m:r>
          <m:rPr/>
          <w:rPr>
            <w:rFonts w:hint="default" w:ascii="Cambria Math" w:hAnsi="Cambria Math" w:cs="宋体"/>
            <w:kern w:val="2"/>
            <w:sz w:val="24"/>
            <w:szCs w:val="24"/>
            <w:lang w:val="en-US" w:eastAsia="zh-CN" w:bidi="ar-SA"/>
          </w:rPr>
          <m:t>GAP</m:t>
        </m:r>
      </m:oMath>
      <w:r>
        <w:rPr>
          <w:rFonts w:hint="eastAsia" w:hAnsi="Cambria Math" w:cs="宋体"/>
          <w:i w:val="0"/>
          <w:kern w:val="2"/>
          <w:sz w:val="24"/>
          <w:szCs w:val="24"/>
          <w:lang w:val="en-US" w:eastAsia="zh-CN" w:bidi="ar-SA"/>
        </w:rPr>
        <w:t>和</w:t>
      </w:r>
      <m:oMath>
        <m:r>
          <m:rPr/>
          <w:rPr>
            <w:rFonts w:hint="default" w:ascii="Cambria Math" w:hAnsi="Cambria Math" w:cs="宋体"/>
            <w:kern w:val="2"/>
            <w:sz w:val="24"/>
            <w:szCs w:val="24"/>
            <w:lang w:val="en-US" w:eastAsia="zh-CN" w:bidi="ar-SA"/>
          </w:rPr>
          <m:t>Softmax</m:t>
        </m:r>
      </m:oMath>
      <w:r>
        <w:rPr>
          <w:rFonts w:hint="eastAsia" w:hAnsi="Cambria Math" w:cs="宋体"/>
          <w:i w:val="0"/>
          <w:kern w:val="2"/>
          <w:sz w:val="24"/>
          <w:szCs w:val="24"/>
          <w:lang w:val="en-US" w:eastAsia="zh-CN" w:bidi="ar-SA"/>
        </w:rPr>
        <w:t>得到融合权重：</w:t>
      </w:r>
    </w:p>
    <w:p w14:paraId="2DDAF86C">
      <w:pPr>
        <w:pStyle w:val="3"/>
        <w:jc w:val="center"/>
        <w:rPr>
          <w:rFonts w:hint="eastAsia" w:hAnsi="Cambria Math" w:cs="Times New Roman"/>
          <w:i w:val="0"/>
          <w:kern w:val="2"/>
          <w:sz w:val="24"/>
          <w:szCs w:val="24"/>
          <w:lang w:val="en-US" w:eastAsia="zh-CN" w:bidi="ar-SA"/>
        </w:rPr>
      </w:pPr>
      <m:oMath>
        <m:r>
          <m:rPr/>
          <w:rPr>
            <w:rFonts w:hint="default" w:ascii="Cambria Math" w:hAnsi="Cambria Math" w:cs="Times New Roman"/>
            <w:kern w:val="2"/>
            <w:sz w:val="24"/>
            <w:szCs w:val="24"/>
            <w:lang w:val="en-US" w:eastAsia="zh-CN" w:bidi="ar-SA"/>
          </w:rPr>
          <m:t>g=G</m:t>
        </m:r>
        <m:d>
          <m:dPr>
            <m:ctrlPr>
              <w:rPr>
                <w:rFonts w:hint="default" w:ascii="Cambria Math" w:hAnsi="Cambria Math" w:cs="Times New Roman"/>
                <w:i/>
                <w:kern w:val="2"/>
                <w:sz w:val="24"/>
                <w:szCs w:val="24"/>
                <w:lang w:val="en-US" w:eastAsia="zh-CN" w:bidi="ar-SA"/>
              </w:rPr>
            </m:ctrlPr>
          </m:dPr>
          <m:e>
            <m:r>
              <m:rPr/>
              <w:rPr>
                <w:rFonts w:hint="default" w:ascii="Cambria Math" w:hAnsi="Cambria Math" w:cs="Times New Roman"/>
                <w:kern w:val="2"/>
                <w:sz w:val="24"/>
                <w:szCs w:val="24"/>
                <w:lang w:val="en-US" w:eastAsia="zh-CN" w:bidi="ar-SA"/>
              </w:rPr>
              <m:t>X</m:t>
            </m:r>
            <m:ctrlPr>
              <w:rPr>
                <w:rFonts w:hint="default" w:ascii="Cambria Math" w:hAnsi="Cambria Math" w:cs="Times New Roman"/>
                <w:i/>
                <w:kern w:val="2"/>
                <w:sz w:val="24"/>
                <w:szCs w:val="24"/>
                <w:lang w:val="en-US" w:eastAsia="zh-CN" w:bidi="ar-SA"/>
              </w:rPr>
            </m:ctrlPr>
          </m:e>
        </m:d>
        <m:r>
          <m:rPr/>
          <w:rPr>
            <w:rFonts w:hint="default" w:ascii="Cambria Math" w:hAnsi="Cambria Math" w:cs="Times New Roman"/>
            <w:kern w:val="2"/>
            <w:sz w:val="24"/>
            <w:szCs w:val="24"/>
            <w:lang w:val="en-US" w:eastAsia="zh-CN" w:bidi="ar-SA"/>
          </w:rPr>
          <m:t>=Softmax</m:t>
        </m:r>
        <m:d>
          <m:dPr>
            <m:ctrlPr>
              <w:rPr>
                <w:rFonts w:hint="default" w:ascii="Cambria Math" w:hAnsi="Cambria Math" w:cs="Times New Roman"/>
                <w:i/>
                <w:kern w:val="2"/>
                <w:sz w:val="24"/>
                <w:szCs w:val="24"/>
                <w:lang w:val="en-US" w:eastAsia="zh-CN" w:bidi="ar-SA"/>
              </w:rPr>
            </m:ctrlPr>
          </m:dPr>
          <m:e>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W</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g</m:t>
                </m:r>
                <m:ctrlPr>
                  <w:rPr>
                    <w:rFonts w:hint="default" w:ascii="Cambria Math" w:hAnsi="Cambria Math" w:cs="Times New Roman"/>
                    <w:i/>
                    <w:kern w:val="2"/>
                    <w:sz w:val="24"/>
                    <w:szCs w:val="24"/>
                    <w:lang w:val="en-US" w:eastAsia="zh-CN" w:bidi="ar-SA"/>
                  </w:rPr>
                </m:ctrlPr>
              </m:sub>
            </m:sSub>
            <m:r>
              <m:rPr/>
              <w:rPr>
                <w:rFonts w:hint="eastAsia" w:ascii="Cambria Math" w:hAnsi="Cambria Math" w:cs="Times New Roman"/>
                <w:kern w:val="2"/>
                <w:sz w:val="24"/>
                <w:szCs w:val="24"/>
                <w:lang w:val="en-US" w:eastAsia="zh-CN" w:bidi="ar-SA"/>
              </w:rPr>
              <m:t>·</m:t>
            </m:r>
            <m:r>
              <m:rPr/>
              <w:rPr>
                <w:rFonts w:hint="default" w:ascii="Cambria Math" w:hAnsi="Cambria Math" w:cs="Times New Roman"/>
                <w:kern w:val="2"/>
                <w:sz w:val="24"/>
                <w:szCs w:val="24"/>
                <w:lang w:val="en-US" w:eastAsia="zh-CN" w:bidi="ar-SA"/>
              </w:rPr>
              <m:t>GAP</m:t>
            </m:r>
            <m:d>
              <m:dPr>
                <m:ctrlPr>
                  <w:rPr>
                    <w:rFonts w:hint="default" w:ascii="Cambria Math" w:hAnsi="Cambria Math" w:cs="Times New Roman"/>
                    <w:i/>
                    <w:kern w:val="2"/>
                    <w:sz w:val="24"/>
                    <w:szCs w:val="24"/>
                    <w:lang w:val="en-US" w:eastAsia="zh-CN" w:bidi="ar-SA"/>
                  </w:rPr>
                </m:ctrlPr>
              </m:dPr>
              <m:e>
                <m:r>
                  <m:rPr/>
                  <w:rPr>
                    <w:rFonts w:hint="default" w:ascii="Cambria Math" w:hAnsi="Cambria Math" w:cs="Times New Roman"/>
                    <w:kern w:val="2"/>
                    <w:sz w:val="24"/>
                    <w:szCs w:val="24"/>
                    <w:lang w:val="en-US" w:eastAsia="zh-CN" w:bidi="ar-SA"/>
                  </w:rPr>
                  <m:t>X</m:t>
                </m:r>
                <m:ctrlPr>
                  <w:rPr>
                    <w:rFonts w:hint="default" w:ascii="Cambria Math" w:hAnsi="Cambria Math" w:cs="Times New Roman"/>
                    <w:i/>
                    <w:kern w:val="2"/>
                    <w:sz w:val="24"/>
                    <w:szCs w:val="24"/>
                    <w:lang w:val="en-US" w:eastAsia="zh-CN" w:bidi="ar-SA"/>
                  </w:rPr>
                </m:ctrlPr>
              </m:e>
            </m:d>
            <m:r>
              <m:rPr/>
              <w:rPr>
                <w:rFonts w:hint="default" w:ascii="Cambria Math" w:hAnsi="Cambria Math" w:cs="Times New Roman"/>
                <w:kern w:val="2"/>
                <w:sz w:val="24"/>
                <w:szCs w:val="24"/>
                <w:lang w:val="en-US" w:eastAsia="zh-CN" w:bidi="ar-SA"/>
              </w:rPr>
              <m:t>+</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b</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g</m:t>
                </m:r>
                <m:ctrlPr>
                  <w:rPr>
                    <w:rFonts w:hint="default" w:ascii="Cambria Math" w:hAnsi="Cambria Math" w:cs="Times New Roman"/>
                    <w:i/>
                    <w:kern w:val="2"/>
                    <w:sz w:val="24"/>
                    <w:szCs w:val="24"/>
                    <w:lang w:val="en-US" w:eastAsia="zh-CN" w:bidi="ar-SA"/>
                  </w:rPr>
                </m:ctrlPr>
              </m:sub>
            </m:sSub>
            <m:ctrlPr>
              <w:rPr>
                <w:rFonts w:hint="default" w:ascii="Cambria Math" w:hAnsi="Cambria Math" w:cs="Times New Roman"/>
                <w:i/>
                <w:kern w:val="2"/>
                <w:sz w:val="24"/>
                <w:szCs w:val="24"/>
                <w:lang w:val="en-US" w:eastAsia="zh-CN" w:bidi="ar-SA"/>
              </w:rPr>
            </m:ctrlPr>
          </m:e>
        </m:d>
        <m:r>
          <m:rPr/>
          <w:rPr>
            <w:rFonts w:hint="default" w:ascii="Cambria Math" w:hAnsi="Cambria Math" w:cs="Times New Roman"/>
            <w:kern w:val="2"/>
            <w:sz w:val="24"/>
            <w:szCs w:val="24"/>
            <w:lang w:val="en-US" w:eastAsia="zh-CN" w:bidi="ar-SA"/>
          </w:rPr>
          <m:t>=</m:t>
        </m:r>
        <m:sSup>
          <m:sSupPr>
            <m:ctrlPr>
              <w:rPr>
                <w:rFonts w:hint="default" w:ascii="Cambria Math" w:hAnsi="Cambria Math" w:cs="Times New Roman"/>
                <w:i/>
                <w:kern w:val="2"/>
                <w:sz w:val="24"/>
                <w:szCs w:val="24"/>
                <w:lang w:val="en-US" w:eastAsia="zh-CN" w:bidi="ar-SA"/>
              </w:rPr>
            </m:ctrlPr>
          </m:sSupPr>
          <m:e>
            <m:r>
              <m:rPr/>
              <w:rPr>
                <w:rFonts w:hint="default" w:ascii="Cambria Math" w:hAnsi="Cambria Math" w:cs="Times New Roman"/>
                <w:kern w:val="2"/>
                <w:sz w:val="24"/>
                <w:szCs w:val="24"/>
                <w:lang w:val="en-US" w:eastAsia="zh-CN" w:bidi="ar-SA"/>
              </w:rPr>
              <m:t>[</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g</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1</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g</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2</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g</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3</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ctrlPr>
              <w:rPr>
                <w:rFonts w:hint="default" w:ascii="Cambria Math" w:hAnsi="Cambria Math" w:cs="Times New Roman"/>
                <w:i/>
                <w:kern w:val="2"/>
                <w:sz w:val="24"/>
                <w:szCs w:val="24"/>
                <w:lang w:val="en-US" w:eastAsia="zh-CN" w:bidi="ar-SA"/>
              </w:rPr>
            </m:ctrlPr>
          </m:e>
          <m:sup>
            <m:r>
              <m:rPr/>
              <w:rPr>
                <w:rFonts w:hint="default" w:ascii="Cambria Math" w:hAnsi="Cambria Math" w:cs="Times New Roman"/>
                <w:kern w:val="2"/>
                <w:sz w:val="24"/>
                <w:szCs w:val="24"/>
                <w:lang w:val="en-US" w:eastAsia="zh-CN" w:bidi="ar-SA"/>
              </w:rPr>
              <m:t>T</m:t>
            </m:r>
            <m:ctrlPr>
              <w:rPr>
                <w:rFonts w:hint="default" w:ascii="Cambria Math" w:hAnsi="Cambria Math" w:cs="Times New Roman"/>
                <w:i/>
                <w:kern w:val="2"/>
                <w:sz w:val="24"/>
                <w:szCs w:val="24"/>
                <w:lang w:val="en-US" w:eastAsia="zh-CN" w:bidi="ar-SA"/>
              </w:rPr>
            </m:ctrlPr>
          </m:sup>
        </m:sSup>
      </m:oMath>
      <w:del w:id="218" w:author="♚酸奶" w:date="2025-12-05T09:46:04Z">
        <w:r>
          <w:rPr>
            <w:rFonts w:hint="eastAsia" w:hAnsi="Cambria Math" w:cs="Times New Roman"/>
            <w:i w:val="0"/>
            <w:kern w:val="2"/>
            <w:sz w:val="24"/>
            <w:szCs w:val="24"/>
            <w:lang w:val="en-US" w:eastAsia="zh-CN" w:bidi="ar-SA"/>
          </w:rPr>
          <w:delText>,</w:delText>
        </w:r>
      </w:del>
    </w:p>
    <w:p w14:paraId="311C5B61">
      <w:pPr>
        <w:pStyle w:val="3"/>
        <w:jc w:val="both"/>
        <w:rPr>
          <w:rFonts w:hint="eastAsia" w:hAnsi="Cambria Math" w:cs="Times New Roman"/>
          <w:i w:val="0"/>
          <w:kern w:val="2"/>
          <w:sz w:val="24"/>
          <w:szCs w:val="24"/>
          <w:lang w:val="en-US" w:eastAsia="zh-CN" w:bidi="ar-SA"/>
        </w:rPr>
      </w:pPr>
      <w:r>
        <w:rPr>
          <w:rFonts w:hint="eastAsia" w:hAnsi="Cambria Math" w:cs="Times New Roman"/>
          <w:i w:val="0"/>
          <w:kern w:val="2"/>
          <w:sz w:val="24"/>
          <w:szCs w:val="24"/>
          <w:lang w:val="en-US" w:eastAsia="zh-CN" w:bidi="ar-SA"/>
        </w:rPr>
        <w:t>其中</w:t>
      </w:r>
    </w:p>
    <w:p w14:paraId="4171ABAD">
      <w:pPr>
        <w:pStyle w:val="3"/>
        <w:jc w:val="center"/>
        <w:rPr>
          <w:rFonts w:hint="eastAsia" w:hAnsi="Cambria Math" w:eastAsia="宋体" w:cs="Cambria Math"/>
          <w:i w:val="0"/>
          <w:kern w:val="2"/>
          <w:sz w:val="24"/>
          <w:szCs w:val="24"/>
          <w:lang w:val="en-US" w:eastAsia="zh-CN" w:bidi="ar-SA"/>
        </w:rPr>
      </w:pPr>
      <m:oMathPara>
        <m:oMath>
          <m:sSub>
            <m:sSubPr>
              <m:ctrlPr>
                <w:rPr>
                  <w:rFonts w:ascii="Cambria Math" w:hAnsi="Cambria Math" w:cs="Times New Roman"/>
                  <w:i/>
                  <w:kern w:val="2"/>
                  <w:sz w:val="24"/>
                  <w:szCs w:val="24"/>
                  <w:lang w:val="en-US" w:bidi="ar-SA"/>
                </w:rPr>
              </m:ctrlPr>
            </m:sSubPr>
            <m:e>
              <m:r>
                <m:rPr/>
                <w:rPr>
                  <w:rFonts w:hint="default" w:ascii="Cambria Math" w:hAnsi="Cambria Math" w:cs="Times New Roman"/>
                  <w:kern w:val="2"/>
                  <w:sz w:val="24"/>
                  <w:szCs w:val="24"/>
                  <w:lang w:val="en-US" w:eastAsia="zh-CN" w:bidi="ar-SA"/>
                </w:rPr>
                <m:t>W</m:t>
              </m:r>
              <m:ctrlPr>
                <w:rPr>
                  <w:rFonts w:ascii="Cambria Math" w:hAnsi="Cambria Math" w:cs="Times New Roman"/>
                  <w:i/>
                  <w:kern w:val="2"/>
                  <w:sz w:val="24"/>
                  <w:szCs w:val="24"/>
                  <w:lang w:val="en-US" w:bidi="ar-SA"/>
                </w:rPr>
              </m:ctrlPr>
            </m:e>
            <m:sub>
              <m:r>
                <m:rPr/>
                <w:rPr>
                  <w:rFonts w:hint="default" w:ascii="Cambria Math" w:hAnsi="Cambria Math" w:cs="Times New Roman"/>
                  <w:kern w:val="2"/>
                  <w:sz w:val="24"/>
                  <w:szCs w:val="24"/>
                  <w:lang w:val="en-US" w:eastAsia="zh-CN" w:bidi="ar-SA"/>
                </w:rPr>
                <m:t>g</m:t>
              </m:r>
              <m:ctrlPr>
                <w:rPr>
                  <w:rFonts w:ascii="Cambria Math" w:hAnsi="Cambria Math" w:cs="Times New Roman"/>
                  <w:i/>
                  <w:kern w:val="2"/>
                  <w:sz w:val="24"/>
                  <w:szCs w:val="24"/>
                  <w:lang w:val="en-US" w:bidi="ar-SA"/>
                </w:rPr>
              </m:ctrlPr>
            </m:sub>
          </m:sSub>
          <m:r>
            <m:rPr/>
            <w:rPr>
              <w:rFonts w:hint="default" w:ascii="Cambria Math" w:hAnsi="Cambria Math" w:cs="Cambria Math"/>
              <w:kern w:val="2"/>
              <w:sz w:val="24"/>
              <w:szCs w:val="24"/>
              <w:lang w:val="en-US" w:bidi="ar-SA"/>
            </w:rPr>
            <m:t>∈</m:t>
          </m:r>
          <m:sSup>
            <m:sSupPr>
              <m:ctrlPr>
                <w:rPr>
                  <w:rFonts w:hint="default" w:ascii="Cambria Math" w:hAnsi="Cambria Math" w:cs="Cambria Math"/>
                  <w:i/>
                  <w:kern w:val="2"/>
                  <w:sz w:val="24"/>
                  <w:szCs w:val="24"/>
                  <w:lang w:val="en-US" w:bidi="ar-SA"/>
                </w:rPr>
              </m:ctrlPr>
            </m:sSupPr>
            <m:e>
              <m:r>
                <m:rPr/>
                <w:rPr>
                  <w:rFonts w:hint="default" w:ascii="Cambria Math" w:hAnsi="Cambria Math" w:cs="Cambria Math"/>
                  <w:kern w:val="2"/>
                  <w:sz w:val="24"/>
                  <w:szCs w:val="24"/>
                  <w:lang w:val="en-US" w:eastAsia="zh-CN" w:bidi="ar-SA"/>
                </w:rPr>
                <m:t>R</m:t>
              </m:r>
              <m:ctrlPr>
                <w:rPr>
                  <w:rFonts w:hint="default" w:ascii="Cambria Math" w:hAnsi="Cambria Math" w:cs="Cambria Math"/>
                  <w:i/>
                  <w:kern w:val="2"/>
                  <w:sz w:val="24"/>
                  <w:szCs w:val="24"/>
                  <w:lang w:val="en-US" w:bidi="ar-SA"/>
                </w:rPr>
              </m:ctrlPr>
            </m:e>
            <m:sup>
              <m:r>
                <m:rPr/>
                <w:rPr>
                  <w:rFonts w:hint="default" w:ascii="Cambria Math" w:hAnsi="Cambria Math" w:cs="Cambria Math"/>
                  <w:kern w:val="2"/>
                  <w:sz w:val="24"/>
                  <w:szCs w:val="24"/>
                  <w:lang w:val="en-US" w:eastAsia="zh-CN" w:bidi="ar-SA"/>
                </w:rPr>
                <m:t>3</m:t>
              </m:r>
              <m:r>
                <m:rPr/>
                <w:rPr>
                  <w:rFonts w:ascii="Cambria Math" w:hAnsi="Cambria Math" w:cs="Cambria Math"/>
                  <w:kern w:val="2"/>
                  <w:sz w:val="24"/>
                  <w:szCs w:val="24"/>
                  <w:lang w:val="en-US" w:bidi="ar-SA"/>
                </w:rPr>
                <m:t>×</m:t>
              </m:r>
              <m:r>
                <m:rPr/>
                <w:rPr>
                  <w:rFonts w:hint="default" w:ascii="Cambria Math" w:hAnsi="Cambria Math" w:cs="Cambria Math"/>
                  <w:kern w:val="2"/>
                  <w:sz w:val="24"/>
                  <w:szCs w:val="24"/>
                  <w:lang w:val="en-US" w:eastAsia="zh-CN" w:bidi="ar-SA"/>
                </w:rPr>
                <m:t>2048</m:t>
              </m:r>
              <m:ctrlPr>
                <w:rPr>
                  <w:rFonts w:hint="default" w:ascii="Cambria Math" w:hAnsi="Cambria Math" w:cs="Cambria Math"/>
                  <w:i/>
                  <w:kern w:val="2"/>
                  <w:sz w:val="24"/>
                  <w:szCs w:val="24"/>
                  <w:lang w:val="en-US" w:bidi="ar-SA"/>
                </w:rPr>
              </m:ctrlPr>
            </m:sup>
          </m:sSup>
          <m:r>
            <m:rPr/>
            <w:rPr>
              <w:rFonts w:hint="eastAsia" w:ascii="Cambria Math" w:hAnsi="Cambria Math" w:cs="Cambria Math"/>
              <w:kern w:val="2"/>
              <w:sz w:val="24"/>
              <w:szCs w:val="24"/>
              <w:lang w:val="en-US" w:eastAsia="zh-CN" w:bidi="ar-SA"/>
            </w:rPr>
            <m:t>，</m:t>
          </m:r>
          <m:sSub>
            <m:sSubPr>
              <m:ctrlPr>
                <w:rPr>
                  <w:rFonts w:ascii="Cambria Math" w:hAnsi="Cambria Math" w:cs="Cambria Math"/>
                  <w:i/>
                  <w:kern w:val="2"/>
                  <w:sz w:val="24"/>
                  <w:szCs w:val="24"/>
                  <w:lang w:val="en-US" w:bidi="ar-SA"/>
                </w:rPr>
              </m:ctrlPr>
            </m:sSubPr>
            <m:e>
              <m:r>
                <m:rPr/>
                <w:rPr>
                  <w:rFonts w:hint="default" w:ascii="Cambria Math" w:hAnsi="Cambria Math" w:cs="Cambria Math"/>
                  <w:kern w:val="2"/>
                  <w:sz w:val="24"/>
                  <w:szCs w:val="24"/>
                  <w:lang w:val="en-US" w:eastAsia="zh-CN" w:bidi="ar-SA"/>
                </w:rPr>
                <m:t>b</m:t>
              </m:r>
              <m:ctrlPr>
                <w:rPr>
                  <w:rFonts w:ascii="Cambria Math" w:hAnsi="Cambria Math" w:cs="Cambria Math"/>
                  <w:i/>
                  <w:kern w:val="2"/>
                  <w:sz w:val="24"/>
                  <w:szCs w:val="24"/>
                  <w:lang w:val="en-US" w:bidi="ar-SA"/>
                </w:rPr>
              </m:ctrlPr>
            </m:e>
            <m:sub>
              <m:r>
                <m:rPr/>
                <w:rPr>
                  <w:rFonts w:hint="default" w:ascii="Cambria Math" w:hAnsi="Cambria Math" w:cs="Cambria Math"/>
                  <w:kern w:val="2"/>
                  <w:sz w:val="24"/>
                  <w:szCs w:val="24"/>
                  <w:lang w:val="en-US" w:eastAsia="zh-CN" w:bidi="ar-SA"/>
                </w:rPr>
                <m:t>g</m:t>
              </m:r>
              <m:ctrlPr>
                <w:rPr>
                  <w:rFonts w:ascii="Cambria Math" w:hAnsi="Cambria Math" w:cs="Cambria Math"/>
                  <w:i/>
                  <w:kern w:val="2"/>
                  <w:sz w:val="24"/>
                  <w:szCs w:val="24"/>
                  <w:lang w:val="en-US" w:bidi="ar-SA"/>
                </w:rPr>
              </m:ctrlPr>
            </m:sub>
          </m:sSub>
          <m:r>
            <m:rPr/>
            <w:rPr>
              <w:rFonts w:hint="default" w:ascii="Cambria Math" w:hAnsi="Cambria Math" w:cs="Cambria Math"/>
              <w:kern w:val="2"/>
              <w:sz w:val="24"/>
              <w:szCs w:val="24"/>
              <w:lang w:val="en-US" w:bidi="ar-SA"/>
            </w:rPr>
            <m:t>∈</m:t>
          </m:r>
          <m:sSup>
            <m:sSupPr>
              <m:ctrlPr>
                <w:rPr>
                  <w:rFonts w:hint="default" w:ascii="Cambria Math" w:hAnsi="Cambria Math" w:cs="Cambria Math"/>
                  <w:i/>
                  <w:kern w:val="2"/>
                  <w:sz w:val="24"/>
                  <w:szCs w:val="24"/>
                  <w:lang w:val="en-US" w:bidi="ar-SA"/>
                </w:rPr>
              </m:ctrlPr>
            </m:sSupPr>
            <m:e>
              <m:r>
                <m:rPr/>
                <w:rPr>
                  <w:rFonts w:hint="default" w:ascii="Cambria Math" w:hAnsi="Cambria Math" w:cs="Cambria Math"/>
                  <w:kern w:val="2"/>
                  <w:sz w:val="24"/>
                  <w:szCs w:val="24"/>
                  <w:lang w:val="en-US" w:eastAsia="zh-CN" w:bidi="ar-SA"/>
                </w:rPr>
                <m:t>R</m:t>
              </m:r>
              <m:ctrlPr>
                <w:rPr>
                  <w:rFonts w:hint="default" w:ascii="Cambria Math" w:hAnsi="Cambria Math" w:cs="Cambria Math"/>
                  <w:i/>
                  <w:kern w:val="2"/>
                  <w:sz w:val="24"/>
                  <w:szCs w:val="24"/>
                  <w:lang w:val="en-US" w:bidi="ar-SA"/>
                </w:rPr>
              </m:ctrlPr>
            </m:e>
            <m:sup>
              <m:r>
                <m:rPr/>
                <w:rPr>
                  <w:rFonts w:hint="default" w:ascii="Cambria Math" w:hAnsi="Cambria Math" w:cs="Cambria Math"/>
                  <w:kern w:val="2"/>
                  <w:sz w:val="24"/>
                  <w:szCs w:val="24"/>
                  <w:lang w:val="en-US" w:eastAsia="zh-CN" w:bidi="ar-SA"/>
                </w:rPr>
                <m:t>3</m:t>
              </m:r>
              <m:ctrlPr>
                <w:rPr>
                  <w:rFonts w:hint="default" w:ascii="Cambria Math" w:hAnsi="Cambria Math" w:cs="Cambria Math"/>
                  <w:i/>
                  <w:kern w:val="2"/>
                  <w:sz w:val="24"/>
                  <w:szCs w:val="24"/>
                  <w:lang w:val="en-US" w:bidi="ar-SA"/>
                </w:rPr>
              </m:ctrlPr>
            </m:sup>
          </m:sSup>
        </m:oMath>
      </m:oMathPara>
    </w:p>
    <w:p w14:paraId="410231B8">
      <w:pPr>
        <w:pStyle w:val="3"/>
        <w:jc w:val="both"/>
        <w:rPr>
          <w:rFonts w:hint="eastAsia" w:hAnsi="Cambria Math" w:cs="Cambria Math"/>
          <w:i w:val="0"/>
          <w:kern w:val="2"/>
          <w:sz w:val="24"/>
          <w:szCs w:val="24"/>
          <w:lang w:val="en-US" w:eastAsia="zh-CN" w:bidi="ar-SA"/>
        </w:rPr>
      </w:pPr>
      <w:r>
        <w:rPr>
          <w:rFonts w:hint="eastAsia" w:hAnsi="Cambria Math" w:cs="Cambria Math"/>
          <w:i w:val="0"/>
          <w:kern w:val="2"/>
          <w:sz w:val="24"/>
          <w:szCs w:val="24"/>
          <w:lang w:val="en-US" w:eastAsia="zh-CN" w:bidi="ar-SA"/>
        </w:rPr>
        <w:t>且</w:t>
      </w:r>
    </w:p>
    <w:p w14:paraId="2C790901">
      <w:pPr>
        <w:pStyle w:val="3"/>
        <w:jc w:val="center"/>
        <w:rPr>
          <w:rFonts w:hint="eastAsia" w:hAnsi="Cambria Math" w:eastAsia="宋体" w:cs="Cambria Math"/>
          <w:i w:val="0"/>
          <w:kern w:val="2"/>
          <w:sz w:val="24"/>
          <w:szCs w:val="24"/>
          <w:lang w:val="en-US" w:eastAsia="zh-CN" w:bidi="ar-SA"/>
        </w:rPr>
      </w:pPr>
      <m:oMathPara>
        <m:oMath>
          <m:sSub>
            <m:sSubPr>
              <m:ctrlPr>
                <w:rPr>
                  <w:rFonts w:ascii="Cambria Math" w:hAnsi="Cambria Math" w:cs="Cambria Math"/>
                  <w:i/>
                  <w:kern w:val="2"/>
                  <w:sz w:val="24"/>
                  <w:szCs w:val="24"/>
                  <w:lang w:val="en-US" w:bidi="ar-SA"/>
                </w:rPr>
              </m:ctrlPr>
            </m:sSubPr>
            <m:e>
              <m:r>
                <m:rPr/>
                <w:rPr>
                  <w:rFonts w:hint="default" w:ascii="Cambria Math" w:hAnsi="Cambria Math" w:cs="Cambria Math"/>
                  <w:kern w:val="2"/>
                  <w:sz w:val="24"/>
                  <w:szCs w:val="24"/>
                  <w:lang w:val="en-US" w:eastAsia="zh-CN" w:bidi="ar-SA"/>
                </w:rPr>
                <m:t>g</m:t>
              </m:r>
              <m:ctrlPr>
                <w:rPr>
                  <w:rFonts w:ascii="Cambria Math" w:hAnsi="Cambria Math" w:cs="Cambria Math"/>
                  <w:i/>
                  <w:kern w:val="2"/>
                  <w:sz w:val="24"/>
                  <w:szCs w:val="24"/>
                  <w:lang w:val="en-US" w:bidi="ar-SA"/>
                </w:rPr>
              </m:ctrlPr>
            </m:e>
            <m:sub>
              <m:r>
                <m:rPr/>
                <w:rPr>
                  <w:rFonts w:hint="default" w:ascii="Cambria Math" w:hAnsi="Cambria Math" w:cs="Cambria Math"/>
                  <w:kern w:val="2"/>
                  <w:sz w:val="24"/>
                  <w:szCs w:val="24"/>
                  <w:lang w:val="en-US" w:eastAsia="zh-CN" w:bidi="ar-SA"/>
                </w:rPr>
                <m:t>1</m:t>
              </m:r>
              <m:ctrlPr>
                <w:rPr>
                  <w:rFonts w:ascii="Cambria Math" w:hAnsi="Cambria Math" w:cs="Cambria Math"/>
                  <w:i/>
                  <w:kern w:val="2"/>
                  <w:sz w:val="24"/>
                  <w:szCs w:val="24"/>
                  <w:lang w:val="en-US" w:bidi="ar-SA"/>
                </w:rPr>
              </m:ctrlPr>
            </m:sub>
          </m:sSub>
          <m:r>
            <m:rPr/>
            <w:rPr>
              <w:rFonts w:hint="default" w:ascii="Cambria Math" w:hAnsi="Cambria Math" w:cs="Cambria Math"/>
              <w:kern w:val="2"/>
              <w:sz w:val="24"/>
              <w:szCs w:val="24"/>
              <w:lang w:val="en-US" w:eastAsia="zh-CN" w:bidi="ar-SA"/>
            </w:rPr>
            <m:t>+</m:t>
          </m:r>
          <m:sSub>
            <m:sSubPr>
              <m:ctrlPr>
                <w:rPr>
                  <w:rFonts w:ascii="Cambria Math" w:hAnsi="Cambria Math" w:cs="Cambria Math"/>
                  <w:i/>
                  <w:kern w:val="2"/>
                  <w:sz w:val="24"/>
                  <w:szCs w:val="24"/>
                  <w:lang w:val="en-US" w:bidi="ar-SA"/>
                </w:rPr>
              </m:ctrlPr>
            </m:sSubPr>
            <m:e>
              <m:r>
                <m:rPr/>
                <w:rPr>
                  <w:rFonts w:hint="default" w:ascii="Cambria Math" w:hAnsi="Cambria Math" w:cs="Cambria Math"/>
                  <w:kern w:val="2"/>
                  <w:sz w:val="24"/>
                  <w:szCs w:val="24"/>
                  <w:lang w:val="en-US" w:eastAsia="zh-CN" w:bidi="ar-SA"/>
                </w:rPr>
                <m:t>g</m:t>
              </m:r>
              <m:ctrlPr>
                <w:rPr>
                  <w:rFonts w:ascii="Cambria Math" w:hAnsi="Cambria Math" w:cs="Cambria Math"/>
                  <w:i/>
                  <w:kern w:val="2"/>
                  <w:sz w:val="24"/>
                  <w:szCs w:val="24"/>
                  <w:lang w:val="en-US" w:bidi="ar-SA"/>
                </w:rPr>
              </m:ctrlPr>
            </m:e>
            <m:sub>
              <m:r>
                <m:rPr/>
                <w:rPr>
                  <w:rFonts w:hint="default" w:ascii="Cambria Math" w:hAnsi="Cambria Math" w:cs="Cambria Math"/>
                  <w:kern w:val="2"/>
                  <w:sz w:val="24"/>
                  <w:szCs w:val="24"/>
                  <w:lang w:val="en-US" w:eastAsia="zh-CN" w:bidi="ar-SA"/>
                </w:rPr>
                <m:t>2</m:t>
              </m:r>
              <m:ctrlPr>
                <w:rPr>
                  <w:rFonts w:ascii="Cambria Math" w:hAnsi="Cambria Math" w:cs="Cambria Math"/>
                  <w:i/>
                  <w:kern w:val="2"/>
                  <w:sz w:val="24"/>
                  <w:szCs w:val="24"/>
                  <w:lang w:val="en-US" w:bidi="ar-SA"/>
                </w:rPr>
              </m:ctrlPr>
            </m:sub>
          </m:sSub>
          <m:r>
            <m:rPr/>
            <w:rPr>
              <w:rFonts w:hint="default" w:ascii="Cambria Math" w:hAnsi="Cambria Math" w:cs="Cambria Math"/>
              <w:kern w:val="2"/>
              <w:sz w:val="24"/>
              <w:szCs w:val="24"/>
              <w:lang w:val="en-US" w:eastAsia="zh-CN" w:bidi="ar-SA"/>
            </w:rPr>
            <m:t>+</m:t>
          </m:r>
          <m:sSub>
            <m:sSubPr>
              <m:ctrlPr>
                <w:rPr>
                  <w:rFonts w:ascii="Cambria Math" w:hAnsi="Cambria Math" w:cs="Cambria Math"/>
                  <w:i/>
                  <w:kern w:val="2"/>
                  <w:sz w:val="24"/>
                  <w:szCs w:val="24"/>
                  <w:lang w:val="en-US" w:bidi="ar-SA"/>
                </w:rPr>
              </m:ctrlPr>
            </m:sSubPr>
            <m:e>
              <m:r>
                <m:rPr/>
                <w:rPr>
                  <w:rFonts w:hint="default" w:ascii="Cambria Math" w:hAnsi="Cambria Math" w:cs="Cambria Math"/>
                  <w:kern w:val="2"/>
                  <w:sz w:val="24"/>
                  <w:szCs w:val="24"/>
                  <w:lang w:val="en-US" w:eastAsia="zh-CN" w:bidi="ar-SA"/>
                </w:rPr>
                <m:t>g</m:t>
              </m:r>
              <m:ctrlPr>
                <w:rPr>
                  <w:rFonts w:ascii="Cambria Math" w:hAnsi="Cambria Math" w:cs="Cambria Math"/>
                  <w:i/>
                  <w:kern w:val="2"/>
                  <w:sz w:val="24"/>
                  <w:szCs w:val="24"/>
                  <w:lang w:val="en-US" w:bidi="ar-SA"/>
                </w:rPr>
              </m:ctrlPr>
            </m:e>
            <m:sub>
              <m:r>
                <m:rPr/>
                <w:rPr>
                  <w:rFonts w:hint="default" w:ascii="Cambria Math" w:hAnsi="Cambria Math" w:cs="Cambria Math"/>
                  <w:kern w:val="2"/>
                  <w:sz w:val="24"/>
                  <w:szCs w:val="24"/>
                  <w:lang w:val="en-US" w:eastAsia="zh-CN" w:bidi="ar-SA"/>
                </w:rPr>
                <m:t>3</m:t>
              </m:r>
              <m:ctrlPr>
                <w:rPr>
                  <w:rFonts w:ascii="Cambria Math" w:hAnsi="Cambria Math" w:cs="Cambria Math"/>
                  <w:i/>
                  <w:kern w:val="2"/>
                  <w:sz w:val="24"/>
                  <w:szCs w:val="24"/>
                  <w:lang w:val="en-US" w:bidi="ar-SA"/>
                </w:rPr>
              </m:ctrlPr>
            </m:sub>
          </m:sSub>
          <m:r>
            <m:rPr/>
            <w:rPr>
              <w:rFonts w:hint="default" w:ascii="Cambria Math" w:hAnsi="Cambria Math" w:cs="Cambria Math"/>
              <w:kern w:val="2"/>
              <w:sz w:val="24"/>
              <w:szCs w:val="24"/>
              <w:lang w:val="en-US" w:eastAsia="zh-CN" w:bidi="ar-SA"/>
            </w:rPr>
            <m:t>=1</m:t>
          </m:r>
          <m:r>
            <m:rPr/>
            <w:rPr>
              <w:rFonts w:hint="eastAsia" w:ascii="Cambria Math" w:hAnsi="Cambria Math" w:cs="Cambria Math"/>
              <w:kern w:val="2"/>
              <w:sz w:val="24"/>
              <w:szCs w:val="24"/>
              <w:lang w:val="en-US" w:eastAsia="zh-CN" w:bidi="ar-SA"/>
            </w:rPr>
            <m:t>，</m:t>
          </m:r>
          <m:sSub>
            <m:sSubPr>
              <m:ctrlPr>
                <w:rPr>
                  <w:rFonts w:ascii="Cambria Math" w:hAnsi="Cambria Math" w:cs="Cambria Math"/>
                  <w:i/>
                  <w:kern w:val="2"/>
                  <w:sz w:val="24"/>
                  <w:szCs w:val="24"/>
                  <w:lang w:val="en-US" w:bidi="ar-SA"/>
                </w:rPr>
              </m:ctrlPr>
            </m:sSubPr>
            <m:e>
              <m:r>
                <m:rPr/>
                <w:rPr>
                  <w:rFonts w:hint="default" w:ascii="Cambria Math" w:hAnsi="Cambria Math" w:cs="Cambria Math"/>
                  <w:kern w:val="2"/>
                  <w:sz w:val="24"/>
                  <w:szCs w:val="24"/>
                  <w:lang w:val="en-US" w:eastAsia="zh-CN" w:bidi="ar-SA"/>
                </w:rPr>
                <m:t>g</m:t>
              </m:r>
              <m:ctrlPr>
                <w:rPr>
                  <w:rFonts w:ascii="Cambria Math" w:hAnsi="Cambria Math" w:cs="Cambria Math"/>
                  <w:i/>
                  <w:kern w:val="2"/>
                  <w:sz w:val="24"/>
                  <w:szCs w:val="24"/>
                  <w:lang w:val="en-US" w:bidi="ar-SA"/>
                </w:rPr>
              </m:ctrlPr>
            </m:e>
            <m:sub>
              <m:r>
                <m:rPr/>
                <w:rPr>
                  <w:rFonts w:hint="default" w:ascii="Cambria Math" w:hAnsi="Cambria Math" w:cs="Cambria Math"/>
                  <w:kern w:val="2"/>
                  <w:sz w:val="24"/>
                  <w:szCs w:val="24"/>
                  <w:lang w:val="en-US" w:eastAsia="zh-CN" w:bidi="ar-SA"/>
                </w:rPr>
                <m:t>k</m:t>
              </m:r>
              <m:ctrlPr>
                <w:rPr>
                  <w:rFonts w:ascii="Cambria Math" w:hAnsi="Cambria Math" w:cs="Cambria Math"/>
                  <w:i/>
                  <w:kern w:val="2"/>
                  <w:sz w:val="24"/>
                  <w:szCs w:val="24"/>
                  <w:lang w:val="en-US" w:bidi="ar-SA"/>
                </w:rPr>
              </m:ctrlPr>
            </m:sub>
          </m:sSub>
          <m:r>
            <m:rPr/>
            <w:rPr>
              <w:rFonts w:hint="default" w:ascii="Cambria Math" w:hAnsi="Cambria Math" w:cs="Cambria Math"/>
              <w:kern w:val="2"/>
              <w:sz w:val="24"/>
              <w:szCs w:val="24"/>
              <w:lang w:val="en-US" w:bidi="ar-SA"/>
            </w:rPr>
            <m:t>≥</m:t>
          </m:r>
          <m:r>
            <m:rPr/>
            <w:rPr>
              <w:rFonts w:hint="default" w:ascii="Cambria Math" w:hAnsi="Cambria Math" w:cs="Cambria Math"/>
              <w:kern w:val="2"/>
              <w:sz w:val="24"/>
              <w:szCs w:val="24"/>
              <w:lang w:val="en-US" w:eastAsia="zh-CN" w:bidi="ar-SA"/>
            </w:rPr>
            <m:t>0</m:t>
          </m:r>
        </m:oMath>
      </m:oMathPara>
    </w:p>
    <w:p w14:paraId="436E285B">
      <w:pPr>
        <w:spacing w:line="360" w:lineRule="auto"/>
        <w:jc w:val="left"/>
        <w:rPr>
          <w:rFonts w:hint="default" w:ascii="Times New Roman" w:hAnsi="Times New Roman"/>
          <w:color w:val="000000"/>
          <w:sz w:val="24"/>
          <w:szCs w:val="24"/>
          <w:lang w:val="en-US" w:eastAsia="zh-CN"/>
        </w:rPr>
      </w:pPr>
      <w:r>
        <w:rPr>
          <w:rFonts w:hint="eastAsia" w:ascii="Times New Roman" w:hAnsi="Times New Roman"/>
          <w:b/>
          <w:bCs/>
          <w:color w:val="000000"/>
          <w:sz w:val="24"/>
          <w:szCs w:val="24"/>
        </w:rPr>
        <w:t>[</w:t>
      </w:r>
      <w:r>
        <w:rPr>
          <w:rFonts w:ascii="Times New Roman" w:hAnsi="Times New Roman"/>
          <w:b/>
          <w:bCs/>
          <w:color w:val="000000"/>
          <w:sz w:val="24"/>
          <w:szCs w:val="24"/>
        </w:rPr>
        <w:t>00</w:t>
      </w:r>
      <w:r>
        <w:rPr>
          <w:rFonts w:hint="eastAsia" w:ascii="Times New Roman" w:hAnsi="Times New Roman"/>
          <w:b/>
          <w:bCs/>
          <w:color w:val="000000"/>
          <w:sz w:val="24"/>
          <w:szCs w:val="24"/>
          <w:lang w:val="en-US" w:eastAsia="zh-CN"/>
        </w:rPr>
        <w:t>30</w:t>
      </w:r>
      <w:r>
        <w:rPr>
          <w:rFonts w:ascii="Times New Roman" w:hAnsi="Times New Roman"/>
          <w:b/>
          <w:bCs/>
          <w:color w:val="000000"/>
          <w:sz w:val="24"/>
          <w:szCs w:val="24"/>
        </w:rPr>
        <w:t>]</w:t>
      </w:r>
      <w:r>
        <w:rPr>
          <w:rFonts w:hint="eastAsia" w:ascii="Times New Roman" w:hAnsi="Times New Roman"/>
          <w:b/>
          <w:bCs/>
          <w:color w:val="000000"/>
          <w:sz w:val="24"/>
          <w:szCs w:val="24"/>
          <w:lang w:val="en-US" w:eastAsia="zh-CN"/>
        </w:rPr>
        <w:t xml:space="preserve"> </w:t>
      </w:r>
      <w:r>
        <w:rPr>
          <w:rFonts w:hint="eastAsia" w:ascii="宋体" w:hAnsi="宋体" w:eastAsia="宋体" w:cs="宋体"/>
          <w:sz w:val="24"/>
          <w:szCs w:val="24"/>
          <w:lang w:val="en-US" w:eastAsia="zh-CN"/>
        </w:rPr>
        <w:t>步骤</w:t>
      </w:r>
      <w:ins w:id="219" w:author="♚酸奶" w:date="2025-12-05T09:40:33Z">
        <w:r>
          <w:rPr>
            <w:rFonts w:hint="eastAsia" w:ascii="宋体" w:hAnsi="宋体" w:cs="宋体"/>
            <w:sz w:val="24"/>
            <w:szCs w:val="24"/>
            <w:lang w:val="en-US" w:eastAsia="zh-CN"/>
          </w:rPr>
          <w:t>S</w:t>
        </w:r>
      </w:ins>
      <w:r>
        <w:rPr>
          <w:rFonts w:hint="eastAsia" w:ascii="宋体" w:hAnsi="宋体" w:cs="宋体"/>
          <w:sz w:val="24"/>
          <w:szCs w:val="24"/>
          <w:lang w:val="en-US" w:eastAsia="zh-CN"/>
        </w:rPr>
        <w:t>5 加权融合：</w:t>
      </w:r>
    </w:p>
    <w:p w14:paraId="2D6A139E">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hAnsi="Cambria Math" w:cstheme="minorBidi"/>
          <w:i w:val="0"/>
          <w:color w:val="000000"/>
          <w:kern w:val="2"/>
          <w:sz w:val="24"/>
          <w:szCs w:val="24"/>
          <w:lang w:val="en-US" w:eastAsia="zh-CN" w:bidi="ar-SA"/>
        </w:rPr>
      </w:pPr>
      <w:r>
        <w:rPr>
          <w:rFonts w:hint="eastAsia" w:ascii="Times New Roman" w:hAnsi="Times New Roman"/>
          <w:b/>
          <w:bCs/>
          <w:color w:val="000000"/>
          <w:sz w:val="24"/>
          <w:szCs w:val="24"/>
        </w:rPr>
        <w:t>[</w:t>
      </w:r>
      <w:r>
        <w:rPr>
          <w:rFonts w:ascii="Times New Roman" w:hAnsi="Times New Roman"/>
          <w:b/>
          <w:bCs/>
          <w:color w:val="000000"/>
          <w:sz w:val="24"/>
          <w:szCs w:val="24"/>
        </w:rPr>
        <w:t>00</w:t>
      </w:r>
      <w:r>
        <w:rPr>
          <w:rFonts w:hint="eastAsia" w:ascii="Times New Roman" w:hAnsi="Times New Roman"/>
          <w:b/>
          <w:bCs/>
          <w:color w:val="000000"/>
          <w:sz w:val="24"/>
          <w:szCs w:val="24"/>
          <w:lang w:val="en-US" w:eastAsia="zh-CN"/>
        </w:rPr>
        <w:t>31</w:t>
      </w:r>
      <w:r>
        <w:rPr>
          <w:rFonts w:ascii="Times New Roman" w:hAnsi="Times New Roman"/>
          <w:b/>
          <w:bCs/>
          <w:color w:val="000000"/>
          <w:sz w:val="24"/>
          <w:szCs w:val="24"/>
        </w:rPr>
        <w:t>]</w:t>
      </w:r>
      <w:r>
        <w:rPr>
          <w:rFonts w:hint="eastAsia" w:ascii="Times New Roman" w:hAnsi="Times New Roman"/>
          <w:b/>
          <w:bCs/>
          <w:color w:val="000000"/>
          <w:sz w:val="24"/>
          <w:szCs w:val="24"/>
          <w:lang w:val="en-US" w:eastAsia="zh-CN"/>
        </w:rPr>
        <w:t xml:space="preserve"> </w:t>
      </w:r>
      <w:r>
        <w:rPr>
          <w:rFonts w:hint="eastAsia" w:hAnsi="Cambria Math" w:cstheme="minorBidi"/>
          <w:i w:val="0"/>
          <w:color w:val="000000"/>
          <w:kern w:val="2"/>
          <w:sz w:val="24"/>
          <w:szCs w:val="24"/>
          <w:lang w:val="en-US" w:eastAsia="zh-CN" w:bidi="ar-SA"/>
        </w:rPr>
        <w:t>加权求和融合方式如下：</w:t>
      </w:r>
    </w:p>
    <w:p w14:paraId="7CB9BD14">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hAnsi="Cambria Math" w:cstheme="minorBidi"/>
          <w:i w:val="0"/>
          <w:color w:val="000000"/>
          <w:kern w:val="2"/>
          <w:sz w:val="24"/>
          <w:szCs w:val="24"/>
          <w:lang w:val="en-US" w:eastAsia="zh-CN" w:bidi="ar-SA"/>
        </w:rPr>
      </w:pPr>
      <w:r>
        <w:rPr>
          <w:rFonts w:hint="eastAsia" w:hAnsi="Cambria Math" w:cstheme="minorBidi"/>
          <w:i w:val="0"/>
          <w:color w:val="000000"/>
          <w:kern w:val="2"/>
          <w:sz w:val="24"/>
          <w:szCs w:val="24"/>
          <w:lang w:val="en-US" w:eastAsia="zh-CN" w:bidi="ar-SA"/>
        </w:rPr>
        <w:t>首先对专家输出求平均：</w:t>
      </w:r>
    </w:p>
    <w:p w14:paraId="6C296843">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hAnsi="Cambria Math" w:cstheme="minorBidi"/>
          <w:i w:val="0"/>
          <w:color w:val="000000"/>
          <w:kern w:val="2"/>
          <w:sz w:val="24"/>
          <w:szCs w:val="24"/>
          <w:lang w:val="en-US" w:eastAsia="zh-CN" w:bidi="ar-SA"/>
        </w:rPr>
      </w:pPr>
      <m:oMath>
        <m:sSub>
          <m:sSubPr>
            <m:ctrlPr>
              <w:rPr>
                <w:rFonts w:ascii="Cambria Math" w:hAnsi="Cambria Math" w:cstheme="minorBidi"/>
                <w:i/>
                <w:color w:val="000000"/>
                <w:kern w:val="2"/>
                <w:sz w:val="24"/>
                <w:szCs w:val="24"/>
                <w:lang w:val="en-US" w:bidi="ar-SA"/>
              </w:rPr>
            </m:ctrlPr>
          </m:sSubPr>
          <m:e>
            <m:r>
              <m:rPr/>
              <w:rPr>
                <w:rFonts w:hint="default" w:ascii="Cambria Math" w:hAnsi="Cambria Math" w:cstheme="minorBidi"/>
                <w:color w:val="000000"/>
                <w:kern w:val="2"/>
                <w:sz w:val="24"/>
                <w:szCs w:val="24"/>
                <w:lang w:val="en-US" w:eastAsia="zh-CN" w:bidi="ar-SA"/>
              </w:rPr>
              <m:t>H</m:t>
            </m:r>
            <m:ctrlPr>
              <w:rPr>
                <w:rFonts w:ascii="Cambria Math" w:hAnsi="Cambria Math" w:cstheme="minorBidi"/>
                <w:i/>
                <w:color w:val="000000"/>
                <w:kern w:val="2"/>
                <w:sz w:val="24"/>
                <w:szCs w:val="24"/>
                <w:lang w:val="en-US" w:bidi="ar-SA"/>
              </w:rPr>
            </m:ctrlPr>
          </m:e>
          <m:sub>
            <m:r>
              <m:rPr/>
              <w:rPr>
                <w:rFonts w:hint="default" w:ascii="Cambria Math" w:hAnsi="Cambria Math" w:cstheme="minorBidi"/>
                <w:color w:val="000000"/>
                <w:kern w:val="2"/>
                <w:sz w:val="24"/>
                <w:szCs w:val="24"/>
                <w:lang w:val="en-US" w:eastAsia="zh-CN" w:bidi="ar-SA"/>
              </w:rPr>
              <m:t>k</m:t>
            </m:r>
            <m:ctrlPr>
              <w:rPr>
                <w:rFonts w:ascii="Cambria Math" w:hAnsi="Cambria Math" w:cstheme="minorBidi"/>
                <w:i/>
                <w:color w:val="000000"/>
                <w:kern w:val="2"/>
                <w:sz w:val="24"/>
                <w:szCs w:val="24"/>
                <w:lang w:val="en-US" w:bidi="ar-SA"/>
              </w:rPr>
            </m:ctrlPr>
          </m:sub>
        </m:sSub>
        <m:r>
          <m:rPr/>
          <w:rPr>
            <w:rFonts w:hint="default" w:ascii="Cambria Math" w:hAnsi="Cambria Math" w:cstheme="minorBidi"/>
            <w:color w:val="000000"/>
            <w:kern w:val="2"/>
            <w:sz w:val="24"/>
            <w:szCs w:val="24"/>
            <w:lang w:val="en-US" w:eastAsia="zh-CN" w:bidi="ar-SA"/>
          </w:rPr>
          <m:t>=</m:t>
        </m:r>
        <m:f>
          <m:fPr>
            <m:ctrlPr>
              <w:rPr>
                <w:rFonts w:hint="default" w:ascii="Cambria Math" w:hAnsi="Cambria Math" w:cstheme="minorBidi"/>
                <w:i/>
                <w:color w:val="000000"/>
                <w:kern w:val="2"/>
                <w:sz w:val="24"/>
                <w:szCs w:val="24"/>
                <w:lang w:val="en-US" w:eastAsia="zh-CN" w:bidi="ar-SA"/>
              </w:rPr>
            </m:ctrlPr>
          </m:fPr>
          <m:num>
            <m:r>
              <m:rPr/>
              <w:rPr>
                <w:rFonts w:hint="default" w:ascii="Cambria Math" w:hAnsi="Cambria Math" w:cstheme="minorBidi"/>
                <w:color w:val="000000"/>
                <w:kern w:val="2"/>
                <w:sz w:val="24"/>
                <w:szCs w:val="24"/>
                <w:lang w:val="en-US" w:eastAsia="zh-CN" w:bidi="ar-SA"/>
              </w:rPr>
              <m:t>1</m:t>
            </m:r>
            <m:ctrlPr>
              <w:rPr>
                <w:rFonts w:hint="default" w:ascii="Cambria Math" w:hAnsi="Cambria Math" w:cstheme="minorBidi"/>
                <w:i/>
                <w:color w:val="000000"/>
                <w:kern w:val="2"/>
                <w:sz w:val="24"/>
                <w:szCs w:val="24"/>
                <w:lang w:val="en-US" w:eastAsia="zh-CN" w:bidi="ar-SA"/>
              </w:rPr>
            </m:ctrlPr>
          </m:num>
          <m:den>
            <m:sSub>
              <m:sSubPr>
                <m:ctrlPr>
                  <w:rPr>
                    <w:rFonts w:hint="default" w:ascii="Cambria Math" w:hAnsi="Cambria Math" w:cstheme="minorBidi"/>
                    <w:i/>
                    <w:color w:val="000000"/>
                    <w:kern w:val="2"/>
                    <w:sz w:val="24"/>
                    <w:szCs w:val="24"/>
                    <w:lang w:val="en-US" w:eastAsia="zh-CN" w:bidi="ar-SA"/>
                  </w:rPr>
                </m:ctrlPr>
              </m:sSubPr>
              <m:e>
                <m:r>
                  <m:rPr/>
                  <w:rPr>
                    <w:rFonts w:hint="default" w:ascii="Cambria Math" w:hAnsi="Cambria Math" w:cstheme="minorBidi"/>
                    <w:color w:val="000000"/>
                    <w:kern w:val="2"/>
                    <w:sz w:val="24"/>
                    <w:szCs w:val="24"/>
                    <w:lang w:val="en-US" w:eastAsia="zh-CN" w:bidi="ar-SA"/>
                  </w:rPr>
                  <m:t>N</m:t>
                </m:r>
                <m:ctrlPr>
                  <w:rPr>
                    <w:rFonts w:hint="default" w:ascii="Cambria Math" w:hAnsi="Cambria Math" w:cstheme="minorBidi"/>
                    <w:i/>
                    <w:color w:val="000000"/>
                    <w:kern w:val="2"/>
                    <w:sz w:val="24"/>
                    <w:szCs w:val="24"/>
                    <w:lang w:val="en-US" w:eastAsia="zh-CN" w:bidi="ar-SA"/>
                  </w:rPr>
                </m:ctrlPr>
              </m:e>
              <m:sub>
                <m:r>
                  <m:rPr/>
                  <w:rPr>
                    <w:rFonts w:hint="default" w:ascii="Cambria Math" w:hAnsi="Cambria Math" w:cstheme="minorBidi"/>
                    <w:color w:val="000000"/>
                    <w:kern w:val="2"/>
                    <w:sz w:val="24"/>
                    <w:szCs w:val="24"/>
                    <w:lang w:val="en-US" w:eastAsia="zh-CN" w:bidi="ar-SA"/>
                  </w:rPr>
                  <m:t>k</m:t>
                </m:r>
                <m:ctrlPr>
                  <w:rPr>
                    <w:rFonts w:hint="default" w:ascii="Cambria Math" w:hAnsi="Cambria Math" w:cstheme="minorBidi"/>
                    <w:i/>
                    <w:color w:val="000000"/>
                    <w:kern w:val="2"/>
                    <w:sz w:val="24"/>
                    <w:szCs w:val="24"/>
                    <w:lang w:val="en-US" w:eastAsia="zh-CN" w:bidi="ar-SA"/>
                  </w:rPr>
                </m:ctrlPr>
              </m:sub>
            </m:sSub>
            <m:ctrlPr>
              <w:rPr>
                <w:rFonts w:hint="default" w:ascii="Cambria Math" w:hAnsi="Cambria Math" w:cstheme="minorBidi"/>
                <w:i/>
                <w:color w:val="000000"/>
                <w:kern w:val="2"/>
                <w:sz w:val="24"/>
                <w:szCs w:val="24"/>
                <w:lang w:val="en-US" w:eastAsia="zh-CN" w:bidi="ar-SA"/>
              </w:rPr>
            </m:ctrlPr>
          </m:den>
        </m:f>
        <m:nary>
          <m:naryPr>
            <m:chr m:val="∑"/>
            <m:limLoc m:val="undOvr"/>
            <m:supHide m:val="1"/>
            <m:ctrlPr>
              <w:rPr>
                <w:rFonts w:hint="default" w:ascii="Cambria Math" w:hAnsi="Cambria Math" w:cstheme="minorBidi"/>
                <w:i/>
                <w:color w:val="000000"/>
                <w:kern w:val="2"/>
                <w:sz w:val="24"/>
                <w:szCs w:val="24"/>
                <w:lang w:val="en-US" w:eastAsia="zh-CN" w:bidi="ar-SA"/>
              </w:rPr>
            </m:ctrlPr>
          </m:naryPr>
          <m:sub>
            <m:r>
              <m:rPr/>
              <w:rPr>
                <w:rFonts w:hint="default" w:ascii="Cambria Math" w:hAnsi="Cambria Math" w:cstheme="minorBidi"/>
                <w:color w:val="000000"/>
                <w:kern w:val="2"/>
                <w:sz w:val="24"/>
                <w:szCs w:val="24"/>
                <w:lang w:val="en-US" w:eastAsia="zh-CN" w:bidi="ar-SA"/>
              </w:rPr>
              <m:t>i,j</m:t>
            </m:r>
            <m:ctrlPr>
              <w:rPr>
                <w:rFonts w:hint="default" w:ascii="Cambria Math" w:hAnsi="Cambria Math" w:cstheme="minorBidi"/>
                <w:i/>
                <w:color w:val="000000"/>
                <w:kern w:val="2"/>
                <w:sz w:val="24"/>
                <w:szCs w:val="24"/>
                <w:lang w:val="en-US" w:eastAsia="zh-CN" w:bidi="ar-SA"/>
              </w:rPr>
            </m:ctrlPr>
          </m:sub>
          <m:sup>
            <m:ctrlPr>
              <w:rPr>
                <w:rFonts w:hint="default" w:ascii="Cambria Math" w:hAnsi="Cambria Math" w:cstheme="minorBidi"/>
                <w:i/>
                <w:color w:val="000000"/>
                <w:kern w:val="2"/>
                <w:sz w:val="24"/>
                <w:szCs w:val="24"/>
                <w:lang w:val="en-US" w:eastAsia="zh-CN" w:bidi="ar-SA"/>
              </w:rPr>
            </m:ctrlPr>
          </m:sup>
          <m:e>
            <m:sSubSup>
              <m:sSubSupPr>
                <m:ctrlPr>
                  <w:rPr>
                    <w:rFonts w:hint="default" w:ascii="Cambria Math" w:hAnsi="Cambria Math" w:cstheme="minorBidi"/>
                    <w:i/>
                    <w:color w:val="000000"/>
                    <w:kern w:val="2"/>
                    <w:sz w:val="24"/>
                    <w:szCs w:val="24"/>
                    <w:lang w:val="en-US" w:eastAsia="zh-CN" w:bidi="ar-SA"/>
                  </w:rPr>
                </m:ctrlPr>
              </m:sSubSupPr>
              <m:e>
                <m:r>
                  <m:rPr/>
                  <w:rPr>
                    <w:rFonts w:hint="default" w:ascii="Cambria Math" w:hAnsi="Cambria Math" w:cstheme="minorBidi"/>
                    <w:color w:val="000000"/>
                    <w:kern w:val="2"/>
                    <w:sz w:val="24"/>
                    <w:szCs w:val="24"/>
                    <w:lang w:val="en-US" w:eastAsia="zh-CN" w:bidi="ar-SA"/>
                  </w:rPr>
                  <m:t>h</m:t>
                </m:r>
                <m:ctrlPr>
                  <w:rPr>
                    <w:rFonts w:hint="default" w:ascii="Cambria Math" w:hAnsi="Cambria Math" w:cstheme="minorBidi"/>
                    <w:i/>
                    <w:color w:val="000000"/>
                    <w:kern w:val="2"/>
                    <w:sz w:val="24"/>
                    <w:szCs w:val="24"/>
                    <w:lang w:val="en-US" w:eastAsia="zh-CN" w:bidi="ar-SA"/>
                  </w:rPr>
                </m:ctrlPr>
              </m:e>
              <m:sub>
                <m:r>
                  <m:rPr/>
                  <w:rPr>
                    <w:rFonts w:hint="default" w:ascii="Cambria Math" w:hAnsi="Cambria Math" w:cstheme="minorBidi"/>
                    <w:color w:val="000000"/>
                    <w:kern w:val="2"/>
                    <w:sz w:val="24"/>
                    <w:szCs w:val="24"/>
                    <w:lang w:val="en-US" w:eastAsia="zh-CN" w:bidi="ar-SA"/>
                  </w:rPr>
                  <m:t>k</m:t>
                </m:r>
                <m:ctrlPr>
                  <w:rPr>
                    <w:rFonts w:hint="default" w:ascii="Cambria Math" w:hAnsi="Cambria Math" w:cstheme="minorBidi"/>
                    <w:i/>
                    <w:color w:val="000000"/>
                    <w:kern w:val="2"/>
                    <w:sz w:val="24"/>
                    <w:szCs w:val="24"/>
                    <w:lang w:val="en-US" w:eastAsia="zh-CN" w:bidi="ar-SA"/>
                  </w:rPr>
                </m:ctrlPr>
              </m:sub>
              <m:sup>
                <m:r>
                  <m:rPr/>
                  <w:rPr>
                    <w:rFonts w:hint="default" w:ascii="Cambria Math" w:hAnsi="Cambria Math" w:cstheme="minorBidi"/>
                    <w:color w:val="000000"/>
                    <w:kern w:val="2"/>
                    <w:sz w:val="24"/>
                    <w:szCs w:val="24"/>
                    <w:lang w:val="en-US" w:eastAsia="zh-CN" w:bidi="ar-SA"/>
                  </w:rPr>
                  <m:t>(i,j)</m:t>
                </m:r>
                <m:ctrlPr>
                  <w:rPr>
                    <w:rFonts w:hint="default" w:ascii="Cambria Math" w:hAnsi="Cambria Math" w:cstheme="minorBidi"/>
                    <w:i/>
                    <w:color w:val="000000"/>
                    <w:kern w:val="2"/>
                    <w:sz w:val="24"/>
                    <w:szCs w:val="24"/>
                    <w:lang w:val="en-US" w:eastAsia="zh-CN" w:bidi="ar-SA"/>
                  </w:rPr>
                </m:ctrlPr>
              </m:sup>
            </m:sSubSup>
            <m:ctrlPr>
              <w:rPr>
                <w:rFonts w:hint="default" w:ascii="Cambria Math" w:hAnsi="Cambria Math" w:cstheme="minorBidi"/>
                <w:i/>
                <w:color w:val="000000"/>
                <w:kern w:val="2"/>
                <w:sz w:val="24"/>
                <w:szCs w:val="24"/>
                <w:lang w:val="en-US" w:eastAsia="zh-CN" w:bidi="ar-SA"/>
              </w:rPr>
            </m:ctrlPr>
          </m:e>
        </m:nary>
      </m:oMath>
      <w:r>
        <w:rPr>
          <w:rFonts w:hint="eastAsia" w:hAnsi="Cambria Math" w:cstheme="minorBidi"/>
          <w:i w:val="0"/>
          <w:color w:val="000000"/>
          <w:kern w:val="2"/>
          <w:sz w:val="24"/>
          <w:szCs w:val="24"/>
          <w:lang w:val="en-US" w:eastAsia="zh-CN" w:bidi="ar-SA"/>
        </w:rPr>
        <w:t>，</w:t>
      </w:r>
    </w:p>
    <w:p w14:paraId="7101CBD8">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hAnsi="Cambria Math" w:cstheme="minorBidi"/>
          <w:i w:val="0"/>
          <w:color w:val="000000"/>
          <w:kern w:val="2"/>
          <w:sz w:val="24"/>
          <w:szCs w:val="24"/>
          <w:lang w:val="en-US" w:eastAsia="zh-CN" w:bidi="ar-SA"/>
        </w:rPr>
      </w:pPr>
      <w:r>
        <w:rPr>
          <w:rFonts w:hint="eastAsia" w:hAnsi="Cambria Math" w:cstheme="minorBidi"/>
          <w:i w:val="0"/>
          <w:color w:val="000000"/>
          <w:kern w:val="2"/>
          <w:sz w:val="24"/>
          <w:szCs w:val="24"/>
          <w:lang w:val="en-US" w:eastAsia="zh-CN" w:bidi="ar-SA"/>
        </w:rPr>
        <w:t>最终融合特征为：</w:t>
      </w:r>
    </w:p>
    <w:p w14:paraId="7DD4D18C">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hAnsi="Cambria Math" w:cstheme="minorBidi"/>
          <w:i w:val="0"/>
          <w:color w:val="000000"/>
          <w:kern w:val="2"/>
          <w:sz w:val="24"/>
          <w:szCs w:val="24"/>
          <w:lang w:val="en-US" w:eastAsia="zh-CN" w:bidi="ar-SA"/>
        </w:rPr>
      </w:pPr>
      <w:commentRangeStart w:id="9"/>
      <m:oMathPara>
        <m:oMath>
          <m:sSub>
            <m:sSubPr>
              <m:ctrlPr>
                <w:rPr>
                  <w:rFonts w:ascii="Cambria Math" w:hAnsi="Cambria Math" w:cstheme="minorBidi"/>
                  <w:i/>
                  <w:color w:val="000000"/>
                  <w:kern w:val="2"/>
                  <w:sz w:val="24"/>
                  <w:szCs w:val="24"/>
                  <w:lang w:val="en-US" w:bidi="ar-SA"/>
                </w:rPr>
              </m:ctrlPr>
            </m:sSubPr>
            <m:e>
              <m:r>
                <m:rPr/>
                <w:rPr>
                  <w:rFonts w:hint="default" w:ascii="Cambria Math" w:hAnsi="Cambria Math" w:cstheme="minorBidi"/>
                  <w:color w:val="000000"/>
                  <w:kern w:val="2"/>
                  <w:sz w:val="24"/>
                  <w:szCs w:val="24"/>
                  <w:lang w:val="en-US" w:eastAsia="zh-CN" w:bidi="ar-SA"/>
                </w:rPr>
                <m:t>F</m:t>
              </m:r>
              <m:ctrlPr>
                <w:rPr>
                  <w:rFonts w:ascii="Cambria Math" w:hAnsi="Cambria Math" w:cstheme="minorBidi"/>
                  <w:i/>
                  <w:color w:val="000000"/>
                  <w:kern w:val="2"/>
                  <w:sz w:val="24"/>
                  <w:szCs w:val="24"/>
                  <w:lang w:val="en-US" w:bidi="ar-SA"/>
                </w:rPr>
              </m:ctrlPr>
            </m:e>
            <m:sub>
              <m:r>
                <m:rPr/>
                <w:rPr>
                  <w:rFonts w:hint="default" w:ascii="Cambria Math" w:hAnsi="Cambria Math" w:cstheme="minorBidi"/>
                  <w:color w:val="000000"/>
                  <w:kern w:val="2"/>
                  <w:sz w:val="24"/>
                  <w:szCs w:val="24"/>
                  <w:lang w:val="en-US" w:eastAsia="zh-CN" w:bidi="ar-SA"/>
                </w:rPr>
                <m:t>fused</m:t>
              </m:r>
              <m:ctrlPr>
                <w:rPr>
                  <w:rFonts w:ascii="Cambria Math" w:hAnsi="Cambria Math" w:cstheme="minorBidi"/>
                  <w:i/>
                  <w:color w:val="000000"/>
                  <w:kern w:val="2"/>
                  <w:sz w:val="24"/>
                  <w:szCs w:val="24"/>
                  <w:lang w:val="en-US" w:bidi="ar-SA"/>
                </w:rPr>
              </m:ctrlPr>
            </m:sub>
          </m:sSub>
          <m:r>
            <m:rPr/>
            <w:rPr>
              <w:rFonts w:hint="default" w:ascii="Cambria Math" w:hAnsi="Cambria Math" w:cstheme="minorBidi"/>
              <w:color w:val="000000"/>
              <w:kern w:val="2"/>
              <w:sz w:val="24"/>
              <w:szCs w:val="24"/>
              <w:lang w:val="en-US" w:eastAsia="zh-CN" w:bidi="ar-SA"/>
            </w:rPr>
            <m:t>=</m:t>
          </m:r>
          <m:nary>
            <m:naryPr>
              <m:chr m:val="∑"/>
              <m:limLoc m:val="undOvr"/>
              <m:ctrlPr>
                <w:rPr>
                  <w:rFonts w:hint="default" w:ascii="Cambria Math" w:hAnsi="Cambria Math" w:cstheme="minorBidi"/>
                  <w:i/>
                  <w:color w:val="000000"/>
                  <w:kern w:val="2"/>
                  <w:sz w:val="24"/>
                  <w:szCs w:val="24"/>
                  <w:lang w:val="en-US" w:eastAsia="zh-CN" w:bidi="ar-SA"/>
                </w:rPr>
              </m:ctrlPr>
            </m:naryPr>
            <m:sub>
              <m:r>
                <m:rPr/>
                <w:rPr>
                  <w:rFonts w:hint="default" w:ascii="Cambria Math" w:hAnsi="Cambria Math" w:cstheme="minorBidi"/>
                  <w:color w:val="000000"/>
                  <w:kern w:val="2"/>
                  <w:sz w:val="24"/>
                  <w:szCs w:val="24"/>
                  <w:lang w:val="en-US" w:eastAsia="zh-CN" w:bidi="ar-SA"/>
                </w:rPr>
                <m:t>k=1</m:t>
              </m:r>
              <m:ctrlPr>
                <w:rPr>
                  <w:rFonts w:hint="default" w:ascii="Cambria Math" w:hAnsi="Cambria Math" w:cstheme="minorBidi"/>
                  <w:i/>
                  <w:color w:val="000000"/>
                  <w:kern w:val="2"/>
                  <w:sz w:val="24"/>
                  <w:szCs w:val="24"/>
                  <w:lang w:val="en-US" w:eastAsia="zh-CN" w:bidi="ar-SA"/>
                </w:rPr>
              </m:ctrlPr>
            </m:sub>
            <m:sup>
              <m:r>
                <m:rPr/>
                <w:rPr>
                  <w:rFonts w:hint="default" w:ascii="Cambria Math" w:hAnsi="Cambria Math" w:cstheme="minorBidi"/>
                  <w:color w:val="000000"/>
                  <w:kern w:val="2"/>
                  <w:sz w:val="24"/>
                  <w:szCs w:val="24"/>
                  <w:lang w:val="en-US" w:eastAsia="zh-CN" w:bidi="ar-SA"/>
                </w:rPr>
                <m:t>3</m:t>
              </m:r>
              <m:ctrlPr>
                <w:rPr>
                  <w:rFonts w:hint="default" w:ascii="Cambria Math" w:hAnsi="Cambria Math" w:cstheme="minorBidi"/>
                  <w:i/>
                  <w:color w:val="000000"/>
                  <w:kern w:val="2"/>
                  <w:sz w:val="24"/>
                  <w:szCs w:val="24"/>
                  <w:lang w:val="en-US" w:eastAsia="zh-CN" w:bidi="ar-SA"/>
                </w:rPr>
              </m:ctrlPr>
            </m:sup>
            <m:e>
              <m:sSub>
                <m:sSubPr>
                  <m:ctrlPr>
                    <w:rPr>
                      <w:rFonts w:hint="default" w:ascii="Cambria Math" w:hAnsi="Cambria Math" w:cstheme="minorBidi"/>
                      <w:i/>
                      <w:color w:val="000000"/>
                      <w:kern w:val="2"/>
                      <w:sz w:val="24"/>
                      <w:szCs w:val="24"/>
                      <w:lang w:val="en-US" w:eastAsia="zh-CN" w:bidi="ar-SA"/>
                    </w:rPr>
                  </m:ctrlPr>
                </m:sSubPr>
                <m:e>
                  <m:r>
                    <m:rPr/>
                    <w:rPr>
                      <w:rFonts w:hint="default" w:ascii="Cambria Math" w:hAnsi="Cambria Math" w:cstheme="minorBidi"/>
                      <w:color w:val="000000"/>
                      <w:kern w:val="2"/>
                      <w:sz w:val="24"/>
                      <w:szCs w:val="24"/>
                      <w:lang w:val="en-US" w:eastAsia="zh-CN" w:bidi="ar-SA"/>
                    </w:rPr>
                    <m:t>g</m:t>
                  </m:r>
                  <m:ctrlPr>
                    <w:rPr>
                      <w:rFonts w:hint="default" w:ascii="Cambria Math" w:hAnsi="Cambria Math" w:cstheme="minorBidi"/>
                      <w:i/>
                      <w:color w:val="000000"/>
                      <w:kern w:val="2"/>
                      <w:sz w:val="24"/>
                      <w:szCs w:val="24"/>
                      <w:lang w:val="en-US" w:eastAsia="zh-CN" w:bidi="ar-SA"/>
                    </w:rPr>
                  </m:ctrlPr>
                </m:e>
                <m:sub>
                  <m:r>
                    <m:rPr/>
                    <w:rPr>
                      <w:rFonts w:hint="default" w:ascii="Cambria Math" w:hAnsi="Cambria Math" w:cstheme="minorBidi"/>
                      <w:color w:val="000000"/>
                      <w:kern w:val="2"/>
                      <w:sz w:val="24"/>
                      <w:szCs w:val="24"/>
                      <w:lang w:val="en-US" w:eastAsia="zh-CN" w:bidi="ar-SA"/>
                    </w:rPr>
                    <m:t>k</m:t>
                  </m:r>
                  <m:ctrlPr>
                    <w:rPr>
                      <w:rFonts w:hint="default" w:ascii="Cambria Math" w:hAnsi="Cambria Math" w:cstheme="minorBidi"/>
                      <w:i/>
                      <w:color w:val="000000"/>
                      <w:kern w:val="2"/>
                      <w:sz w:val="24"/>
                      <w:szCs w:val="24"/>
                      <w:lang w:val="en-US" w:eastAsia="zh-CN" w:bidi="ar-SA"/>
                    </w:rPr>
                  </m:ctrlPr>
                </m:sub>
              </m:sSub>
              <m:ctrlPr>
                <w:rPr>
                  <w:rFonts w:hint="default" w:ascii="Cambria Math" w:hAnsi="Cambria Math" w:cstheme="minorBidi"/>
                  <w:i/>
                  <w:color w:val="000000"/>
                  <w:kern w:val="2"/>
                  <w:sz w:val="24"/>
                  <w:szCs w:val="24"/>
                  <w:lang w:val="en-US" w:eastAsia="zh-CN" w:bidi="ar-SA"/>
                </w:rPr>
              </m:ctrlPr>
            </m:e>
          </m:nary>
          <m:r>
            <m:rPr/>
            <w:rPr>
              <w:rFonts w:hint="eastAsia" w:ascii="Cambria Math" w:hAnsi="Cambria Math" w:cstheme="minorBidi"/>
              <w:color w:val="000000"/>
              <w:kern w:val="2"/>
              <w:sz w:val="24"/>
              <w:szCs w:val="24"/>
              <w:lang w:val="en-US" w:eastAsia="zh-CN" w:bidi="ar-SA"/>
            </w:rPr>
            <m:t>·</m:t>
          </m:r>
          <m:sSub>
            <m:sSubPr>
              <m:ctrlPr>
                <w:rPr>
                  <w:rFonts w:hint="eastAsia" w:ascii="Cambria Math" w:hAnsi="Cambria Math" w:cstheme="minorBidi"/>
                  <w:i/>
                  <w:color w:val="000000"/>
                  <w:kern w:val="2"/>
                  <w:sz w:val="24"/>
                  <w:szCs w:val="24"/>
                  <w:lang w:val="en-US" w:eastAsia="zh-CN" w:bidi="ar-SA"/>
                </w:rPr>
              </m:ctrlPr>
            </m:sSubPr>
            <m:e>
              <m:r>
                <m:rPr/>
                <w:rPr>
                  <w:rFonts w:hint="default" w:ascii="Cambria Math" w:hAnsi="Cambria Math" w:cstheme="minorBidi"/>
                  <w:color w:val="000000"/>
                  <w:kern w:val="2"/>
                  <w:sz w:val="24"/>
                  <w:szCs w:val="24"/>
                  <w:lang w:val="en-US" w:eastAsia="zh-CN" w:bidi="ar-SA"/>
                </w:rPr>
                <m:t>H</m:t>
              </m:r>
              <m:ctrlPr>
                <w:rPr>
                  <w:rFonts w:hint="eastAsia" w:ascii="Cambria Math" w:hAnsi="Cambria Math" w:cstheme="minorBidi"/>
                  <w:i/>
                  <w:color w:val="000000"/>
                  <w:kern w:val="2"/>
                  <w:sz w:val="24"/>
                  <w:szCs w:val="24"/>
                  <w:lang w:val="en-US" w:eastAsia="zh-CN" w:bidi="ar-SA"/>
                </w:rPr>
              </m:ctrlPr>
            </m:e>
            <m:sub>
              <m:r>
                <m:rPr/>
                <w:rPr>
                  <w:rFonts w:hint="default" w:ascii="Cambria Math" w:hAnsi="Cambria Math" w:cstheme="minorBidi"/>
                  <w:color w:val="000000"/>
                  <w:kern w:val="2"/>
                  <w:sz w:val="24"/>
                  <w:szCs w:val="24"/>
                  <w:lang w:val="en-US" w:eastAsia="zh-CN" w:bidi="ar-SA"/>
                </w:rPr>
                <m:t>k</m:t>
              </m:r>
              <m:ctrlPr>
                <w:rPr>
                  <w:rFonts w:hint="eastAsia" w:ascii="Cambria Math" w:hAnsi="Cambria Math" w:cstheme="minorBidi"/>
                  <w:i/>
                  <w:color w:val="000000"/>
                  <w:kern w:val="2"/>
                  <w:sz w:val="24"/>
                  <w:szCs w:val="24"/>
                  <w:lang w:val="en-US" w:eastAsia="zh-CN" w:bidi="ar-SA"/>
                </w:rPr>
              </m:ctrlPr>
            </m:sub>
          </m:sSub>
          <w:del w:id="220" w:author="Jisoo" w:date="2025-12-07T17:14:01Z">
            <m:r>
              <m:rPr/>
              <w:rPr>
                <w:rFonts w:hint="default" w:ascii="Cambria Math" w:hAnsi="Cambria Math" w:cstheme="minorBidi"/>
                <w:color w:val="000000"/>
                <w:kern w:val="2"/>
                <w:sz w:val="24"/>
                <w:szCs w:val="24"/>
                <w:lang w:val="en-US" w:eastAsia="zh-CN" w:bidi="ar-SA"/>
              </w:rPr>
              <m:t>.</m:t>
            </m:r>
          </w:del>
          <w:commentRangeEnd w:id="9"/>
          <w:del w:id="221" w:author="Jisoo" w:date="2025-12-07T17:14:01Z">
            <m:r>
              <m:rPr>
                <m:sty m:val="p"/>
              </m:rPr>
              <w:rPr/>
              <w:commentReference w:id="9"/>
            </m:r>
          </w:del>
        </m:oMath>
      </m:oMathPara>
    </w:p>
    <w:p w14:paraId="7F264410">
      <w:pPr>
        <w:keepNext w:val="0"/>
        <w:keepLines w:val="0"/>
        <w:pageBreakBefore w:val="0"/>
        <w:widowControl w:val="0"/>
        <w:kinsoku/>
        <w:wordWrap/>
        <w:overflowPunct/>
        <w:topLinePunct w:val="0"/>
        <w:autoSpaceDE/>
        <w:autoSpaceDN/>
        <w:bidi w:val="0"/>
        <w:adjustRightInd/>
        <w:snapToGrid/>
        <w:spacing w:line="360" w:lineRule="auto"/>
        <w:jc w:val="both"/>
        <w:textAlignment w:val="auto"/>
        <w:rPr>
          <w:del w:id="222" w:author="♚酸奶" w:date="2025-12-05T09:40:50Z"/>
          <w:color w:val="000000"/>
          <w:sz w:val="24"/>
          <w:szCs w:val="24"/>
        </w:rPr>
      </w:pPr>
      <w:r>
        <w:rPr>
          <w:rFonts w:hint="eastAsia" w:hAnsi="Cambria Math" w:cstheme="minorBidi"/>
          <w:i w:val="0"/>
          <w:color w:val="000000"/>
          <w:kern w:val="2"/>
          <w:sz w:val="24"/>
          <w:szCs w:val="24"/>
          <w:lang w:val="en-US" w:eastAsia="zh-CN" w:bidi="ar-SA"/>
        </w:rPr>
        <w:t>其中</w:t>
      </w:r>
      <m:oMath>
        <m:sSub>
          <m:sSubPr>
            <m:ctrlPr>
              <w:rPr>
                <w:rFonts w:ascii="Cambria Math" w:hAnsi="Cambria Math" w:cstheme="minorBidi"/>
                <w:i/>
                <w:color w:val="000000"/>
                <w:kern w:val="2"/>
                <w:sz w:val="24"/>
                <w:szCs w:val="24"/>
                <w:lang w:val="en-US" w:bidi="ar-SA"/>
              </w:rPr>
            </m:ctrlPr>
          </m:sSubPr>
          <m:e>
            <m:r>
              <m:rPr/>
              <w:rPr>
                <w:rFonts w:hint="default" w:ascii="Cambria Math" w:hAnsi="Cambria Math" w:cstheme="minorBidi"/>
                <w:color w:val="000000"/>
                <w:kern w:val="2"/>
                <w:sz w:val="24"/>
                <w:szCs w:val="24"/>
                <w:lang w:val="en-US" w:eastAsia="zh-CN" w:bidi="ar-SA"/>
              </w:rPr>
              <m:t>F</m:t>
            </m:r>
            <m:ctrlPr>
              <w:rPr>
                <w:rFonts w:ascii="Cambria Math" w:hAnsi="Cambria Math" w:cstheme="minorBidi"/>
                <w:i/>
                <w:color w:val="000000"/>
                <w:kern w:val="2"/>
                <w:sz w:val="24"/>
                <w:szCs w:val="24"/>
                <w:lang w:val="en-US" w:bidi="ar-SA"/>
              </w:rPr>
            </m:ctrlPr>
          </m:e>
          <m:sub>
            <m:r>
              <m:rPr/>
              <w:rPr>
                <w:rFonts w:hint="default" w:ascii="Cambria Math" w:hAnsi="Cambria Math" w:cstheme="minorBidi"/>
                <w:color w:val="000000"/>
                <w:kern w:val="2"/>
                <w:sz w:val="24"/>
                <w:szCs w:val="24"/>
                <w:lang w:val="en-US" w:eastAsia="zh-CN" w:bidi="ar-SA"/>
              </w:rPr>
              <m:t>fused</m:t>
            </m:r>
            <m:ctrlPr>
              <w:rPr>
                <w:rFonts w:ascii="Cambria Math" w:hAnsi="Cambria Math" w:cstheme="minorBidi"/>
                <w:i/>
                <w:color w:val="000000"/>
                <w:kern w:val="2"/>
                <w:sz w:val="24"/>
                <w:szCs w:val="24"/>
                <w:lang w:val="en-US" w:bidi="ar-SA"/>
              </w:rPr>
            </m:ctrlPr>
          </m:sub>
        </m:sSub>
        <m:r>
          <m:rPr/>
          <w:rPr>
            <w:rFonts w:hint="default" w:ascii="Cambria Math" w:hAnsi="Cambria Math" w:cs="Cambria Math"/>
            <w:color w:val="000000"/>
            <w:kern w:val="2"/>
            <w:sz w:val="24"/>
            <w:szCs w:val="24"/>
            <w:lang w:val="en-US" w:bidi="ar-SA"/>
          </w:rPr>
          <m:t>∈</m:t>
        </m:r>
        <m:sSup>
          <m:sSupPr>
            <m:ctrlPr>
              <w:rPr>
                <w:rFonts w:hint="default" w:ascii="Cambria Math" w:hAnsi="Cambria Math" w:cs="Cambria Math"/>
                <w:i/>
                <w:color w:val="000000"/>
                <w:kern w:val="2"/>
                <w:sz w:val="24"/>
                <w:szCs w:val="24"/>
                <w:lang w:val="en-US" w:bidi="ar-SA"/>
              </w:rPr>
            </m:ctrlPr>
          </m:sSupPr>
          <m:e>
            <m:r>
              <m:rPr/>
              <w:rPr>
                <w:rFonts w:hint="default" w:ascii="Cambria Math" w:hAnsi="Cambria Math" w:cs="Cambria Math"/>
                <w:color w:val="000000"/>
                <w:kern w:val="2"/>
                <w:sz w:val="24"/>
                <w:szCs w:val="24"/>
                <w:lang w:val="en-US" w:eastAsia="zh-CN" w:bidi="ar-SA"/>
              </w:rPr>
              <m:t>R</m:t>
            </m:r>
            <m:ctrlPr>
              <w:rPr>
                <w:rFonts w:hint="default" w:ascii="Cambria Math" w:hAnsi="Cambria Math" w:cs="Cambria Math"/>
                <w:i/>
                <w:color w:val="000000"/>
                <w:kern w:val="2"/>
                <w:sz w:val="24"/>
                <w:szCs w:val="24"/>
                <w:lang w:val="en-US" w:bidi="ar-SA"/>
              </w:rPr>
            </m:ctrlPr>
          </m:e>
          <m:sup>
            <m:r>
              <m:rPr/>
              <w:rPr>
                <w:rFonts w:hint="default" w:ascii="Cambria Math" w:hAnsi="Cambria Math" w:cs="Cambria Math"/>
                <w:color w:val="000000"/>
                <w:kern w:val="2"/>
                <w:sz w:val="24"/>
                <w:szCs w:val="24"/>
                <w:lang w:val="en-US" w:eastAsia="zh-CN" w:bidi="ar-SA"/>
              </w:rPr>
              <m:t>256</m:t>
            </m:r>
            <m:ctrlPr>
              <w:rPr>
                <w:rFonts w:hint="default" w:ascii="Cambria Math" w:hAnsi="Cambria Math" w:cs="Cambria Math"/>
                <w:i/>
                <w:color w:val="000000"/>
                <w:kern w:val="2"/>
                <w:sz w:val="24"/>
                <w:szCs w:val="24"/>
                <w:lang w:val="en-US" w:bidi="ar-SA"/>
              </w:rPr>
            </m:ctrlPr>
          </m:sup>
        </m:sSup>
        <w:del w:id="223" w:author="♚酸奶" w:date="2025-12-05T09:40:43Z">
          <m:r>
            <m:rPr/>
            <w:rPr>
              <w:rFonts w:hint="default" w:ascii="Cambria Math" w:hAnsi="Cambria Math" w:cs="Cambria Math"/>
              <w:color w:val="000000"/>
              <w:kern w:val="2"/>
              <w:sz w:val="24"/>
              <w:szCs w:val="24"/>
              <w:lang w:val="en-US" w:eastAsia="zh-CN" w:bidi="ar-SA"/>
            </w:rPr>
            <m:t>.</m:t>
          </m:r>
        </w:del>
      </m:oMath>
      <w:r>
        <w:rPr>
          <w:rFonts w:ascii="宋体" w:hAnsi="宋体"/>
          <w:sz w:val="24"/>
          <w:szCs w:val="24"/>
        </w:rPr>
        <mc:AlternateContent>
          <mc:Choice Requires="wps">
            <w:drawing>
              <wp:anchor distT="0" distB="0" distL="114300" distR="114300" simplePos="0" relativeHeight="251660288" behindDoc="0" locked="0" layoutInCell="0" allowOverlap="1">
                <wp:simplePos x="0" y="0"/>
                <wp:positionH relativeFrom="column">
                  <wp:posOffset>-100965</wp:posOffset>
                </wp:positionH>
                <wp:positionV relativeFrom="paragraph">
                  <wp:posOffset>1019810</wp:posOffset>
                </wp:positionV>
                <wp:extent cx="6233160" cy="178435"/>
                <wp:effectExtent l="4445" t="5080" r="10795" b="6985"/>
                <wp:wrapNone/>
                <wp:docPr id="3" name="矩形 5"/>
                <wp:cNvGraphicFramePr/>
                <a:graphic xmlns:a="http://schemas.openxmlformats.org/drawingml/2006/main">
                  <a:graphicData uri="http://schemas.microsoft.com/office/word/2010/wordprocessingShape">
                    <wps:wsp>
                      <wps:cNvSpPr>
                        <a:spLocks noChangeArrowheads="1"/>
                      </wps:cNvSpPr>
                      <wps:spPr bwMode="auto">
                        <a:xfrm>
                          <a:off x="0" y="0"/>
                          <a:ext cx="6233160" cy="178435"/>
                        </a:xfrm>
                        <a:prstGeom prst="rect">
                          <a:avLst/>
                        </a:prstGeom>
                        <a:solidFill>
                          <a:srgbClr val="FFFFFF"/>
                        </a:solidFill>
                        <a:ln w="9525">
                          <a:solidFill>
                            <a:srgbClr val="FFFFFF"/>
                          </a:solidFill>
                          <a:miter lim="800000"/>
                        </a:ln>
                      </wps:spPr>
                      <wps:bodyPr rot="0" vert="horz" wrap="square" lIns="91440" tIns="45720" rIns="91440" bIns="45720" anchor="t" anchorCtr="0" upright="1">
                        <a:noAutofit/>
                      </wps:bodyPr>
                    </wps:wsp>
                  </a:graphicData>
                </a:graphic>
              </wp:anchor>
            </w:drawing>
          </mc:Choice>
          <mc:Fallback>
            <w:pict>
              <v:rect id="矩形 5" o:spid="_x0000_s1026" o:spt="1" style="position:absolute;left:0pt;margin-left:-7.95pt;margin-top:80.3pt;height:14.05pt;width:490.8pt;z-index:251660288;mso-width-relative:page;mso-height-relative:page;" fillcolor="#FFFFFF" filled="t" stroked="t" coordsize="21600,21600" o:allowincell="f" o:gfxdata="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nOLns2QAAAAsBAAAPAAAAAAAAAAEAIAAAACIAAABkcnMvZG93bnJldi54&#10;bWxQSwECFAAUAAAACACHTuJAmlId1jICAABvBAAADgAAAAAAAAABACAAAAAoAQAAZHJzL2Uyb0Rv&#10;Yy54bWxQSwUGAAAAAAYABgBZAQAAzAUAAAAA&#10;">
                <v:fill on="t" focussize="0,0"/>
                <v:stroke color="#FFFFFF" miterlimit="8" joinstyle="miter"/>
                <v:imagedata o:title=""/>
                <o:lock v:ext="edit" aspectratio="f"/>
              </v:rect>
            </w:pict>
          </mc:Fallback>
        </mc:AlternateContent>
      </w:r>
    </w:p>
    <w:p w14:paraId="24179A93">
      <w:pPr>
        <w:spacing w:line="360" w:lineRule="auto"/>
        <w:rPr>
          <w:rFonts w:hint="eastAsia" w:eastAsia="宋体"/>
          <w:sz w:val="24"/>
          <w:szCs w:val="24"/>
          <w:lang w:val="en-US" w:eastAsia="zh-CN"/>
        </w:rPr>
      </w:pPr>
      <w:ins w:id="224" w:author="♚酸奶" w:date="2025-12-05T09:40:49Z">
        <w:r>
          <w:rPr>
            <w:rFonts w:hint="eastAsia"/>
            <w:sz w:val="24"/>
            <w:szCs w:val="24"/>
            <w:lang w:val="en-US" w:eastAsia="zh-CN"/>
          </w:rPr>
          <w:t>。</w:t>
        </w:r>
      </w:ins>
      <w:bookmarkStart w:id="1" w:name="_GoBack"/>
      <w:bookmarkEnd w:id="1"/>
    </w:p>
    <w:sectPr>
      <w:headerReference r:id="rId7" w:type="first"/>
      <w:footerReference r:id="rId9" w:type="first"/>
      <w:headerReference r:id="rId5" w:type="default"/>
      <w:headerReference r:id="rId6" w:type="even"/>
      <w:footerReference r:id="rId8" w:type="even"/>
      <w:pgSz w:w="11906" w:h="16838"/>
      <w:pgMar w:top="1418" w:right="851" w:bottom="851" w:left="1418" w:header="851" w:footer="113" w:gutter="0"/>
      <w:cols w:space="720"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酸奶" w:date="2025-12-05T10:05:35Z" w:initials="">
    <w:p w14:paraId="635FB4D4">
      <w:pPr>
        <w:pStyle w:val="2"/>
        <w:rPr>
          <w:rFonts w:hint="default" w:eastAsia="宋体"/>
          <w:lang w:val="en-US" w:eastAsia="zh-CN"/>
        </w:rPr>
      </w:pPr>
      <w:r>
        <w:rPr>
          <w:rFonts w:hint="eastAsia"/>
          <w:lang w:val="en-US" w:eastAsia="zh-CN"/>
        </w:rPr>
        <w:t>目前的方法名称和这块描述不太统一。围绕已有reid技术来提区别？如果只提特征融合，感觉可能有点泛，会让看的人所关注的创新点在特征融合方式上。可以从多尺度滑动窗口，moe的优势来描述当前现有方法的缺点，它俩可以做到的现有reid方法做不到的地方在哪里，所以才有了我们这套方案。</w:t>
      </w:r>
    </w:p>
  </w:comment>
  <w:comment w:id="1" w:author="♚酸奶" w:date="2025-12-05T09:21:48Z" w:initials="">
    <w:p w14:paraId="71CBCA10">
      <w:pPr>
        <w:pStyle w:val="2"/>
        <w:rPr>
          <w:rFonts w:hint="default" w:eastAsia="宋体"/>
          <w:lang w:val="en-US" w:eastAsia="zh-CN"/>
        </w:rPr>
      </w:pPr>
      <w:r>
        <w:rPr>
          <w:rFonts w:hint="eastAsia"/>
          <w:lang w:val="en-US" w:eastAsia="zh-CN"/>
        </w:rPr>
        <w:t>这个后面也需要写全称</w:t>
      </w:r>
    </w:p>
  </w:comment>
  <w:comment w:id="2" w:author="♚酸奶" w:date="2025-12-05T09:27:46Z" w:initials="">
    <w:p w14:paraId="69861CE8">
      <w:pPr>
        <w:pStyle w:val="2"/>
        <w:rPr>
          <w:rFonts w:hint="default"/>
          <w:lang w:val="en-US"/>
        </w:rPr>
      </w:pPr>
      <w:r>
        <w:rPr>
          <w:rFonts w:hint="eastAsia" w:ascii="Times New Roman" w:hAnsi="Times New Roman"/>
          <w:sz w:val="24"/>
          <w:szCs w:val="24"/>
          <w:lang w:val="en-US" w:eastAsia="zh-CN"/>
        </w:rPr>
        <w:t>多数方法仅采用统一的融合方式处理，具体什么融合方式呀，本专利提出的多数方法融合方式好吗？</w:t>
      </w:r>
    </w:p>
  </w:comment>
  <w:comment w:id="3" w:author="♚酸奶" w:date="2025-12-05T09:30:41Z" w:initials="">
    <w:p w14:paraId="4EB67C14">
      <w:pPr>
        <w:pStyle w:val="2"/>
        <w:rPr>
          <w:rFonts w:hint="default" w:eastAsia="宋体"/>
          <w:lang w:val="en-US" w:eastAsia="zh-CN"/>
        </w:rPr>
      </w:pPr>
      <w:r>
        <w:rPr>
          <w:rFonts w:hint="eastAsia"/>
          <w:lang w:val="en-US" w:eastAsia="zh-CN"/>
        </w:rPr>
        <w:t>到底是想特征融合方法还是reid方法，保持一致</w:t>
      </w:r>
    </w:p>
  </w:comment>
  <w:comment w:id="4" w:author="♚酸奶" w:date="2025-12-05T09:37:02Z" w:initials="">
    <w:p w14:paraId="77267B36">
      <w:pPr>
        <w:pStyle w:val="2"/>
        <w:rPr>
          <w:rFonts w:hint="default" w:eastAsia="宋体"/>
          <w:lang w:val="en-US" w:eastAsia="zh-CN"/>
        </w:rPr>
      </w:pPr>
      <w:r>
        <w:rPr>
          <w:rFonts w:hint="eastAsia"/>
          <w:lang w:val="en-US" w:eastAsia="zh-CN"/>
        </w:rPr>
        <w:t>不建议提其他领域的词，只针对reid提出一种方法</w:t>
      </w:r>
    </w:p>
  </w:comment>
  <w:comment w:id="5" w:author="♚酸奶" w:date="2025-12-05T09:42:26Z" w:initials="">
    <w:p w14:paraId="1B11DB89">
      <w:pPr>
        <w:pStyle w:val="2"/>
        <w:rPr>
          <w:rFonts w:hint="default" w:eastAsia="宋体"/>
          <w:lang w:val="en-US" w:eastAsia="zh-CN"/>
        </w:rPr>
      </w:pPr>
      <w:r>
        <w:rPr>
          <w:rFonts w:hint="eastAsia"/>
          <w:lang w:val="en-US" w:eastAsia="zh-CN"/>
        </w:rPr>
        <w:t>同在权利要求书里提到的，题目是一种reid方法，步骤里最后一步少了和reid模型相关的描述，需要提一下然后进行reid检索之类的，提升行人重识别的性能，使行人检索结果更加准确等等</w:t>
      </w:r>
    </w:p>
  </w:comment>
  <w:comment w:id="6" w:author="♚酸奶" w:date="2025-12-05T09:51:48Z" w:initials="">
    <w:p w14:paraId="3EBAA7ED">
      <w:pPr>
        <w:pStyle w:val="2"/>
        <w:rPr>
          <w:rFonts w:hint="default" w:eastAsia="宋体"/>
          <w:lang w:val="en-US" w:eastAsia="zh-CN"/>
        </w:rPr>
      </w:pPr>
      <w:r>
        <w:rPr>
          <w:rFonts w:hint="eastAsia"/>
          <w:lang w:val="en-US" w:eastAsia="zh-CN"/>
        </w:rPr>
        <w:t>同前面建议</w:t>
      </w:r>
    </w:p>
  </w:comment>
  <w:comment w:id="7" w:author="♚酸奶" w:date="2025-12-05T09:46:19Z" w:initials="">
    <w:p w14:paraId="57BC4955">
      <w:pPr>
        <w:pStyle w:val="2"/>
        <w:rPr>
          <w:rFonts w:hint="default" w:eastAsia="宋体"/>
          <w:lang w:val="en-US" w:eastAsia="zh-CN"/>
        </w:rPr>
      </w:pPr>
      <w:r>
        <w:rPr>
          <w:rFonts w:hint="eastAsia"/>
          <w:lang w:val="en-US" w:eastAsia="zh-CN"/>
        </w:rPr>
        <w:t>公式后面的标点符号如果加就都加，如果不加就都不加，有些有有些没有，统一一下</w:t>
      </w:r>
    </w:p>
  </w:comment>
  <w:comment w:id="8" w:author="♚酸奶" w:date="2025-12-05T09:53:38Z" w:initials="">
    <w:p w14:paraId="7738C67A">
      <w:pPr>
        <w:pStyle w:val="2"/>
        <w:rPr>
          <w:rFonts w:hint="default" w:eastAsia="宋体"/>
          <w:lang w:val="en-US" w:eastAsia="zh-CN"/>
        </w:rPr>
      </w:pPr>
      <w:r>
        <w:rPr>
          <w:rFonts w:hint="eastAsia"/>
          <w:lang w:val="en-US" w:eastAsia="zh-CN"/>
        </w:rPr>
        <w:t>专利审查员要求提到的每一个字母都需要解释含义，下面公式中很多字母没有解释，需要自查+补充其含义，比如Flatten，GAP，专家网络中的W_k等</w:t>
      </w:r>
    </w:p>
  </w:comment>
  <w:comment w:id="9" w:author="♚酸奶" w:date="2025-12-05T09:41:26Z" w:initials="">
    <w:p w14:paraId="721A0AE6">
      <w:pPr>
        <w:pStyle w:val="2"/>
        <w:rPr>
          <w:rFonts w:hint="default" w:eastAsia="宋体"/>
          <w:lang w:val="en-US" w:eastAsia="zh-CN"/>
        </w:rPr>
      </w:pPr>
      <w:r>
        <w:rPr>
          <w:rFonts w:hint="eastAsia"/>
          <w:lang w:val="en-US" w:eastAsia="zh-CN"/>
        </w:rPr>
        <w:t>k后面的“.”是专门加的吗？</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35FB4D4" w15:done="0"/>
  <w15:commentEx w15:paraId="71CBCA10" w15:done="0"/>
  <w15:commentEx w15:paraId="69861CE8" w15:done="0"/>
  <w15:commentEx w15:paraId="4EB67C14" w15:done="0"/>
  <w15:commentEx w15:paraId="77267B36" w15:done="0"/>
  <w15:commentEx w15:paraId="1B11DB89" w15:done="0"/>
  <w15:commentEx w15:paraId="3EBAA7ED" w15:done="0"/>
  <w15:commentEx w15:paraId="57BC4955" w15:done="0"/>
  <w15:commentEx w15:paraId="7738C67A" w15:done="0"/>
  <w15:commentEx w15:paraId="721A0AE6"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41E10A">
    <w:pPr>
      <w:pStyle w:val="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BFF3E8">
    <w:pPr>
      <w:pStyle w:val="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5B7C61">
    <w:pPr>
      <w:jc w:val="center"/>
      <w:outlineLvl w:val="0"/>
      <w:rPr>
        <w:rFonts w:eastAsia="黑体"/>
        <w:spacing w:val="130"/>
        <w:sz w:val="28"/>
      </w:rPr>
    </w:pPr>
    <w:r>
      <w:rPr>
        <w:rFonts w:eastAsia="黑体"/>
        <w:spacing w:val="130"/>
        <w:sz w:val="28"/>
      </w:rPr>
      <mc:AlternateContent>
        <mc:Choice Requires="wps">
          <w:drawing>
            <wp:anchor distT="0" distB="0" distL="114300" distR="114300" simplePos="0" relativeHeight="251659264" behindDoc="0" locked="0" layoutInCell="0" allowOverlap="1">
              <wp:simplePos x="0" y="0"/>
              <wp:positionH relativeFrom="column">
                <wp:posOffset>0</wp:posOffset>
              </wp:positionH>
              <wp:positionV relativeFrom="paragraph">
                <wp:posOffset>360045</wp:posOffset>
              </wp:positionV>
              <wp:extent cx="6120130" cy="0"/>
              <wp:effectExtent l="0" t="6350" r="1270" b="6350"/>
              <wp:wrapNone/>
              <wp:docPr id="2" name="直线 5"/>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w:pict>
            <v:line id="直线 5" o:spid="_x0000_s1026" o:spt="20" style="position:absolute;left:0pt;margin-left:0pt;margin-top:28.35pt;height:0pt;width:481.9pt;z-index:251659264;mso-width-relative:page;mso-height-relative:page;" filled="f" stroked="t" coordsize="21600,21600" o:allowincell="f" o:gfxdata="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1SdldYAAAAGAQAADwAAAAAAAAABACAA&#10;AAAiAAAAZHJzL2Rvd25yZXYueG1sUEsBAhQAFAAAAAgAh07iQJSMCIfWAQAAogMAAA4AAAAAAAAA&#10;AQAgAAAAJQEAAGRycy9lMm9Eb2MueG1sUEsFBgAAAAAGAAYAWQEAAG0FAAAAAA==&#10;">
              <v:fill on="f" focussize="0,0"/>
              <v:stroke weight="1pt" color="#000000" joinstyle="round"/>
              <v:imagedata o:title=""/>
              <o:lock v:ext="edit" aspectratio="f"/>
            </v:line>
          </w:pict>
        </mc:Fallback>
      </mc:AlternateContent>
    </w:r>
    <w:r>
      <w:rPr>
        <w:rFonts w:hint="eastAsia" w:eastAsia="黑体"/>
        <w:spacing w:val="130"/>
        <w:sz w:val="28"/>
      </w:rPr>
      <w:t>说明书</w:t>
    </w:r>
  </w:p>
  <w:p w14:paraId="41BF5557">
    <w:pPr>
      <w:jc w:val="center"/>
      <w:outlineLvl w:val="0"/>
      <w:rPr>
        <w:rFonts w:ascii="黑体" w:eastAsia="黑体"/>
        <w:b/>
        <w:spacing w:val="130"/>
        <w:sz w:val="28"/>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A42FFB">
    <w:pPr>
      <w:pStyle w:val="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B8B048">
    <w:pPr>
      <w:pStyle w:val="5"/>
    </w:pPr>
  </w:p>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酸奶">
    <w15:presenceInfo w15:providerId="WPS Office" w15:userId="4106242587"/>
  </w15:person>
  <w15:person w15:author="Jisoo">
    <w15:presenceInfo w15:providerId="WPS Office" w15:userId="768028049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embedSystemFonts/>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C340379"/>
    <w:rsid w:val="001B2C4E"/>
    <w:rsid w:val="02F73CCD"/>
    <w:rsid w:val="037D4482"/>
    <w:rsid w:val="06A85AE0"/>
    <w:rsid w:val="06BE7A63"/>
    <w:rsid w:val="09366F3B"/>
    <w:rsid w:val="0B32480C"/>
    <w:rsid w:val="0BE95CE0"/>
    <w:rsid w:val="0CA13A94"/>
    <w:rsid w:val="0D814802"/>
    <w:rsid w:val="0DE451C4"/>
    <w:rsid w:val="0F201BE9"/>
    <w:rsid w:val="0F3464DC"/>
    <w:rsid w:val="0F3831EA"/>
    <w:rsid w:val="0F3A2C55"/>
    <w:rsid w:val="0F3D6E75"/>
    <w:rsid w:val="0F442C54"/>
    <w:rsid w:val="0F765660"/>
    <w:rsid w:val="108C1B65"/>
    <w:rsid w:val="123E7F36"/>
    <w:rsid w:val="189D2CD5"/>
    <w:rsid w:val="1C7C6822"/>
    <w:rsid w:val="1E877D62"/>
    <w:rsid w:val="1E8C1654"/>
    <w:rsid w:val="1F5743CB"/>
    <w:rsid w:val="20CB2DFD"/>
    <w:rsid w:val="21C65B15"/>
    <w:rsid w:val="21D11DED"/>
    <w:rsid w:val="25420CE0"/>
    <w:rsid w:val="27E55E77"/>
    <w:rsid w:val="27F800DA"/>
    <w:rsid w:val="2A1557EC"/>
    <w:rsid w:val="2C826D44"/>
    <w:rsid w:val="2E8069CA"/>
    <w:rsid w:val="31585E51"/>
    <w:rsid w:val="32261B46"/>
    <w:rsid w:val="359B3DDD"/>
    <w:rsid w:val="363F4272"/>
    <w:rsid w:val="378177FA"/>
    <w:rsid w:val="395445E7"/>
    <w:rsid w:val="3D6A657C"/>
    <w:rsid w:val="3DB92A70"/>
    <w:rsid w:val="3E231562"/>
    <w:rsid w:val="40311467"/>
    <w:rsid w:val="444960AC"/>
    <w:rsid w:val="444A0C6E"/>
    <w:rsid w:val="45D66A1F"/>
    <w:rsid w:val="4974257B"/>
    <w:rsid w:val="49AE2BAD"/>
    <w:rsid w:val="4A044128"/>
    <w:rsid w:val="4BAB6D26"/>
    <w:rsid w:val="4BF3534C"/>
    <w:rsid w:val="4C340379"/>
    <w:rsid w:val="4E3B72FE"/>
    <w:rsid w:val="4EC401DD"/>
    <w:rsid w:val="51173837"/>
    <w:rsid w:val="52C4568B"/>
    <w:rsid w:val="55F05BF4"/>
    <w:rsid w:val="574506B9"/>
    <w:rsid w:val="581B3F1F"/>
    <w:rsid w:val="58C903E0"/>
    <w:rsid w:val="5BA25DA8"/>
    <w:rsid w:val="5FA01F47"/>
    <w:rsid w:val="622D7404"/>
    <w:rsid w:val="6297339E"/>
    <w:rsid w:val="62C566C4"/>
    <w:rsid w:val="62DE4DC9"/>
    <w:rsid w:val="63CB1352"/>
    <w:rsid w:val="654462BA"/>
    <w:rsid w:val="678409BE"/>
    <w:rsid w:val="6828797C"/>
    <w:rsid w:val="68EA776E"/>
    <w:rsid w:val="6A026F77"/>
    <w:rsid w:val="6C554977"/>
    <w:rsid w:val="6CBD37F6"/>
    <w:rsid w:val="6DA06D26"/>
    <w:rsid w:val="723476AB"/>
    <w:rsid w:val="728764B8"/>
    <w:rsid w:val="764C4C3F"/>
    <w:rsid w:val="76C53359"/>
    <w:rsid w:val="77095A14"/>
    <w:rsid w:val="7A8F2F6A"/>
    <w:rsid w:val="7ABA0DB3"/>
    <w:rsid w:val="7BA17406"/>
    <w:rsid w:val="7BF50B53"/>
    <w:rsid w:val="7C443295"/>
    <w:rsid w:val="7C525E60"/>
    <w:rsid w:val="7CD4694B"/>
    <w:rsid w:val="7DEE6A3B"/>
    <w:rsid w:val="7DEF2B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name="header"/>
    <w:lsdException w:qFormat="1" w:unhideWhenUsed="0" w:uiPriority="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lang w:val="en-US" w:eastAsia="zh-CN" w:bidi="ar-SA"/>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Body Text"/>
    <w:basedOn w:val="1"/>
    <w:qFormat/>
    <w:uiPriority w:val="0"/>
    <w:pPr>
      <w:spacing w:before="180" w:after="180"/>
    </w:pPr>
  </w:style>
  <w:style w:type="paragraph" w:styleId="4">
    <w:name w:val="footer"/>
    <w:basedOn w:val="1"/>
    <w:semiHidden/>
    <w:qFormat/>
    <w:uiPriority w:val="0"/>
    <w:pPr>
      <w:tabs>
        <w:tab w:val="center" w:pos="4153"/>
        <w:tab w:val="right" w:pos="8306"/>
      </w:tabs>
      <w:snapToGrid w:val="0"/>
      <w:jc w:val="left"/>
    </w:pPr>
    <w:rPr>
      <w:sz w:val="18"/>
    </w:rPr>
  </w:style>
  <w:style w:type="paragraph" w:styleId="5">
    <w:name w:val="header"/>
    <w:basedOn w:val="1"/>
    <w:semiHidden/>
    <w:qFormat/>
    <w:uiPriority w:val="0"/>
    <w:pPr>
      <w:pBdr>
        <w:bottom w:val="single" w:color="auto" w:sz="6" w:space="1"/>
      </w:pBdr>
      <w:tabs>
        <w:tab w:val="center" w:pos="4153"/>
        <w:tab w:val="right" w:pos="8306"/>
      </w:tabs>
      <w:snapToGrid w:val="0"/>
      <w:jc w:val="center"/>
    </w:pPr>
    <w:rPr>
      <w:sz w:val="18"/>
      <w:szCs w:val="18"/>
    </w:rPr>
  </w:style>
  <w:style w:type="paragraph" w:customStyle="1" w:styleId="8">
    <w:name w:val="First Paragraph"/>
    <w:basedOn w:val="3"/>
    <w:next w:val="3"/>
    <w:qFormat/>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3" Type="http://schemas.microsoft.com/office/2011/relationships/people" Target="people.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2296</Words>
  <Characters>2541</Characters>
  <Lines>0</Lines>
  <Paragraphs>0</Paragraphs>
  <TotalTime>38</TotalTime>
  <ScaleCrop>false</ScaleCrop>
  <LinksUpToDate>false</LinksUpToDate>
  <CharactersWithSpaces>2565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2025-11-29T03:13:00Z</dcterms:created>
  <dc:creator>Jisoo</dc:creator>
  <cp:lastModifiedBy>Jisoo</cp:lastModifiedBy>
  <dcterms:modified xsi:type="dcterms:W3CDTF">2025-12-07T09:14:39Z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22A2DAAB67094F3698E556CAE14AE04F_13</vt:lpwstr>
  </property>
  <property fmtid="{D5CDD505-2E9C-101B-9397-08002B2CF9AE}" pid="4" name="KSOTemplateDocerSaveRecord">
    <vt:lpwstr>eyJoZGlkIjoiMGIyN2EyZWU3NGVjNmM3MTZjMTFjZjAxZGJkZTdkYmEiLCJ1c2VySWQiOiIxMTMzMjY2MDI2In0=</vt:lpwstr>
  </property>
</Properties>
</file>