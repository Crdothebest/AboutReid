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5C487">
      <w:pPr>
        <w:shd w:val="clear" w:color="auto" w:fill="FEFEFF"/>
        <w:spacing w:line="360" w:lineRule="auto"/>
        <w:jc w:val="center"/>
        <w:rPr>
          <w:rFonts w:hint="default" w:ascii="宋体" w:hAnsi="宋体" w:eastAsia="宋体"/>
          <w:b/>
          <w:bCs/>
          <w:color w:val="000000"/>
          <w:sz w:val="24"/>
          <w:szCs w:val="24"/>
          <w:lang w:val="en-US" w:eastAsia="zh-CN"/>
        </w:rPr>
      </w:pPr>
      <w:r>
        <w:rPr>
          <w:rFonts w:hint="eastAsia" w:ascii="宋体" w:hAnsi="宋体"/>
          <w:b/>
          <w:bCs/>
          <w:color w:val="000000"/>
          <w:sz w:val="24"/>
          <w:szCs w:val="24"/>
        </w:rPr>
        <w:t>一种</w:t>
      </w:r>
      <w:r>
        <w:rPr>
          <w:rFonts w:hint="eastAsia" w:ascii="宋体" w:hAnsi="宋体"/>
          <w:b/>
          <w:bCs/>
          <w:color w:val="000000"/>
          <w:sz w:val="24"/>
          <w:szCs w:val="24"/>
          <w:lang w:val="en-US" w:eastAsia="zh-CN"/>
        </w:rPr>
        <w:t>基于多尺度滑动窗口和专家网络的行人重识别方法</w:t>
      </w:r>
    </w:p>
    <w:p w14:paraId="48CC26B9">
      <w:pPr>
        <w:shd w:val="clear" w:color="auto" w:fill="FEFEFF"/>
        <w:spacing w:line="360" w:lineRule="auto"/>
        <w:jc w:val="center"/>
        <w:rPr>
          <w:b/>
          <w:sz w:val="24"/>
          <w:szCs w:val="24"/>
        </w:rPr>
      </w:pPr>
    </w:p>
    <w:p w14:paraId="5AF66671">
      <w:pPr>
        <w:shd w:val="clear" w:color="auto" w:fill="FEFEFF"/>
        <w:spacing w:line="360" w:lineRule="auto"/>
        <w:jc w:val="left"/>
        <w:rPr>
          <w:sz w:val="24"/>
          <w:szCs w:val="24"/>
        </w:rPr>
      </w:pPr>
      <w:r>
        <w:rPr>
          <w:rFonts w:hint="eastAsia"/>
          <w:b/>
          <w:sz w:val="24"/>
          <w:szCs w:val="24"/>
        </w:rPr>
        <w:t>技术领域</w:t>
      </w:r>
    </w:p>
    <w:p w14:paraId="39C4D1B8">
      <w:pPr>
        <w:shd w:val="clear" w:color="auto" w:fill="FEFEFF"/>
        <w:spacing w:line="360" w:lineRule="auto"/>
        <w:rPr>
          <w:rFonts w:hint="default" w:eastAsia="宋体"/>
          <w:b/>
          <w:sz w:val="24"/>
          <w:szCs w:val="24"/>
          <w:lang w:val="en-US" w:eastAsia="zh-CN"/>
        </w:rPr>
      </w:pPr>
      <w:r>
        <w:rPr>
          <w:rFonts w:hint="eastAsia" w:ascii="Times New Roman" w:hAnsi="Times New Roman"/>
          <w:b/>
          <w:bCs/>
          <w:sz w:val="24"/>
          <w:szCs w:val="24"/>
        </w:rPr>
        <w:t>[0001]</w:t>
      </w:r>
      <w:r>
        <w:rPr>
          <w:rFonts w:hint="eastAsia" w:ascii="Times New Roman" w:hAnsi="Times New Roman"/>
          <w:sz w:val="24"/>
          <w:szCs w:val="24"/>
        </w:rPr>
        <w:t xml:space="preserve"> 本发明属于计算机视觉与深度学习技术领域，具体涉及一种基于多尺度滑动窗口与专家网络的</w:t>
      </w:r>
      <w:r>
        <w:rPr>
          <w:rFonts w:hint="eastAsia" w:ascii="Times New Roman" w:hAnsi="Times New Roman"/>
          <w:sz w:val="24"/>
          <w:szCs w:val="24"/>
          <w:lang w:val="en-US" w:eastAsia="zh-CN"/>
        </w:rPr>
        <w:t>行人重识别</w:t>
      </w:r>
      <w:r>
        <w:rPr>
          <w:rFonts w:hint="eastAsia" w:ascii="Times New Roman" w:hAnsi="Times New Roman"/>
          <w:sz w:val="24"/>
          <w:szCs w:val="24"/>
        </w:rPr>
        <w:t>方法。</w:t>
      </w:r>
    </w:p>
    <w:p w14:paraId="4EAE636C">
      <w:pPr>
        <w:shd w:val="clear" w:color="auto" w:fill="FEFEFF"/>
        <w:spacing w:line="360" w:lineRule="auto"/>
        <w:jc w:val="left"/>
        <w:rPr>
          <w:b/>
          <w:sz w:val="24"/>
          <w:szCs w:val="24"/>
        </w:rPr>
      </w:pPr>
    </w:p>
    <w:p w14:paraId="13290F70">
      <w:pPr>
        <w:shd w:val="clear" w:color="auto" w:fill="FFFFFF"/>
        <w:spacing w:line="360" w:lineRule="auto"/>
        <w:jc w:val="left"/>
        <w:textAlignment w:val="center"/>
        <w:rPr>
          <w:sz w:val="24"/>
          <w:szCs w:val="24"/>
        </w:rPr>
      </w:pPr>
      <w:commentRangeStart w:id="0"/>
      <w:r>
        <w:rPr>
          <w:rFonts w:hint="eastAsia"/>
          <w:b/>
          <w:sz w:val="24"/>
          <w:szCs w:val="24"/>
        </w:rPr>
        <w:t>背景技术</w:t>
      </w:r>
      <w:commentRangeEnd w:id="0"/>
      <w:r>
        <w:commentReference w:id="0"/>
      </w:r>
    </w:p>
    <w:p w14:paraId="517C91A4">
      <w:pPr>
        <w:shd w:val="clear" w:color="auto" w:fill="FEFEFF"/>
        <w:spacing w:line="360" w:lineRule="auto"/>
        <w:rPr>
          <w:rFonts w:hint="eastAsia" w:ascii="Times New Roman" w:hAnsi="Times New Roman"/>
          <w:b w:val="0"/>
          <w:bCs w:val="0"/>
          <w:sz w:val="24"/>
          <w:szCs w:val="24"/>
        </w:rPr>
      </w:pPr>
      <w:r>
        <w:rPr>
          <w:rFonts w:hint="eastAsia" w:ascii="Times New Roman" w:hAnsi="Times New Roman"/>
          <w:b/>
          <w:bCs/>
          <w:sz w:val="24"/>
          <w:szCs w:val="24"/>
        </w:rPr>
        <w:t>[000</w:t>
      </w:r>
      <w:r>
        <w:rPr>
          <w:rFonts w:hint="eastAsia" w:ascii="Times New Roman" w:hAnsi="Times New Roman"/>
          <w:b/>
          <w:bCs/>
          <w:sz w:val="24"/>
          <w:szCs w:val="24"/>
          <w:lang w:val="en-US" w:eastAsia="zh-CN"/>
        </w:rPr>
        <w:t>2</w:t>
      </w:r>
      <w:r>
        <w:rPr>
          <w:rFonts w:hint="eastAsia" w:ascii="Times New Roman" w:hAnsi="Times New Roman"/>
          <w:b/>
          <w:bCs/>
          <w:sz w:val="24"/>
          <w:szCs w:val="24"/>
        </w:rPr>
        <w:t>]</w:t>
      </w:r>
      <w:r>
        <w:rPr>
          <w:rFonts w:hint="eastAsia" w:ascii="Times New Roman" w:hAnsi="Times New Roman"/>
          <w:b w:val="0"/>
          <w:bCs w:val="0"/>
          <w:sz w:val="24"/>
          <w:szCs w:val="24"/>
        </w:rPr>
        <w:t xml:space="preserve"> 随着深度学习技术在计算机视觉领域的快速发展，行人重识别（ReID, Person Re-identification） 技术已成为保障公共安全、提升模型识别能力和泛化性能的核心应用。ReID 的目标是在跨摄像机视角下准确匹配和识别特定行人，其关键挑战在于如何应对复杂的视角变化、光照差异、姿态变化以及局部遮挡。虽然多尺度特征提取与智能融合机制被广泛应用于ReID模型中以增强特征表达，但现有ReID技术在解决这些核心挑战时，仍存在显著不足。</w:t>
      </w:r>
    </w:p>
    <w:p w14:paraId="36D99E3A">
      <w:pPr>
        <w:shd w:val="clear" w:color="auto" w:fill="FEFEFF"/>
        <w:spacing w:line="360" w:lineRule="auto"/>
        <w:rPr>
          <w:rFonts w:hint="eastAsia" w:ascii="Times New Roman" w:hAnsi="Times New Roman"/>
          <w:b w:val="0"/>
          <w:bCs w:val="0"/>
          <w:sz w:val="24"/>
          <w:szCs w:val="24"/>
        </w:rPr>
      </w:pPr>
    </w:p>
    <w:p w14:paraId="6D29920E">
      <w:pPr>
        <w:shd w:val="clear" w:color="auto" w:fill="FEFEFF"/>
        <w:spacing w:line="360" w:lineRule="auto"/>
        <w:rPr>
          <w:rFonts w:hint="eastAsia" w:ascii="Times New Roman" w:hAnsi="Times New Roman"/>
          <w:b w:val="0"/>
          <w:bCs w:val="0"/>
          <w:sz w:val="24"/>
          <w:szCs w:val="24"/>
        </w:rPr>
      </w:pPr>
      <w:r>
        <w:rPr>
          <w:rFonts w:hint="eastAsia" w:ascii="Times New Roman" w:hAnsi="Times New Roman"/>
          <w:b/>
          <w:bCs/>
          <w:sz w:val="24"/>
          <w:szCs w:val="24"/>
        </w:rPr>
        <w:t>[000</w:t>
      </w:r>
      <w:r>
        <w:rPr>
          <w:rFonts w:hint="eastAsia" w:ascii="Times New Roman" w:hAnsi="Times New Roman"/>
          <w:b/>
          <w:bCs/>
          <w:sz w:val="24"/>
          <w:szCs w:val="24"/>
          <w:lang w:val="en-US" w:eastAsia="zh-CN"/>
        </w:rPr>
        <w:t>3</w:t>
      </w:r>
      <w:r>
        <w:rPr>
          <w:rFonts w:hint="eastAsia" w:ascii="Times New Roman" w:hAnsi="Times New Roman"/>
          <w:b/>
          <w:bCs/>
          <w:sz w:val="24"/>
          <w:szCs w:val="24"/>
        </w:rPr>
        <w:t>]</w:t>
      </w:r>
      <w:r>
        <w:rPr>
          <w:rFonts w:hint="eastAsia" w:ascii="Times New Roman" w:hAnsi="Times New Roman"/>
          <w:b w:val="0"/>
          <w:bCs w:val="0"/>
          <w:sz w:val="24"/>
          <w:szCs w:val="24"/>
        </w:rPr>
        <w:t xml:space="preserve"> 然而，现有 ReID 模型的多尺度特征提取方法，例如基于固定的卷积核或预设的特征金字塔结构（如FPN、PANet）的方法，缺乏动态和细粒度的局部特征捕获能力。由于行人身体部件在不同摄像机距离下存在巨大的尺度差异，这些固定尺度的方案难以有效应对。具体而言，现有技术无法实现本发明的多尺度滑动窗口机制，因而不能对行人关键部位进行自适应、层次化的特征提取，导致其特征表达能力受限，在面对复杂尺度和局部遮挡时，匹配精度难以提升。</w:t>
      </w:r>
    </w:p>
    <w:p w14:paraId="24535056">
      <w:pPr>
        <w:shd w:val="clear" w:color="auto" w:fill="FEFEFF"/>
        <w:spacing w:line="360" w:lineRule="auto"/>
        <w:rPr>
          <w:rFonts w:hint="eastAsia" w:ascii="Times New Roman" w:hAnsi="Times New Roman"/>
          <w:b w:val="0"/>
          <w:bCs w:val="0"/>
          <w:sz w:val="24"/>
          <w:szCs w:val="24"/>
        </w:rPr>
      </w:pPr>
    </w:p>
    <w:p w14:paraId="1E1C7E02">
      <w:pPr>
        <w:shd w:val="clear" w:color="auto" w:fill="FEFEFF"/>
        <w:spacing w:line="360" w:lineRule="auto"/>
        <w:rPr>
          <w:rFonts w:hint="eastAsia" w:ascii="Times New Roman" w:hAnsi="Times New Roman"/>
          <w:b w:val="0"/>
          <w:bCs w:val="0"/>
          <w:sz w:val="24"/>
          <w:szCs w:val="24"/>
        </w:rPr>
      </w:pPr>
      <w:r>
        <w:rPr>
          <w:rFonts w:hint="eastAsia" w:ascii="Times New Roman" w:hAnsi="Times New Roman"/>
          <w:b/>
          <w:bCs/>
          <w:sz w:val="24"/>
          <w:szCs w:val="24"/>
        </w:rPr>
        <w:t>[000</w:t>
      </w:r>
      <w:r>
        <w:rPr>
          <w:rFonts w:hint="eastAsia" w:ascii="Times New Roman" w:hAnsi="Times New Roman"/>
          <w:b/>
          <w:bCs/>
          <w:sz w:val="24"/>
          <w:szCs w:val="24"/>
          <w:lang w:val="en-US" w:eastAsia="zh-CN"/>
        </w:rPr>
        <w:t>4</w:t>
      </w:r>
      <w:r>
        <w:rPr>
          <w:rFonts w:hint="eastAsia" w:ascii="Times New Roman" w:hAnsi="Times New Roman"/>
          <w:b/>
          <w:bCs/>
          <w:sz w:val="24"/>
          <w:szCs w:val="24"/>
        </w:rPr>
        <w:t>]</w:t>
      </w:r>
      <w:r>
        <w:rPr>
          <w:rFonts w:hint="eastAsia" w:ascii="Times New Roman" w:hAnsi="Times New Roman"/>
          <w:b w:val="0"/>
          <w:bCs w:val="0"/>
          <w:sz w:val="24"/>
          <w:szCs w:val="24"/>
        </w:rPr>
        <w:t xml:space="preserve"> 此外，现有ReID模型的特征融合策略通常采用简单的拼接、逐元素相加或统一的注意力机制。这些策略暴露了它们在处理多尺度特征时的核心缺陷：缺乏针对性与专业化。具体而言，现有技术无法像本发明的Mixture-of-Experts (MoE)架构那样，对不同尺度、不同语义区域的特征进行差异化建模和处理，因而容易造成特征信息在融合过程中的相互干扰和显著冗余。这种非专业化的处理方式，导致最终的判别特征语义模糊，严重制约了模型在需要精确特征匹配的ReID任务中的识别精度和泛化能力。</w:t>
      </w:r>
    </w:p>
    <w:p w14:paraId="4D6B0CB5">
      <w:pPr>
        <w:shd w:val="clear" w:color="auto" w:fill="FEFEFF"/>
        <w:spacing w:line="360" w:lineRule="auto"/>
        <w:rPr>
          <w:rFonts w:hint="eastAsia" w:ascii="Times New Roman" w:hAnsi="Times New Roman"/>
          <w:b w:val="0"/>
          <w:bCs w:val="0"/>
          <w:sz w:val="24"/>
          <w:szCs w:val="24"/>
        </w:rPr>
      </w:pPr>
    </w:p>
    <w:p w14:paraId="4185AA3C">
      <w:pPr>
        <w:shd w:val="clear" w:color="auto" w:fill="FEFEFF"/>
        <w:spacing w:line="360" w:lineRule="auto"/>
        <w:rPr>
          <w:rFonts w:hint="default" w:ascii="Times New Roman" w:hAnsi="Times New Roman" w:eastAsia="宋体"/>
          <w:b w:val="0"/>
          <w:bCs w:val="0"/>
          <w:sz w:val="24"/>
          <w:szCs w:val="24"/>
          <w:lang w:val="en-US" w:eastAsia="zh-CN"/>
        </w:rPr>
      </w:pPr>
      <w:r>
        <w:rPr>
          <w:rFonts w:hint="eastAsia" w:ascii="Times New Roman" w:hAnsi="Times New Roman"/>
          <w:b/>
          <w:bCs/>
          <w:sz w:val="24"/>
          <w:szCs w:val="24"/>
        </w:rPr>
        <w:t>[000</w:t>
      </w:r>
      <w:r>
        <w:rPr>
          <w:rFonts w:hint="eastAsia" w:ascii="Times New Roman" w:hAnsi="Times New Roman"/>
          <w:b/>
          <w:bCs/>
          <w:sz w:val="24"/>
          <w:szCs w:val="24"/>
          <w:lang w:val="en-US" w:eastAsia="zh-CN"/>
        </w:rPr>
        <w:t>5</w:t>
      </w:r>
      <w:r>
        <w:rPr>
          <w:rFonts w:hint="eastAsia" w:ascii="Times New Roman" w:hAnsi="Times New Roman"/>
          <w:b/>
          <w:bCs/>
          <w:sz w:val="24"/>
          <w:szCs w:val="24"/>
        </w:rPr>
        <w:t xml:space="preserve">] </w:t>
      </w:r>
      <w:r>
        <w:rPr>
          <w:rFonts w:hint="eastAsia" w:ascii="Times New Roman" w:hAnsi="Times New Roman"/>
          <w:b w:val="0"/>
          <w:bCs w:val="0"/>
          <w:sz w:val="24"/>
          <w:szCs w:val="24"/>
        </w:rPr>
        <w:t>本发明针对现有ReID方法在尺度鲁棒性不足和特征融合非专业化方面存在的关键问题，提供一种基于多尺度滑动窗口与专家网络的特征融合方法。本方案旨在实现现有技术无法做到的目标：通过多尺度滑动窗口机制，实现比固定金字塔结构更灵活、鲁棒的层次化特征提取；同时，结合混合专家网络（MoE）架构，实现对不同尺度特征的专业化、智能化的差异处理，并利用门控网络实现自适应权重分配。本发明有效地提升了多尺度特征的判别能力，减少了特征干扰和冗余，从而在提高ReID模型识别精度的同时兼顾计算效率和泛化性能，具有广泛的实际应用价值。</w:t>
      </w:r>
    </w:p>
    <w:p w14:paraId="03267EBA">
      <w:pPr>
        <w:shd w:val="clear" w:color="auto" w:fill="FEFEFF"/>
        <w:spacing w:line="360" w:lineRule="auto"/>
        <w:jc w:val="left"/>
        <w:rPr>
          <w:b/>
          <w:sz w:val="24"/>
          <w:szCs w:val="24"/>
        </w:rPr>
      </w:pPr>
    </w:p>
    <w:p w14:paraId="102C8E6B">
      <w:pPr>
        <w:shd w:val="clear" w:color="auto" w:fill="FEFEFF"/>
        <w:spacing w:line="360" w:lineRule="auto"/>
        <w:jc w:val="left"/>
        <w:rPr>
          <w:sz w:val="24"/>
          <w:szCs w:val="24"/>
        </w:rPr>
      </w:pPr>
      <w:r>
        <w:rPr>
          <w:rFonts w:hint="eastAsia"/>
          <w:b/>
          <w:sz w:val="24"/>
          <w:szCs w:val="24"/>
        </w:rPr>
        <w:t>发明内容</w:t>
      </w:r>
    </w:p>
    <w:p w14:paraId="32CA36AC">
      <w:pPr>
        <w:shd w:val="clear" w:color="auto" w:fill="FEFEFF"/>
        <w:spacing w:line="360" w:lineRule="auto"/>
        <w:rPr>
          <w:rFonts w:ascii="宋体" w:hAnsi="宋体" w:eastAsia="宋体" w:cs="宋体"/>
          <w:sz w:val="24"/>
          <w:szCs w:val="24"/>
        </w:rPr>
      </w:pPr>
      <w:r>
        <w:rPr>
          <w:rFonts w:hint="eastAsia" w:ascii="Times New Roman" w:hAnsi="Times New Roman"/>
          <w:b/>
          <w:bCs/>
          <w:sz w:val="24"/>
          <w:szCs w:val="24"/>
        </w:rPr>
        <w:t>[000</w:t>
      </w:r>
      <w:r>
        <w:rPr>
          <w:rFonts w:hint="eastAsia" w:ascii="Times New Roman" w:hAnsi="Times New Roman"/>
          <w:b/>
          <w:bCs/>
          <w:sz w:val="24"/>
          <w:szCs w:val="24"/>
          <w:lang w:val="en-US" w:eastAsia="zh-CN"/>
        </w:rPr>
        <w:t>6</w:t>
      </w:r>
      <w:r>
        <w:rPr>
          <w:rFonts w:hint="eastAsia" w:ascii="Times New Roman" w:hAnsi="Times New Roman"/>
          <w:b/>
          <w:bCs/>
          <w:sz w:val="24"/>
          <w:szCs w:val="24"/>
        </w:rPr>
        <w:t xml:space="preserve">] </w:t>
      </w:r>
      <w:r>
        <w:rPr>
          <w:rFonts w:hint="eastAsia" w:ascii="Times New Roman" w:hAnsi="Times New Roman"/>
          <w:sz w:val="24"/>
          <w:szCs w:val="24"/>
          <w:lang w:val="en-US" w:eastAsia="zh-CN"/>
        </w:rPr>
        <w:t>本发明的目的在于提出一种基于多尺度滑动窗口与专家网络的行人重识别方法，以克服现有ReID模型在尺度鲁棒性不足和特征处理非专业化方面存在的不足。本方案旨在解决传统ReID方法在处理多尺度特征时，因处理能力不足、融合策略单一、特征干扰严重而导致对复杂 ReID场景适应性差的问题。</w:t>
      </w:r>
    </w:p>
    <w:p w14:paraId="36703B99">
      <w:pPr>
        <w:shd w:val="clear" w:color="auto" w:fill="FFFFFF"/>
        <w:spacing w:line="360" w:lineRule="auto"/>
        <w:textAlignment w:val="center"/>
        <w:rPr>
          <w:rFonts w:ascii="宋体" w:hAnsi="宋体" w:eastAsia="宋体" w:cs="宋体"/>
          <w:sz w:val="24"/>
          <w:szCs w:val="24"/>
        </w:rPr>
      </w:pPr>
      <w:r>
        <w:rPr>
          <w:rFonts w:hint="eastAsia" w:ascii="Times New Roman" w:hAnsi="Times New Roman"/>
          <w:b/>
          <w:bCs/>
          <w:sz w:val="24"/>
          <w:szCs w:val="24"/>
        </w:rPr>
        <w:t>[000</w:t>
      </w:r>
      <w:r>
        <w:rPr>
          <w:rFonts w:hint="eastAsia" w:ascii="Times New Roman" w:hAnsi="Times New Roman"/>
          <w:b/>
          <w:bCs/>
          <w:sz w:val="24"/>
          <w:szCs w:val="24"/>
          <w:lang w:val="en-US" w:eastAsia="zh-CN"/>
        </w:rPr>
        <w:t>7</w:t>
      </w:r>
      <w:r>
        <w:rPr>
          <w:rFonts w:hint="eastAsia" w:ascii="Times New Roman" w:hAnsi="Times New Roman"/>
          <w:b/>
          <w:bCs/>
          <w:sz w:val="24"/>
          <w:szCs w:val="24"/>
        </w:rPr>
        <w:t>]</w:t>
      </w:r>
      <w:r>
        <w:rPr>
          <w:rFonts w:hint="eastAsia" w:ascii="Times New Roman" w:hAnsi="Times New Roman"/>
          <w:sz w:val="24"/>
          <w:szCs w:val="24"/>
        </w:rPr>
        <w:t xml:space="preserve"> </w:t>
      </w:r>
      <w:r>
        <w:rPr>
          <w:rFonts w:hint="eastAsia" w:ascii="宋体" w:hAnsi="宋体" w:eastAsia="宋体" w:cs="宋体"/>
          <w:sz w:val="24"/>
          <w:szCs w:val="24"/>
        </w:rPr>
        <w:t>本方法以多尺度滑动窗口和混合专家网络为核心，通过对输入特征进行多尺度划分和专业化处理，使不同尺度的特征能够被针对性地建模和融合，进而提升特征表达的判别性和泛化性。在实际特征融合过程中，通过门控网络动态调整各尺度特征的融合权重，兼顾特征表达能力和计算效率，对外表现近似于经过优化的统一特征表示。最终实现的一体化融合方案，不仅强化了多尺度特征的表达能力，还具备良好的可扩展性和对复杂视觉场景的适应性，适合实际部署于行人重识别任务中。</w:t>
      </w:r>
    </w:p>
    <w:p w14:paraId="43608533">
      <w:pPr>
        <w:shd w:val="clear" w:color="auto" w:fill="FFFFFF"/>
        <w:spacing w:line="360" w:lineRule="auto"/>
        <w:textAlignment w:val="center"/>
        <w:rPr>
          <w:rFonts w:hint="default" w:ascii="Times New Roman" w:hAnsi="Times New Roman" w:eastAsia="宋体"/>
          <w:sz w:val="24"/>
          <w:szCs w:val="24"/>
          <w:lang w:val="en-US" w:eastAsia="zh-CN"/>
        </w:rPr>
      </w:pPr>
      <w:r>
        <w:rPr>
          <w:rFonts w:hint="eastAsia" w:ascii="Times New Roman" w:hAnsi="Times New Roman"/>
          <w:b/>
          <w:bCs/>
          <w:sz w:val="24"/>
          <w:szCs w:val="24"/>
        </w:rPr>
        <w:t>[000</w:t>
      </w:r>
      <w:r>
        <w:rPr>
          <w:rFonts w:hint="eastAsia" w:ascii="Times New Roman" w:hAnsi="Times New Roman"/>
          <w:b/>
          <w:bCs/>
          <w:sz w:val="24"/>
          <w:szCs w:val="24"/>
          <w:lang w:val="en-US" w:eastAsia="zh-CN"/>
        </w:rPr>
        <w:t>8</w:t>
      </w:r>
      <w:r>
        <w:rPr>
          <w:rFonts w:hint="eastAsia" w:ascii="Times New Roman" w:hAnsi="Times New Roman"/>
          <w:b/>
          <w:bCs/>
          <w:sz w:val="24"/>
          <w:szCs w:val="24"/>
        </w:rPr>
        <w:t>]</w:t>
      </w:r>
      <w:r>
        <w:rPr>
          <w:rFonts w:hint="eastAsia" w:ascii="Times New Roman" w:hAnsi="Times New Roman"/>
          <w:sz w:val="24"/>
          <w:szCs w:val="24"/>
        </w:rPr>
        <w:t xml:space="preserve"> 本发明为实现上述目标提供如下的技术方案：一种基于多尺度滑动窗口与专家网络的行人重识别方法，其特征在于，该方法主要包括以下步骤：</w:t>
      </w:r>
      <w:r>
        <w:rPr>
          <w:rFonts w:hint="eastAsia" w:ascii="宋体" w:hAnsi="宋体" w:cs="宋体"/>
          <w:color w:val="000000"/>
          <w:kern w:val="0"/>
          <w:sz w:val="24"/>
          <w:szCs w:val="24"/>
          <w:lang w:val="en-US" w:eastAsia="zh-CN" w:bidi="ar"/>
        </w:rPr>
        <w:t>获取并预处理输入特征</w:t>
      </w:r>
      <w:r>
        <w:rPr>
          <w:rFonts w:hint="eastAsia" w:ascii="宋体" w:hAnsi="宋体" w:eastAsia="宋体" w:cs="宋体"/>
          <w:color w:val="000000"/>
          <w:kern w:val="0"/>
          <w:sz w:val="24"/>
          <w:szCs w:val="24"/>
          <w:lang w:val="en-US" w:eastAsia="zh-CN" w:bidi="ar"/>
        </w:rPr>
        <w:t>、</w:t>
      </w:r>
      <w:r>
        <w:rPr>
          <w:rFonts w:hint="eastAsia" w:ascii="宋体" w:hAnsi="宋体" w:cs="宋体"/>
          <w:color w:val="000000"/>
          <w:kern w:val="0"/>
          <w:sz w:val="24"/>
          <w:szCs w:val="24"/>
          <w:lang w:val="en-US" w:eastAsia="zh-CN" w:bidi="ar"/>
        </w:rPr>
        <w:t>多尺度特征提取</w:t>
      </w:r>
      <w:r>
        <w:rPr>
          <w:rFonts w:hint="eastAsia" w:ascii="宋体" w:hAnsi="宋体" w:eastAsia="宋体" w:cs="宋体"/>
          <w:color w:val="000000"/>
          <w:kern w:val="0"/>
          <w:sz w:val="24"/>
          <w:szCs w:val="24"/>
          <w:lang w:val="en-US" w:eastAsia="zh-CN" w:bidi="ar"/>
        </w:rPr>
        <w:t>、专家网络专业化处理、门控加权融合</w:t>
      </w:r>
      <w:r>
        <w:rPr>
          <w:rFonts w:hint="eastAsia" w:ascii="宋体" w:hAnsi="宋体" w:cs="宋体"/>
          <w:color w:val="000000"/>
          <w:kern w:val="0"/>
          <w:sz w:val="24"/>
          <w:szCs w:val="24"/>
          <w:lang w:val="en-US" w:eastAsia="zh-CN" w:bidi="ar"/>
        </w:rPr>
        <w:t>与输出、行人重识别检索与优化</w:t>
      </w:r>
      <w:r>
        <w:rPr>
          <w:rFonts w:hint="eastAsia" w:ascii="Times New Roman" w:hAnsi="Times New Roman"/>
          <w:sz w:val="24"/>
          <w:szCs w:val="24"/>
        </w:rPr>
        <w:t>。</w:t>
      </w:r>
    </w:p>
    <w:p w14:paraId="68E2DCED">
      <w:pPr>
        <w:shd w:val="clear" w:color="auto" w:fill="FFFFFF"/>
        <w:spacing w:line="360" w:lineRule="auto"/>
        <w:textAlignment w:val="center"/>
        <w:rPr>
          <w:rFonts w:ascii="Times New Roman" w:hAnsi="Times New Roman"/>
          <w:sz w:val="24"/>
          <w:szCs w:val="24"/>
        </w:rPr>
      </w:pPr>
    </w:p>
    <w:p w14:paraId="62426369">
      <w:pPr>
        <w:spacing w:line="360" w:lineRule="auto"/>
        <w:jc w:val="left"/>
        <w:rPr>
          <w:rFonts w:ascii="Times New Roman" w:hAnsi="Times New Roman"/>
          <w:b/>
          <w:bCs/>
          <w:sz w:val="24"/>
          <w:szCs w:val="24"/>
        </w:rPr>
      </w:pPr>
      <w:commentRangeStart w:id="1"/>
      <w:r>
        <w:rPr>
          <w:rFonts w:hint="eastAsia" w:ascii="Times New Roman" w:hAnsi="Times New Roman"/>
          <w:b/>
          <w:bCs/>
          <w:sz w:val="24"/>
          <w:szCs w:val="24"/>
        </w:rPr>
        <w:t>技术方案</w:t>
      </w:r>
      <w:commentRangeEnd w:id="1"/>
      <w:r>
        <w:commentReference w:id="1"/>
      </w:r>
    </w:p>
    <w:p w14:paraId="43F8CB36">
      <w:pPr>
        <w:topLinePunct/>
        <w:spacing w:line="360" w:lineRule="auto"/>
        <w:rPr>
          <w:rFonts w:hint="default" w:hAnsi="Cambria Math" w:cs="Times New Roman"/>
          <w:i w:val="0"/>
          <w:kern w:val="2"/>
          <w:sz w:val="24"/>
          <w:szCs w:val="24"/>
          <w:lang w:val="en-US" w:eastAsia="zh-CN" w:bidi="ar-SA"/>
        </w:rPr>
      </w:pPr>
      <w:r>
        <w:rPr>
          <w:rFonts w:hint="eastAsia" w:ascii="Times New Roman" w:hAnsi="Times New Roman"/>
          <w:b/>
          <w:bCs/>
          <w:sz w:val="24"/>
          <w:szCs w:val="24"/>
        </w:rPr>
        <w:t>[000</w:t>
      </w:r>
      <w:r>
        <w:rPr>
          <w:rFonts w:hint="eastAsia" w:ascii="Times New Roman" w:hAnsi="Times New Roman"/>
          <w:b/>
          <w:bCs/>
          <w:sz w:val="24"/>
          <w:szCs w:val="24"/>
          <w:lang w:val="en-US" w:eastAsia="zh-CN"/>
        </w:rPr>
        <w:t>9</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步骤S</w:t>
      </w:r>
      <w:r>
        <w:rPr>
          <w:rFonts w:hint="eastAsia" w:ascii="Times New Roman" w:hAnsi="Times New Roman"/>
          <w:b w:val="0"/>
          <w:bCs w:val="0"/>
          <w:sz w:val="24"/>
          <w:szCs w:val="24"/>
          <w:lang w:val="en-US" w:eastAsia="zh-CN"/>
        </w:rPr>
        <w:t>1. 获取并预处理输入特征：</w:t>
      </w:r>
      <w:r>
        <w:rPr>
          <w:rFonts w:ascii="宋体" w:hAnsi="宋体" w:eastAsia="宋体" w:cs="宋体"/>
          <w:sz w:val="24"/>
          <w:szCs w:val="24"/>
        </w:rPr>
        <w:t>本步骤首先获取输入的</w:t>
      </w:r>
      <w:r>
        <w:rPr>
          <w:rFonts w:ascii="宋体" w:hAnsi="宋体" w:eastAsia="宋体" w:cs="宋体"/>
          <w:b/>
          <w:bCs/>
          <w:sz w:val="24"/>
          <w:szCs w:val="24"/>
        </w:rPr>
        <w:t>行人图像</w:t>
      </w:r>
      <w:r>
        <w:rPr>
          <w:rFonts w:ascii="宋体" w:hAnsi="宋体" w:eastAsia="宋体" w:cs="宋体"/>
          <w:sz w:val="24"/>
          <w:szCs w:val="24"/>
        </w:rPr>
        <w:t>，并对其进行基础的特征提取，以获得初始特征图</w:t>
      </w:r>
      <m:oMath>
        <m:r>
          <m:rPr/>
          <w:rPr>
            <w:rFonts w:hint="default" w:ascii="Cambria Math" w:hAnsi="Cambria Math" w:cs="宋体"/>
            <w:kern w:val="2"/>
            <w:sz w:val="24"/>
            <w:szCs w:val="24"/>
            <w:lang w:val="en-US" w:eastAsia="zh-CN" w:bidi="ar-SA"/>
          </w:rPr>
          <m:t>X</m:t>
        </m:r>
      </m:oMath>
      <w:r>
        <w:rPr>
          <w:rFonts w:hint="eastAsia" w:hAnsi="Cambria Math" w:cs="Times New Roman"/>
          <w:i w:val="0"/>
          <w:kern w:val="2"/>
          <w:sz w:val="24"/>
          <w:szCs w:val="24"/>
          <w:lang w:val="en-US" w:eastAsia="zh-CN" w:bidi="ar-SA"/>
        </w:rPr>
        <w:t>。</w:t>
      </w:r>
      <w:r>
        <w:rPr>
          <w:rFonts w:ascii="宋体" w:hAnsi="宋体" w:eastAsia="宋体" w:cs="宋体"/>
          <w:sz w:val="24"/>
          <w:szCs w:val="24"/>
        </w:rPr>
        <w:t>所述初始特征图</w:t>
      </w:r>
      <m:oMath>
        <m:r>
          <m:rPr/>
          <w:rPr>
            <w:rFonts w:hint="default" w:ascii="Cambria Math" w:hAnsi="Cambria Math" w:cs="宋体"/>
            <w:kern w:val="2"/>
            <w:sz w:val="24"/>
            <w:szCs w:val="24"/>
            <w:lang w:val="en-US" w:eastAsia="zh-CN" w:bidi="ar-SA"/>
          </w:rPr>
          <m:t>X</m:t>
        </m:r>
      </m:oMath>
      <w:r>
        <m:rPr/>
        <w:rPr>
          <w:rFonts w:hint="eastAsia" w:hAnsi="Cambria Math" w:cs="宋体"/>
          <w:i w:val="0"/>
          <w:kern w:val="2"/>
          <w:sz w:val="24"/>
          <w:szCs w:val="24"/>
          <w:lang w:val="en-US" w:eastAsia="zh-CN" w:bidi="ar-SA"/>
        </w:rPr>
        <w:t>的维度表示为</w:t>
      </w:r>
      <w:r>
        <w:rPr>
          <w:rFonts w:hint="eastAsia" w:hAnsi="Cambria Math" w:cs="Times New Roman"/>
          <w:i w:val="0"/>
          <w:kern w:val="2"/>
          <w:sz w:val="24"/>
          <w:szCs w:val="24"/>
          <w:lang w:val="en-US" w:eastAsia="zh-CN" w:bidi="ar-SA"/>
        </w:rPr>
        <w:t>：</w:t>
      </w:r>
    </w:p>
    <w:p w14:paraId="1B936F1A">
      <w:pPr>
        <w:topLinePunct/>
        <w:spacing w:line="360" w:lineRule="auto"/>
        <w:rPr>
          <w:rFonts w:hint="default" w:hAnsi="Cambria Math" w:cs="Cambria Math"/>
          <w:i w:val="0"/>
          <w:kern w:val="2"/>
          <w:sz w:val="24"/>
          <w:szCs w:val="24"/>
          <w:lang w:val="en-US" w:eastAsia="zh-CN" w:bidi="ar-SA"/>
        </w:rPr>
      </w:pPr>
      <m:oMathPara>
        <m:oMath>
          <m:r>
            <m:rPr/>
            <w:rPr>
              <w:rFonts w:hint="default" w:ascii="Cambria Math" w:hAnsi="Cambria Math" w:cs="Times New Roman"/>
              <w:kern w:val="2"/>
              <w:sz w:val="24"/>
              <w:szCs w:val="24"/>
              <w:lang w:val="en-US" w:eastAsia="zh-CN" w:bidi="ar-SA"/>
            </w:rPr>
            <m:t>X</m:t>
          </m:r>
          <m:r>
            <m:rPr/>
            <w:rPr>
              <w:rFonts w:ascii="Cambria Math" w:hAnsi="Cambria Math" w:cs="Times New Roman"/>
              <w:kern w:val="2"/>
              <w:sz w:val="24"/>
              <w:szCs w:val="24"/>
              <w:lang w:val="en-US"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H</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W</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sup>
          </m:sSup>
        </m:oMath>
      </m:oMathPara>
    </w:p>
    <w:p w14:paraId="17DAF38D">
      <w:pPr>
        <w:topLinePunct/>
        <w:spacing w:line="360" w:lineRule="auto"/>
        <w:rPr>
          <w:rFonts w:hint="eastAsia" w:hAnsi="Cambria Math" w:cs="宋体"/>
          <w:i w:val="0"/>
          <w:kern w:val="2"/>
          <w:sz w:val="24"/>
          <w:szCs w:val="24"/>
          <w:lang w:val="en-US" w:eastAsia="zh-CN" w:bidi="ar-SA"/>
        </w:rPr>
      </w:pPr>
      <w:r>
        <w:rPr>
          <w:rFonts w:hint="eastAsia" w:hAnsi="Cambria Math" w:cs="Cambria Math"/>
          <w:i w:val="0"/>
          <w:kern w:val="2"/>
          <w:sz w:val="24"/>
          <w:szCs w:val="24"/>
          <w:lang w:val="en-US" w:eastAsia="zh-CN" w:bidi="ar-SA"/>
        </w:rPr>
        <w:t>其中</w:t>
      </w:r>
      <m:oMath>
        <m:r>
          <m:rPr/>
          <w:rPr>
            <w:rFonts w:hint="default" w:ascii="Cambria Math" w:hAnsi="Cambria Math" w:cs="Cambria Math"/>
            <w:kern w:val="2"/>
            <w:sz w:val="24"/>
            <w:szCs w:val="24"/>
            <w:lang w:val="en-US" w:eastAsia="zh-CN" w:bidi="ar-SA"/>
          </w:rPr>
          <m:t>H,W,C</m:t>
        </m:r>
      </m:oMath>
      <w:r>
        <w:rPr>
          <w:rFonts w:hint="eastAsia" w:hAnsi="Cambria Math" w:cs="Cambria Math"/>
          <w:i w:val="0"/>
          <w:kern w:val="2"/>
          <w:sz w:val="24"/>
          <w:szCs w:val="24"/>
          <w:lang w:val="en-US" w:eastAsia="zh-CN" w:bidi="ar-SA"/>
        </w:rPr>
        <w:t>分别</w:t>
      </w:r>
      <w:r>
        <w:rPr>
          <w:rFonts w:ascii="宋体" w:hAnsi="宋体" w:eastAsia="宋体" w:cs="宋体"/>
          <w:sz w:val="24"/>
          <w:szCs w:val="24"/>
        </w:rPr>
        <w:t>表示高度、宽度和通道数。所述输入特征序列包括多个图像块的特征向量，每个特征向量具有预设的特征维度。进一步地，本步骤对特征子块</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f</m:t>
            </m:r>
            <m:ctrlPr>
              <w:rPr>
                <w:rFonts w:ascii="Cambria Math" w:hAnsi="Cambria Math" w:cs="宋体"/>
                <w:i/>
                <w:sz w:val="24"/>
                <w:szCs w:val="24"/>
              </w:rPr>
            </m:ctrlPr>
          </m:e>
          <m:sub>
            <m:r>
              <m:rPr/>
              <w:rPr>
                <w:rFonts w:hint="default" w:ascii="Cambria Math" w:hAnsi="Cambria Math" w:cs="宋体"/>
                <w:sz w:val="24"/>
                <w:szCs w:val="24"/>
                <w:lang w:val="en-US" w:eastAsia="zh-CN"/>
              </w:rPr>
              <m:t>i,j</m:t>
            </m:r>
            <m:ctrlPr>
              <w:rPr>
                <w:rFonts w:ascii="Cambria Math" w:hAnsi="Cambria Math" w:cs="宋体"/>
                <w:i/>
                <w:sz w:val="24"/>
                <w:szCs w:val="24"/>
              </w:rPr>
            </m:ctrlPr>
          </m:sub>
        </m:sSub>
      </m:oMath>
      <w:r>
        <w:rPr>
          <w:rFonts w:hint="eastAsia" w:hAnsi="Cambria Math" w:cs="宋体"/>
          <w:i w:val="0"/>
          <w:sz w:val="24"/>
          <w:szCs w:val="24"/>
          <w:lang w:val="en-US" w:eastAsia="zh-CN"/>
        </w:rPr>
        <w:t>进行特征编码与归一化处理。首先，通过池化操作</w:t>
      </w:r>
      <m:oMath>
        <m:r>
          <m:rPr/>
          <w:rPr>
            <w:rFonts w:hint="default" w:ascii="Cambria Math" w:hAnsi="Cambria Math" w:cs="宋体"/>
            <w:kern w:val="2"/>
            <w:sz w:val="24"/>
            <w:szCs w:val="24"/>
            <w:lang w:val="en-US" w:eastAsia="zh-CN" w:bidi="ar-SA"/>
          </w:rPr>
          <m:t>Pooling(</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m:rPr/>
        <w:rPr>
          <w:rFonts w:hint="eastAsia" w:hAnsi="Cambria Math" w:cs="宋体"/>
          <w:i w:val="0"/>
          <w:kern w:val="2"/>
          <w:sz w:val="24"/>
          <w:szCs w:val="24"/>
          <w:lang w:val="en-US" w:eastAsia="zh-CN" w:bidi="ar-SA"/>
        </w:rPr>
        <w:t>和展平操作</w:t>
      </w:r>
      <m:oMath>
        <m:r>
          <m:rPr/>
          <w:rPr>
            <w:rFonts w:hint="default" w:ascii="Cambria Math" w:hAnsi="Cambria Math" w:cs="宋体"/>
            <w:kern w:val="2"/>
            <w:sz w:val="24"/>
            <w:szCs w:val="24"/>
            <w:lang w:val="en-US" w:eastAsia="zh-CN" w:bidi="ar-SA"/>
          </w:rPr>
          <m:t>Flatten(</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m:rPr/>
        <w:rPr>
          <w:rFonts w:hint="eastAsia" w:hAnsi="Cambria Math" w:cs="宋体"/>
          <w:i w:val="0"/>
          <w:kern w:val="2"/>
          <w:sz w:val="24"/>
          <w:szCs w:val="24"/>
          <w:lang w:val="en-US" w:eastAsia="zh-CN" w:bidi="ar-SA"/>
        </w:rPr>
        <w:t>将特征子块</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压缩，再通过线性变换</w:t>
      </w:r>
      <m:oMath>
        <m:r>
          <m:rPr/>
          <w:rPr>
            <w:rFonts w:hint="default" w:ascii="Cambria Math" w:hAnsi="Cambria Math" w:cs="宋体"/>
            <w:kern w:val="2"/>
            <w:sz w:val="24"/>
            <w:szCs w:val="24"/>
            <w:lang w:val="en-US" w:eastAsia="zh-CN" w:bidi="ar-SA"/>
          </w:rPr>
          <m:t>Linear(</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m:rPr/>
        <w:rPr>
          <w:rFonts w:hint="eastAsia" w:hAnsi="Cambria Math" w:cs="宋体"/>
          <w:i w:val="0"/>
          <w:kern w:val="2"/>
          <w:sz w:val="24"/>
          <w:szCs w:val="24"/>
          <w:lang w:val="en-US" w:eastAsia="zh-CN" w:bidi="ar-SA"/>
        </w:rPr>
        <w:t>将其编码为固定维度的特征向量</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z</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w:t>
      </w:r>
    </w:p>
    <w:p w14:paraId="12F28126">
      <w:pPr>
        <w:topLinePunct/>
        <w:spacing w:line="360" w:lineRule="auto"/>
        <w:rPr>
          <w:rFonts w:hint="default" w:hAnsi="Cambria Math" w:eastAsia="宋体" w:cs="宋体"/>
          <w:i w:val="0"/>
          <w:kern w:val="2"/>
          <w:sz w:val="24"/>
          <w:szCs w:val="24"/>
          <w:lang w:val="en-US" w:eastAsia="zh-CN" w:bidi="ar-SA"/>
        </w:rPr>
      </w:pPr>
      <m:oMathPara>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z</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=Linear(Flatten(Pooling(</m:t>
          </m:r>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i,j</m:t>
              </m:r>
              <m:ctrlPr>
                <m:r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m:oMathPara>
    </w:p>
    <w:p w14:paraId="4AE0FAA6">
      <w:pPr>
        <w:topLinePunct/>
        <w:spacing w:line="360" w:lineRule="auto"/>
        <w:rPr>
          <w:rFonts w:hint="eastAsia" w:hAnsi="Cambria Math" w:cs="宋体"/>
          <w:i w:val="0"/>
          <w:sz w:val="24"/>
          <w:szCs w:val="24"/>
          <w:lang w:val="en-US" w:eastAsia="zh-CN"/>
        </w:rPr>
      </w:pPr>
      <w:r>
        <w:rPr>
          <w:rFonts w:hint="eastAsia" w:ascii="宋体" w:hAnsi="宋体" w:cs="宋体"/>
          <w:sz w:val="24"/>
          <w:szCs w:val="24"/>
          <w:lang w:val="en-US" w:eastAsia="zh-CN"/>
        </w:rPr>
        <w:t>随后对</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z</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oMath>
      <w:r>
        <w:rPr>
          <w:rFonts w:hint="eastAsia" w:hAnsi="Cambria Math" w:cs="宋体"/>
          <w:i w:val="0"/>
          <w:sz w:val="24"/>
          <w:szCs w:val="24"/>
          <w:lang w:val="en-US" w:eastAsia="zh-CN"/>
        </w:rPr>
        <w:t>进行层归一化处理：</w:t>
      </w:r>
    </w:p>
    <w:p w14:paraId="77BC89D9">
      <w:pPr>
        <w:topLinePunct/>
        <w:spacing w:line="360" w:lineRule="auto"/>
        <w:rPr>
          <w:rFonts w:ascii="宋体" w:hAnsi="宋体" w:eastAsia="宋体" w:cs="宋体"/>
          <w:sz w:val="24"/>
          <w:szCs w:val="24"/>
        </w:rPr>
      </w:pPr>
      <m:oMathPara>
        <m:oMath>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z</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i,j</m:t>
              </m:r>
              <m:ctrlPr>
                <m:r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=LN(</m:t>
          </m:r>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z</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i,j</m:t>
              </m:r>
              <m:ctrlPr>
                <m:r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 xml:space="preserve">)=  </m:t>
          </m:r>
          <m:r>
            <m:rPr/>
            <w:rPr>
              <w:rFonts w:ascii="Cambria Math" w:hAnsi="Cambria Math" w:cs="宋体"/>
              <w:kern w:val="2"/>
              <w:sz w:val="24"/>
              <w:szCs w:val="24"/>
              <w:lang w:val="en-US" w:bidi="ar-SA"/>
            </w:rPr>
            <m:t>γ</m:t>
          </m:r>
          <m:f>
            <m:fPr>
              <m:ctrlPr>
                <w:rPr>
                  <w:rFonts w:ascii="Cambria Math" w:hAnsi="Cambria Math" w:cs="宋体"/>
                  <w:i/>
                  <w:kern w:val="2"/>
                  <w:sz w:val="24"/>
                  <w:szCs w:val="24"/>
                  <w:lang w:val="en-US" w:bidi="ar-SA"/>
                </w:rPr>
              </m:ctrlPr>
            </m:fPr>
            <m:num>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z</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μ</m:t>
              </m:r>
              <m:ctrlPr>
                <w:rPr>
                  <w:rFonts w:ascii="Cambria Math" w:hAnsi="Cambria Math" w:cs="宋体"/>
                  <w:i/>
                  <w:kern w:val="2"/>
                  <w:sz w:val="24"/>
                  <w:szCs w:val="24"/>
                  <w:lang w:val="en-US" w:bidi="ar-SA"/>
                </w:rPr>
              </m:ctrlPr>
            </m:num>
            <m:den>
              <m:r>
                <m:rPr/>
                <w:rPr>
                  <w:rFonts w:ascii="Cambria Math" w:hAnsi="Cambria Math" w:cs="宋体"/>
                  <w:kern w:val="2"/>
                  <w:sz w:val="24"/>
                  <w:szCs w:val="24"/>
                  <w:lang w:val="en-US" w:bidi="ar-SA"/>
                </w:rPr>
                <m:t>σ</m:t>
              </m:r>
              <m:ctrlPr>
                <w:rPr>
                  <w:rFonts w:ascii="Cambria Math" w:hAnsi="Cambria Math" w:cs="宋体"/>
                  <w:i/>
                  <w:kern w:val="2"/>
                  <w:sz w:val="24"/>
                  <w:szCs w:val="24"/>
                  <w:lang w:val="en-US" w:bidi="ar-SA"/>
                </w:rPr>
              </m:ctrlPr>
            </m:den>
          </m:f>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β</m:t>
          </m:r>
        </m:oMath>
      </m:oMathPara>
    </w:p>
    <w:p w14:paraId="31205FD4">
      <w:pPr>
        <w:numPr>
          <w:ilvl w:val="0"/>
          <w:numId w:val="0"/>
        </w:numPr>
        <w:topLinePunct/>
        <w:spacing w:line="360" w:lineRule="auto"/>
        <w:jc w:val="both"/>
        <w:rPr>
          <w:rFonts w:hint="default" w:hAnsi="Cambria Math" w:eastAsia="宋体" w:cs="Cambria Math"/>
          <w:i w:val="0"/>
          <w:kern w:val="2"/>
          <w:sz w:val="24"/>
          <w:szCs w:val="24"/>
          <w:lang w:val="en-US" w:eastAsia="zh-CN" w:bidi="ar-SA"/>
        </w:rPr>
      </w:pPr>
      <w:r>
        <w:rPr>
          <w:rFonts w:hint="eastAsia" w:hAnsi="Cambria Math" w:cs="Cambria Math"/>
          <w:i w:val="0"/>
          <w:kern w:val="2"/>
          <w:sz w:val="24"/>
          <w:szCs w:val="24"/>
          <w:lang w:val="en-US" w:eastAsia="zh-CN" w:bidi="ar-SA"/>
        </w:rPr>
        <w:t>其中</w:t>
      </w:r>
      <m:oMath>
        <m:r>
          <m:rPr/>
          <w:rPr>
            <w:rFonts w:ascii="Cambria Math" w:hAnsi="Cambria Math" w:cs="Cambria Math"/>
            <w:kern w:val="2"/>
            <w:sz w:val="24"/>
            <w:szCs w:val="24"/>
            <w:lang w:val="en-US" w:bidi="ar-SA"/>
          </w:rPr>
          <m:t>μ</m:t>
        </m:r>
        <m:r>
          <m:rPr/>
          <w:rPr>
            <w:rFonts w:hint="default" w:ascii="Cambria Math" w:hAnsi="Cambria Math" w:cs="Cambria Math"/>
            <w:kern w:val="2"/>
            <w:sz w:val="24"/>
            <w:szCs w:val="24"/>
            <w:lang w:val="en-US" w:eastAsia="zh-CN" w:bidi="ar-SA"/>
          </w:rPr>
          <m:t>,σ</m:t>
        </m:r>
      </m:oMath>
      <w:r>
        <w:rPr>
          <w:rFonts w:hint="eastAsia" w:hAnsi="Cambria Math" w:cs="Cambria Math"/>
          <w:b w:val="0"/>
          <w:i w:val="0"/>
          <w:kern w:val="2"/>
          <w:sz w:val="24"/>
          <w:szCs w:val="24"/>
          <w:lang w:val="en-US" w:eastAsia="zh-CN" w:bidi="ar-SA"/>
        </w:rPr>
        <w:t>为均值和标准差，</w:t>
      </w:r>
      <m:oMath>
        <m:r>
          <m:rPr/>
          <w:rPr>
            <w:rFonts w:ascii="Cambria Math" w:hAnsi="Cambria Math" w:cs="Cambria Math"/>
            <w:kern w:val="2"/>
            <w:sz w:val="24"/>
            <w:szCs w:val="24"/>
            <w:lang w:val="en-US" w:bidi="ar-SA"/>
          </w:rPr>
          <m:t>γ</m:t>
        </m:r>
        <m:r>
          <m:rPr/>
          <w:rPr>
            <w:rFonts w:hint="default" w:ascii="Cambria Math" w:hAnsi="Cambria Math" w:cs="Cambria Math"/>
            <w:kern w:val="2"/>
            <w:sz w:val="24"/>
            <w:szCs w:val="24"/>
            <w:lang w:val="en-US" w:eastAsia="zh-CN" w:bidi="ar-SA"/>
          </w:rPr>
          <m:t>,β</m:t>
        </m:r>
      </m:oMath>
      <w:r>
        <w:rPr>
          <w:rFonts w:hint="eastAsia" w:hAnsi="Cambria Math" w:cs="Cambria Math"/>
          <w:b w:val="0"/>
          <w:i w:val="0"/>
          <w:kern w:val="2"/>
          <w:sz w:val="24"/>
          <w:szCs w:val="24"/>
          <w:lang w:val="en-US" w:eastAsia="zh-CN" w:bidi="ar-SA"/>
        </w:rPr>
        <w:t>为可学习参数，</w:t>
      </w:r>
      <m:oMath>
        <m:r>
          <m:rPr/>
          <w:rPr>
            <w:rFonts w:ascii="Cambria Math" w:hAnsi="Cambria Math" w:cs="Cambria Math"/>
            <w:kern w:val="2"/>
            <w:sz w:val="24"/>
            <w:szCs w:val="24"/>
            <w:lang w:val="en-US" w:bidi="ar-SA"/>
          </w:rPr>
          <m:t>ε</m:t>
        </m:r>
      </m:oMath>
      <w:r>
        <w:rPr>
          <w:rFonts w:hint="eastAsia" w:hAnsi="Cambria Math" w:cs="Cambria Math"/>
          <w:i w:val="0"/>
          <w:kern w:val="2"/>
          <w:sz w:val="24"/>
          <w:szCs w:val="24"/>
          <w:lang w:val="en-US" w:eastAsia="zh-CN" w:bidi="ar-SA"/>
        </w:rPr>
        <w:t>为数值稳定常数。</w:t>
      </w:r>
    </w:p>
    <w:p w14:paraId="7AECBD8B">
      <w:pPr>
        <w:topLinePunct/>
        <w:spacing w:line="360" w:lineRule="auto"/>
        <w:rPr>
          <w:rFonts w:hint="default" w:hAnsi="Cambria Math" w:eastAsia="宋体" w:cs="宋体"/>
          <w:i w:val="0"/>
          <w:kern w:val="2"/>
          <w:sz w:val="24"/>
          <w:szCs w:val="24"/>
          <w:lang w:val="en-US" w:eastAsia="zh-CN" w:bidi="ar-SA"/>
        </w:rPr>
      </w:pPr>
      <w:r>
        <w:rPr>
          <w:rFonts w:hint="eastAsia" w:ascii="Times New Roman" w:hAnsi="Times New Roman"/>
          <w:b/>
          <w:bCs/>
          <w:sz w:val="24"/>
          <w:szCs w:val="24"/>
        </w:rPr>
        <w:t>[00</w:t>
      </w:r>
      <w:r>
        <w:rPr>
          <w:rFonts w:hint="eastAsia" w:ascii="Times New Roman" w:hAnsi="Times New Roman"/>
          <w:b/>
          <w:bCs/>
          <w:sz w:val="24"/>
          <w:szCs w:val="24"/>
          <w:lang w:val="en-US" w:eastAsia="zh-CN"/>
        </w:rPr>
        <w:t>10</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步骤S</w:t>
      </w:r>
      <w:r>
        <w:rPr>
          <w:rFonts w:hint="eastAsia" w:ascii="Times New Roman" w:hAnsi="Times New Roman"/>
          <w:sz w:val="24"/>
          <w:szCs w:val="24"/>
          <w:lang w:val="en-US" w:eastAsia="zh-CN"/>
        </w:rPr>
        <w:t>2. 多尺度特征提取：</w:t>
      </w:r>
      <w:r>
        <w:rPr>
          <w:rFonts w:ascii="宋体" w:hAnsi="宋体" w:eastAsia="宋体" w:cs="宋体"/>
          <w:sz w:val="24"/>
          <w:szCs w:val="24"/>
        </w:rPr>
        <w:t>本步骤使用</w:t>
      </w:r>
      <w:r>
        <w:rPr>
          <w:rFonts w:ascii="宋体" w:hAnsi="宋体" w:eastAsia="宋体" w:cs="宋体"/>
          <w:b w:val="0"/>
          <w:bCs w:val="0"/>
          <w:sz w:val="24"/>
          <w:szCs w:val="24"/>
        </w:rPr>
        <w:t>三个不同尺度</w:t>
      </w:r>
      <w:r>
        <w:rPr>
          <w:rFonts w:ascii="宋体" w:hAnsi="宋体" w:eastAsia="宋体" w:cs="宋体"/>
          <w:sz w:val="24"/>
          <w:szCs w:val="24"/>
        </w:rPr>
        <w:t>的滑动窗口</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S</m:t>
            </m:r>
            <m:ctrlPr>
              <w:rPr>
                <w:rFonts w:ascii="Cambria Math" w:hAnsi="Cambria Math" w:cs="宋体"/>
                <w:i/>
                <w:sz w:val="24"/>
                <w:szCs w:val="24"/>
              </w:rPr>
            </m:ctrlPr>
          </m:e>
          <m:sub>
            <m:r>
              <m:rPr/>
              <w:rPr>
                <w:rFonts w:hint="default" w:ascii="Cambria Math" w:hAnsi="Cambria Math" w:cs="宋体"/>
                <w:sz w:val="24"/>
                <w:szCs w:val="24"/>
                <w:lang w:val="en-US" w:eastAsia="zh-CN"/>
              </w:rPr>
              <m:t>1</m:t>
            </m:r>
            <m:ctrlPr>
              <w:rPr>
                <w:rFonts w:ascii="Cambria Math" w:hAnsi="Cambria Math" w:cs="宋体"/>
                <w:i/>
                <w:sz w:val="24"/>
                <w:szCs w:val="24"/>
              </w:rPr>
            </m:ctrlPr>
          </m:sub>
        </m:sSub>
        <m:r>
          <m:rPr/>
          <w:rPr>
            <w:rFonts w:hint="default" w:ascii="Cambria Math" w:hAnsi="Cambria Math" w:cs="宋体"/>
            <w:sz w:val="24"/>
            <w:szCs w:val="24"/>
            <w:lang w:val="en-US" w:eastAsia="zh-CN"/>
          </w:rPr>
          <m:t>,</m:t>
        </m:r>
        <m:sSub>
          <m:sSubPr>
            <m:ctrlPr>
              <m:r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S</m:t>
            </m:r>
            <m:ctrlPr>
              <m:r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2</m:t>
            </m:r>
            <m:ctrlPr>
              <m:r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m:r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S</m:t>
            </m:r>
            <m:ctrlPr>
              <m:r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3</m:t>
            </m:r>
            <m:ctrlPr>
              <m:rPr/>
              <w:rPr>
                <w:rFonts w:hint="default" w:ascii="Cambria Math" w:hAnsi="Cambria Math" w:cs="宋体"/>
                <w:i/>
                <w:sz w:val="24"/>
                <w:szCs w:val="24"/>
                <w:lang w:val="en-US" w:eastAsia="zh-CN"/>
              </w:rPr>
            </m:ctrlPr>
          </m:sub>
        </m:sSub>
      </m:oMath>
      <w:r>
        <m:rPr/>
        <w:rPr>
          <w:rFonts w:hint="eastAsia" w:hAnsi="Cambria Math" w:cs="宋体"/>
          <w:i w:val="0"/>
          <w:sz w:val="24"/>
          <w:szCs w:val="24"/>
          <w:lang w:val="en-US" w:eastAsia="zh-CN"/>
        </w:rPr>
        <w:t>分别对所述特征序列</w:t>
      </w:r>
      <m:oMath>
        <m:r>
          <m:rPr/>
          <w:rPr>
            <w:rFonts w:hint="default" w:ascii="Cambria Math" w:hAnsi="Cambria Math" w:cs="宋体"/>
            <w:kern w:val="2"/>
            <w:sz w:val="24"/>
            <w:szCs w:val="24"/>
            <w:lang w:val="en-US" w:eastAsia="zh-CN" w:bidi="ar-SA"/>
          </w:rPr>
          <m:t>X</m:t>
        </m:r>
      </m:oMath>
      <w:r>
        <m:rPr/>
        <w:rPr>
          <w:rFonts w:hint="eastAsia" w:hAnsi="Cambria Math" w:cs="宋体"/>
          <w:i w:val="0"/>
          <w:kern w:val="2"/>
          <w:sz w:val="24"/>
          <w:szCs w:val="24"/>
          <w:lang w:val="en-US" w:eastAsia="zh-CN" w:bidi="ar-SA"/>
        </w:rPr>
        <w:t>进行处理，以提取</w:t>
      </w:r>
      <w:r>
        <w:rPr>
          <w:rFonts w:ascii="宋体" w:hAnsi="宋体" w:eastAsia="宋体" w:cs="宋体"/>
          <w:sz w:val="24"/>
          <w:szCs w:val="24"/>
        </w:rPr>
        <w:t>不同感受野的局部特征。窗口的滑动步长</w:t>
      </w:r>
      <m:oMath>
        <m:r>
          <m:rPr/>
          <w:rPr>
            <w:rFonts w:hint="default" w:ascii="Cambria Math" w:hAnsi="Cambria Math" w:cs="宋体"/>
            <w:kern w:val="2"/>
            <w:sz w:val="24"/>
            <w:szCs w:val="24"/>
            <w:lang w:val="en-US" w:eastAsia="zh-CN" w:bidi="ar-SA"/>
          </w:rPr>
          <m:t>stride</m:t>
        </m:r>
      </m:oMath>
      <w:r>
        <w:rPr>
          <w:rFonts w:ascii="宋体" w:hAnsi="宋体" w:eastAsia="宋体" w:cs="宋体"/>
          <w:sz w:val="24"/>
          <w:szCs w:val="24"/>
        </w:rPr>
        <w:t>根据尺度大小自适应调整</w:t>
      </w:r>
      <w:r>
        <w:rPr>
          <w:rFonts w:hint="eastAsia" w:ascii="宋体" w:hAnsi="宋体" w:cs="宋体"/>
          <w:sz w:val="24"/>
          <w:szCs w:val="24"/>
          <w:lang w:eastAsia="zh-CN"/>
        </w:rPr>
        <w:t>。</w:t>
      </w:r>
      <w:r>
        <w:rPr>
          <w:rFonts w:ascii="宋体" w:hAnsi="宋体" w:eastAsia="宋体" w:cs="宋体"/>
          <w:sz w:val="24"/>
          <w:szCs w:val="24"/>
        </w:rPr>
        <w:t>所述滑动窗口的尺度具体包括</w:t>
      </w:r>
      <m:oMath>
        <m:r>
          <m:rPr/>
          <w:rPr>
            <w:rFonts w:hint="default" w:ascii="Cambria Math" w:hAnsi="Cambria Math" w:cs="宋体"/>
            <w:kern w:val="2"/>
            <w:sz w:val="24"/>
            <w:szCs w:val="24"/>
            <w:lang w:val="en-US" w:eastAsia="zh-CN" w:bidi="ar-SA"/>
          </w:rPr>
          <m:t>4</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4</m:t>
        </m:r>
      </m:oMath>
      <w:r>
        <m:rPr/>
        <w:rPr>
          <w:rFonts w:hint="eastAsia" w:hAnsi="Cambria Math" w:cs="宋体"/>
          <w:i w:val="0"/>
          <w:kern w:val="2"/>
          <w:sz w:val="24"/>
          <w:szCs w:val="24"/>
          <w:lang w:val="en-US" w:eastAsia="zh-CN" w:bidi="ar-SA"/>
        </w:rPr>
        <w:t>、</w:t>
      </w:r>
      <m:oMath>
        <m:r>
          <m:rPr/>
          <w:rPr>
            <w:rFonts w:hint="default" w:ascii="Cambria Math" w:hAnsi="Cambria Math" w:cs="宋体"/>
            <w:kern w:val="2"/>
            <w:sz w:val="24"/>
            <w:szCs w:val="24"/>
            <w:lang w:val="en-US" w:eastAsia="zh-CN" w:bidi="ar-SA"/>
          </w:rPr>
          <m:t>8</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8</m:t>
        </m:r>
      </m:oMath>
      <w:r>
        <m:rPr/>
        <w:rPr>
          <w:rFonts w:hint="eastAsia" w:hAnsi="Cambria Math" w:cs="宋体"/>
          <w:i w:val="0"/>
          <w:kern w:val="2"/>
          <w:sz w:val="24"/>
          <w:szCs w:val="24"/>
          <w:lang w:val="en-US" w:eastAsia="zh-CN" w:bidi="ar-SA"/>
        </w:rPr>
        <w:t>和</w:t>
      </w:r>
      <m:oMath>
        <m:r>
          <m:rPr/>
          <w:rPr>
            <w:rFonts w:hint="default" w:ascii="Cambria Math" w:hAnsi="Cambria Math" w:cs="宋体"/>
            <w:kern w:val="2"/>
            <w:sz w:val="24"/>
            <w:szCs w:val="24"/>
            <w:lang w:val="en-US" w:eastAsia="zh-CN" w:bidi="ar-SA"/>
          </w:rPr>
          <m:t>16</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16</m:t>
        </m:r>
      </m:oMath>
      <w:r>
        <m:rPr/>
        <w:rPr>
          <w:rFonts w:hint="eastAsia" w:hAnsi="Cambria Math" w:cs="宋体"/>
          <w:i w:val="0"/>
          <w:kern w:val="2"/>
          <w:sz w:val="24"/>
          <w:szCs w:val="24"/>
          <w:lang w:val="en-US" w:eastAsia="zh-CN" w:bidi="ar-SA"/>
        </w:rPr>
        <w:t>，用于</w:t>
      </w:r>
      <w:r>
        <w:rPr>
          <w:rFonts w:ascii="宋体" w:hAnsi="宋体" w:eastAsia="宋体" w:cs="宋体"/>
          <w:sz w:val="24"/>
          <w:szCs w:val="24"/>
        </w:rPr>
        <w:t>实现层次化的特征表示。设第</w:t>
      </w:r>
      <m:oMath>
        <m:r>
          <m:rPr/>
          <w:rPr>
            <w:rFonts w:hint="default" w:ascii="Cambria Math" w:hAnsi="Cambria Math" w:cs="宋体"/>
            <w:kern w:val="2"/>
            <w:sz w:val="24"/>
            <w:szCs w:val="24"/>
            <w:lang w:val="en-US" w:eastAsia="zh-CN" w:bidi="ar-SA"/>
          </w:rPr>
          <m:t>i</m:t>
        </m:r>
      </m:oMath>
      <w:r>
        <m:rPr/>
        <w:rPr>
          <w:rFonts w:hint="eastAsia" w:hAnsi="Cambria Math" w:cs="宋体"/>
          <w:i w:val="0"/>
          <w:kern w:val="2"/>
          <w:sz w:val="24"/>
          <w:szCs w:val="24"/>
          <w:lang w:val="en-US" w:eastAsia="zh-CN" w:bidi="ar-SA"/>
        </w:rPr>
        <w:t>个尺度（</w:t>
      </w:r>
      <m:oMath>
        <m:r>
          <m:rPr/>
          <w:rPr>
            <w:rFonts w:hint="default" w:ascii="Cambria Math" w:hAnsi="Cambria Math" w:cs="宋体"/>
            <w:kern w:val="2"/>
            <w:sz w:val="24"/>
            <w:szCs w:val="24"/>
            <w:lang w:val="en-US" w:eastAsia="zh-CN" w:bidi="ar-SA"/>
          </w:rPr>
          <m:t>i=1,...,N</m:t>
        </m:r>
      </m:oMath>
      <w:r>
        <m:rPr/>
        <w:rPr>
          <w:rFonts w:hint="eastAsia" w:hAnsi="Cambria Math" w:cs="宋体"/>
          <w:i w:val="0"/>
          <w:kern w:val="2"/>
          <w:sz w:val="24"/>
          <w:szCs w:val="24"/>
          <w:lang w:val="en-US" w:eastAsia="zh-CN" w:bidi="ar-SA"/>
        </w:rPr>
        <w:t>）的特征子集为：</w:t>
      </w:r>
    </w:p>
    <w:p w14:paraId="7E58C934">
      <w:pPr>
        <w:topLinePunct/>
        <w:spacing w:line="360" w:lineRule="auto"/>
        <w:rPr>
          <w:rFonts w:hint="default" w:hAnsi="Cambria Math" w:eastAsia="宋体" w:cs="宋体"/>
          <w:i w:val="0"/>
          <w:kern w:val="2"/>
          <w:sz w:val="24"/>
          <w:szCs w:val="24"/>
          <w:lang w:val="en-US" w:eastAsia="zh-CN" w:bidi="ar-SA"/>
        </w:rPr>
      </w:pPr>
      <m:oMathPara>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m:t>
          </m:r>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i,j</m:t>
              </m:r>
              <m:ctrlPr>
                <m:r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|j=1,...,</m:t>
          </m:r>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M</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m:r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m:oMathPara>
    </w:p>
    <w:p w14:paraId="0A675989">
      <w:pPr>
        <w:topLinePunct/>
        <w:spacing w:line="360" w:lineRule="auto"/>
        <w:rPr>
          <w:rFonts w:hint="default" w:hAnsi="Cambria Math" w:eastAsia="宋体" w:cs="宋体"/>
          <w:i w:val="0"/>
          <w:kern w:val="2"/>
          <w:sz w:val="24"/>
          <w:szCs w:val="24"/>
          <w:lang w:val="en-US" w:eastAsia="zh-CN" w:bidi="ar-SA"/>
        </w:rPr>
      </w:pPr>
      <w:r>
        <w:rPr>
          <w:rFonts w:hint="eastAsia" w:hAnsi="Cambria Math" w:cs="宋体"/>
          <w:i w:val="0"/>
          <w:kern w:val="2"/>
          <w:sz w:val="24"/>
          <w:szCs w:val="24"/>
          <w:lang w:val="en-US" w:eastAsia="zh-CN" w:bidi="ar-SA"/>
        </w:rPr>
        <w:t>其中</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b>
        </m:sSub>
      </m:oMath>
      <w:r>
        <w:rPr>
          <w:rFonts w:hint="eastAsia" w:hAnsi="Cambria Math" w:cs="Cambria Math"/>
          <w:i w:val="0"/>
          <w:kern w:val="2"/>
          <w:sz w:val="24"/>
          <w:szCs w:val="24"/>
          <w:lang w:val="en-US" w:eastAsia="zh-CN" w:bidi="ar-SA"/>
        </w:rPr>
        <w:t>为第</w:t>
      </w:r>
      <m:oMath>
        <m:r>
          <m:rPr/>
          <w:rPr>
            <w:rFonts w:hint="default" w:ascii="Cambria Math" w:hAnsi="Cambria Math" w:cs="Cambria Math"/>
            <w:kern w:val="2"/>
            <w:sz w:val="24"/>
            <w:szCs w:val="24"/>
            <w:lang w:val="en-US" w:eastAsia="zh-CN" w:bidi="ar-SA"/>
          </w:rPr>
          <m:t>i</m:t>
        </m:r>
      </m:oMath>
      <w:r>
        <w:rPr>
          <w:rFonts w:hint="eastAsia" w:hAnsi="Cambria Math" w:cs="宋体"/>
          <w:i w:val="0"/>
          <w:kern w:val="2"/>
          <w:sz w:val="24"/>
          <w:szCs w:val="24"/>
          <w:lang w:val="en-US" w:eastAsia="zh-CN" w:bidi="ar-SA"/>
        </w:rPr>
        <w:t>个尺度下第</w:t>
      </w:r>
      <m:oMath>
        <m:r>
          <m:rPr/>
          <w:rPr>
            <w:rFonts w:hint="default" w:ascii="Cambria Math" w:hAnsi="Cambria Math" w:cs="宋体"/>
            <w:kern w:val="2"/>
            <w:sz w:val="24"/>
            <w:szCs w:val="24"/>
            <w:lang w:val="en-US" w:eastAsia="zh-CN" w:bidi="ar-SA"/>
          </w:rPr>
          <m:t>j</m:t>
        </m:r>
      </m:oMath>
      <w:r>
        <m:rPr/>
        <w:rPr>
          <w:rFonts w:hint="eastAsia" w:hAnsi="Cambria Math" w:cs="宋体"/>
          <w:i w:val="0"/>
          <w:kern w:val="2"/>
          <w:sz w:val="24"/>
          <w:szCs w:val="24"/>
          <w:lang w:val="en-US" w:eastAsia="zh-CN" w:bidi="ar-SA"/>
        </w:rPr>
        <w:t>个</w:t>
      </w:r>
      <w:r>
        <w:rPr>
          <w:rFonts w:hint="eastAsia" w:hAnsi="Cambria Math" w:cs="宋体"/>
          <w:i w:val="0"/>
          <w:kern w:val="2"/>
          <w:sz w:val="24"/>
          <w:szCs w:val="24"/>
          <w:lang w:val="en-US" w:eastAsia="zh-CN" w:bidi="ar-SA"/>
        </w:rPr>
        <w:t>位置提取的特征子块，</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M</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为该尺度下的特征块总数量。</w:t>
      </w:r>
    </w:p>
    <w:p w14:paraId="6F134F28">
      <w:pPr>
        <w:keepNext w:val="0"/>
        <w:keepLines w:val="0"/>
        <w:pageBreakBefore w:val="0"/>
        <w:widowControl w:val="0"/>
        <w:kinsoku/>
        <w:wordWrap/>
        <w:overflowPunct/>
        <w:topLinePunct/>
        <w:autoSpaceDE/>
        <w:autoSpaceDN/>
        <w:bidi w:val="0"/>
        <w:adjustRightInd/>
        <w:snapToGrid/>
        <w:spacing w:line="360" w:lineRule="auto"/>
        <w:textAlignment w:val="auto"/>
        <w:rPr>
          <w:rFonts w:hint="eastAsia" w:hAnsi="Cambria Math" w:cs="宋体"/>
          <w:i w:val="0"/>
          <w:sz w:val="24"/>
          <w:szCs w:val="24"/>
          <w:lang w:eastAsia="zh-CN"/>
        </w:rPr>
      </w:pPr>
      <w:r>
        <w:rPr>
          <w:rFonts w:hint="eastAsia" w:ascii="Times New Roman" w:hAnsi="Times New Roman"/>
          <w:b/>
          <w:bCs/>
          <w:sz w:val="24"/>
          <w:szCs w:val="24"/>
        </w:rPr>
        <w:t>[00</w:t>
      </w:r>
      <w:r>
        <w:rPr>
          <w:rFonts w:hint="eastAsia" w:ascii="Times New Roman" w:hAnsi="Times New Roman"/>
          <w:b/>
          <w:bCs/>
          <w:sz w:val="24"/>
          <w:szCs w:val="24"/>
          <w:lang w:val="en-US" w:eastAsia="zh-CN"/>
        </w:rPr>
        <w:t>11</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步骤S</w:t>
      </w:r>
      <w:r>
        <w:rPr>
          <w:rFonts w:hint="eastAsia" w:ascii="Times New Roman" w:hAnsi="Times New Roman"/>
          <w:sz w:val="24"/>
          <w:szCs w:val="24"/>
          <w:lang w:val="en-US" w:eastAsia="zh-CN"/>
        </w:rPr>
        <w:t>3. 专家网络专业化处理：本步骤为每个尺度</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S</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oMath>
      <w:r>
        <w:rPr>
          <w:rFonts w:hint="eastAsia" w:hAnsi="Cambria Math"/>
          <w:i w:val="0"/>
          <w:sz w:val="24"/>
          <w:szCs w:val="24"/>
          <w:lang w:val="en-US" w:eastAsia="zh-CN"/>
        </w:rPr>
        <w:t>配置专门的专家网络</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E</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oMath>
      <w:r>
        <w:rPr>
          <w:rFonts w:hint="eastAsia" w:hAnsi="Cambria Math"/>
          <w:i w:val="0"/>
          <w:sz w:val="24"/>
          <w:szCs w:val="24"/>
          <w:lang w:val="en-US" w:eastAsia="zh-CN"/>
        </w:rPr>
        <w:t>。每个专家网络</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E</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oMath>
      <w:r>
        <w:rPr>
          <w:rFonts w:hint="eastAsia" w:hAnsi="Cambria Math"/>
          <w:i w:val="0"/>
          <w:sz w:val="24"/>
          <w:szCs w:val="24"/>
          <w:lang w:val="en-US" w:eastAsia="zh-CN"/>
        </w:rPr>
        <w:t>主要包括</w:t>
      </w:r>
      <w:r>
        <w:rPr>
          <w:rFonts w:ascii="宋体" w:hAnsi="宋体" w:eastAsia="宋体" w:cs="宋体"/>
          <w:b w:val="0"/>
          <w:bCs w:val="0"/>
          <w:sz w:val="24"/>
          <w:szCs w:val="24"/>
        </w:rPr>
        <w:t>多层感知机（MLP）结构</w:t>
      </w:r>
      <w:r>
        <w:rPr>
          <w:rFonts w:ascii="宋体" w:hAnsi="宋体" w:eastAsia="宋体" w:cs="宋体"/>
          <w:sz w:val="24"/>
          <w:szCs w:val="24"/>
        </w:rPr>
        <w:t>和</w:t>
      </w:r>
      <w:r>
        <w:rPr>
          <w:rFonts w:ascii="宋体" w:hAnsi="宋体" w:eastAsia="宋体" w:cs="宋体"/>
          <w:b w:val="0"/>
          <w:bCs w:val="0"/>
          <w:sz w:val="24"/>
          <w:szCs w:val="24"/>
        </w:rPr>
        <w:t>残差连接机制</w:t>
      </w:r>
      <w:r>
        <w:rPr>
          <w:rFonts w:ascii="宋体" w:hAnsi="宋体" w:eastAsia="宋体" w:cs="宋体"/>
          <w:sz w:val="24"/>
          <w:szCs w:val="24"/>
        </w:rPr>
        <w:t>，用于对对应尺度的归一化特征</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z</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eastAsia" w:hAnsi="Cambria Math" w:cs="宋体"/>
          <w:i w:val="0"/>
          <w:sz w:val="24"/>
          <w:szCs w:val="24"/>
          <w:lang w:val="en-US" w:eastAsia="zh-CN"/>
        </w:rPr>
        <w:t>进行特征增强和维度变换。归一化特征</w:t>
      </w:r>
      <w:r>
        <w:rPr>
          <w:rFonts w:ascii="宋体" w:hAnsi="宋体" w:eastAsia="宋体" w:cs="宋体"/>
          <w:sz w:val="24"/>
          <w:szCs w:val="24"/>
        </w:rPr>
        <w:t>经专家网络处理后得到专业化特征</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g</m:t>
            </m:r>
            <m:ctrlPr>
              <w:rPr>
                <w:rFonts w:ascii="Cambria Math" w:hAnsi="Cambria Math" w:cs="宋体"/>
                <w:i/>
                <w:sz w:val="24"/>
                <w:szCs w:val="24"/>
              </w:rPr>
            </m:ctrlPr>
          </m:e>
          <m:sub>
            <m:r>
              <m:rPr/>
              <w:rPr>
                <w:rFonts w:hint="default" w:ascii="Cambria Math" w:hAnsi="Cambria Math" w:cs="宋体"/>
                <w:sz w:val="24"/>
                <w:szCs w:val="24"/>
                <w:lang w:val="en-US" w:eastAsia="zh-CN"/>
              </w:rPr>
              <m:t>i,j</m:t>
            </m:r>
            <m:ctrlPr>
              <w:rPr>
                <w:rFonts w:ascii="Cambria Math" w:hAnsi="Cambria Math" w:cs="宋体"/>
                <w:i/>
                <w:sz w:val="24"/>
                <w:szCs w:val="24"/>
              </w:rPr>
            </m:ctrlPr>
          </m:sub>
        </m:sSub>
      </m:oMath>
      <w:r>
        <w:rPr>
          <w:rFonts w:hint="eastAsia" w:hAnsi="Cambria Math" w:cs="宋体"/>
          <w:i w:val="0"/>
          <w:sz w:val="24"/>
          <w:szCs w:val="24"/>
          <w:lang w:eastAsia="zh-CN"/>
        </w:rPr>
        <w:t>：</w:t>
      </w:r>
    </w:p>
    <w:p w14:paraId="2013213F">
      <w:pPr>
        <w:keepNext w:val="0"/>
        <w:keepLines w:val="0"/>
        <w:pageBreakBefore w:val="0"/>
        <w:widowControl w:val="0"/>
        <w:kinsoku/>
        <w:wordWrap/>
        <w:overflowPunct/>
        <w:topLinePunct/>
        <w:autoSpaceDE/>
        <w:autoSpaceDN/>
        <w:bidi w:val="0"/>
        <w:adjustRightInd/>
        <w:snapToGrid/>
        <w:spacing w:line="360" w:lineRule="auto"/>
        <w:textAlignment w:val="auto"/>
        <w:rPr>
          <w:rFonts w:hint="default" w:hAnsi="Cambria Math" w:eastAsia="宋体" w:cs="宋体"/>
          <w:i w:val="0"/>
          <w:sz w:val="24"/>
          <w:szCs w:val="24"/>
          <w:lang w:val="en-US" w:eastAsia="zh-CN"/>
        </w:rPr>
      </w:pPr>
      <m:oMathPara>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g</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sSub>
            <m:sSubPr>
              <m:ctrlPr>
                <m:r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E</m:t>
              </m:r>
              <m:ctrlPr>
                <m:r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m:r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m:r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z</m:t>
              </m:r>
              <m:ctrlPr>
                <m:r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i,j</m:t>
              </m:r>
              <m:ctrlPr>
                <m:r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oMath>
      </m:oMathPara>
    </w:p>
    <w:p w14:paraId="7B56FD0D">
      <w:pPr>
        <w:topLinePunct/>
        <w:spacing w:line="360" w:lineRule="auto"/>
        <w:rPr>
          <w:rFonts w:hint="default" w:ascii="宋体" w:hAnsi="宋体" w:eastAsia="宋体" w:cs="宋体"/>
          <w:sz w:val="24"/>
          <w:szCs w:val="24"/>
          <w:lang w:val="en-US" w:eastAsia="zh-CN"/>
        </w:rPr>
      </w:pPr>
      <w:r>
        <w:rPr>
          <w:rFonts w:hint="eastAsia" w:ascii="Times New Roman" w:hAnsi="Times New Roman"/>
          <w:sz w:val="24"/>
          <w:szCs w:val="24"/>
          <w:lang w:val="en-US" w:eastAsia="zh-CN"/>
        </w:rPr>
        <w:t>其中</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E</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r>
          <m:rPr/>
          <w:rPr>
            <w:rFonts w:hint="default" w:ascii="Cambria Math" w:hAnsi="Cambria Math"/>
            <w:sz w:val="24"/>
            <w:szCs w:val="24"/>
            <w:lang w:val="en-US" w:eastAsia="zh-CN"/>
          </w:rPr>
          <m:t>(</m:t>
        </m:r>
        <m:r>
          <m:rPr/>
          <w:rPr>
            <w:rFonts w:hint="eastAsia" w:ascii="Cambria Math" w:hAnsi="Cambria Math"/>
            <w:sz w:val="24"/>
            <w:szCs w:val="24"/>
            <w:lang w:val="en-US" w:eastAsia="zh-CN"/>
          </w:rPr>
          <m:t>·</m:t>
        </m:r>
        <m:r>
          <m:rPr/>
          <w:rPr>
            <w:rFonts w:hint="default" w:ascii="Cambria Math" w:hAnsi="Cambria Math"/>
            <w:sz w:val="24"/>
            <w:szCs w:val="24"/>
            <w:lang w:val="en-US" w:eastAsia="zh-CN"/>
          </w:rPr>
          <m:t>)</m:t>
        </m:r>
      </m:oMath>
      <w:r>
        <m:rPr/>
        <w:rPr>
          <w:rFonts w:hint="eastAsia" w:hAnsi="Cambria Math"/>
          <w:i w:val="0"/>
          <w:sz w:val="24"/>
          <w:szCs w:val="24"/>
          <w:lang w:val="en-US" w:eastAsia="zh-CN"/>
        </w:rPr>
        <w:t>表示第</w:t>
      </w:r>
      <m:oMath>
        <m:r>
          <m:rPr/>
          <w:rPr>
            <w:rFonts w:hint="default" w:ascii="Cambria Math" w:hAnsi="Cambria Math" w:cs="Times New Roman"/>
            <w:kern w:val="2"/>
            <w:sz w:val="24"/>
            <w:szCs w:val="24"/>
            <w:lang w:val="en-US" w:eastAsia="zh-CN" w:bidi="ar-SA"/>
          </w:rPr>
          <m:t>i</m:t>
        </m:r>
      </m:oMath>
      <w:r>
        <m:rPr/>
        <w:rPr>
          <w:rFonts w:hint="eastAsia" w:hAnsi="Cambria Math" w:cs="Times New Roman"/>
          <w:i w:val="0"/>
          <w:kern w:val="2"/>
          <w:sz w:val="24"/>
          <w:szCs w:val="24"/>
          <w:lang w:val="en-US" w:eastAsia="zh-CN" w:bidi="ar-SA"/>
        </w:rPr>
        <w:t>个尺度对应的</w:t>
      </w:r>
      <w:r>
        <w:rPr>
          <w:rFonts w:ascii="宋体" w:hAnsi="宋体" w:eastAsia="宋体" w:cs="宋体"/>
          <w:b w:val="0"/>
          <w:bCs w:val="0"/>
          <w:sz w:val="24"/>
          <w:szCs w:val="24"/>
        </w:rPr>
        <w:t>专家网络函数。</w:t>
      </w:r>
      <w:r>
        <w:rPr>
          <w:rFonts w:ascii="宋体" w:hAnsi="宋体" w:eastAsia="宋体" w:cs="宋体"/>
          <w:sz w:val="24"/>
          <w:szCs w:val="24"/>
        </w:rPr>
        <w:t>该尺度所有特征经专业化处理后的集合为</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G</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r>
          <m:rPr/>
          <w:rPr>
            <w:rFonts w:hint="default" w:ascii="Cambria Math" w:hAnsi="Cambria Math" w:cs="宋体"/>
            <w:sz w:val="24"/>
            <w:szCs w:val="24"/>
            <w:lang w:val="en-US" w:eastAsia="zh-CN"/>
          </w:rPr>
          <m:t>={</m:t>
        </m:r>
        <m:sSub>
          <m:sSubPr>
            <m:ctrlPr>
              <m:r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g</m:t>
            </m:r>
            <m:ctrlPr>
              <m:r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i,j</m:t>
            </m:r>
            <m:ctrlPr>
              <m:r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|j=1,...,</m:t>
        </m:r>
        <m:sSub>
          <m:sSubPr>
            <m:ctrlPr>
              <m:r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M</m:t>
            </m:r>
            <m:ctrlPr>
              <m:r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m:r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oMath>
      <w:r>
        <m:rPr/>
        <w:rPr>
          <w:rFonts w:hint="eastAsia" w:hAnsi="Cambria Math" w:cs="宋体"/>
          <w:i w:val="0"/>
          <w:sz w:val="24"/>
          <w:szCs w:val="24"/>
          <w:lang w:val="en-US" w:eastAsia="zh-CN"/>
        </w:rPr>
        <w:t>。</w:t>
      </w:r>
      <w:r>
        <w:rPr>
          <w:rFonts w:ascii="宋体" w:hAnsi="宋体" w:eastAsia="宋体" w:cs="宋体"/>
          <w:sz w:val="24"/>
          <w:szCs w:val="24"/>
        </w:rPr>
        <w:t>所述残差连接机制有助于防止网络层数加深时的梯度消失问题，确保特征增强的有效性。</w:t>
      </w:r>
    </w:p>
    <w:p w14:paraId="33D28105">
      <w:pPr>
        <w:topLinePunct/>
        <w:spacing w:line="360" w:lineRule="auto"/>
        <w:rPr>
          <w:rFonts w:hint="eastAsia" w:hAnsi="Cambria Math" w:cs="宋体"/>
          <w:i w:val="0"/>
          <w:kern w:val="2"/>
          <w:sz w:val="24"/>
          <w:szCs w:val="24"/>
          <w:lang w:val="en-US" w:eastAsia="zh-CN" w:bidi="ar-SA"/>
        </w:rPr>
      </w:pPr>
      <w:r>
        <w:rPr>
          <w:rFonts w:hint="eastAsia" w:ascii="Times New Roman" w:hAnsi="Times New Roman"/>
          <w:b/>
          <w:bCs/>
          <w:sz w:val="24"/>
          <w:szCs w:val="24"/>
        </w:rPr>
        <w:t>[00</w:t>
      </w:r>
      <w:r>
        <w:rPr>
          <w:rFonts w:hint="eastAsia" w:ascii="Times New Roman" w:hAnsi="Times New Roman"/>
          <w:b/>
          <w:bCs/>
          <w:sz w:val="24"/>
          <w:szCs w:val="24"/>
          <w:lang w:val="en-US" w:eastAsia="zh-CN"/>
        </w:rPr>
        <w:t>12</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步骤S</w:t>
      </w:r>
      <w:r>
        <w:rPr>
          <w:rFonts w:hint="eastAsia" w:ascii="Times New Roman" w:hAnsi="Times New Roman"/>
          <w:b w:val="0"/>
          <w:bCs w:val="0"/>
          <w:sz w:val="24"/>
          <w:szCs w:val="24"/>
          <w:lang w:val="en-US" w:eastAsia="zh-CN"/>
        </w:rPr>
        <w:t xml:space="preserve">4. </w:t>
      </w:r>
      <w:r>
        <w:rPr>
          <w:rFonts w:hint="eastAsia" w:ascii="Times New Roman" w:hAnsi="Times New Roman"/>
          <w:sz w:val="24"/>
          <w:szCs w:val="24"/>
          <w:lang w:val="en-US" w:eastAsia="zh-CN"/>
        </w:rPr>
        <w:t>门控加权融合与输出：本步骤利用门控网络模块</w:t>
      </w:r>
      <m:oMath>
        <m:r>
          <m:rPr/>
          <w:rPr>
            <w:rFonts w:hint="default" w:ascii="Cambria Math" w:hAnsi="Cambria Math" w:cs="Times New Roman"/>
            <w:kern w:val="2"/>
            <w:sz w:val="24"/>
            <w:szCs w:val="24"/>
            <w:lang w:val="en-US" w:eastAsia="zh-CN" w:bidi="ar-SA"/>
          </w:rPr>
          <m:t>G</m:t>
        </m:r>
      </m:oMath>
      <w:r>
        <m:rPr/>
        <w:rPr>
          <w:rFonts w:hint="eastAsia" w:hAnsi="Cambria Math" w:cs="Times New Roman"/>
          <w:i w:val="0"/>
          <w:kern w:val="2"/>
          <w:sz w:val="24"/>
          <w:szCs w:val="24"/>
          <w:lang w:val="en-US" w:eastAsia="zh-CN" w:bidi="ar-SA"/>
        </w:rPr>
        <w:t>计算各专家网络</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E</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i</m:t>
            </m:r>
            <m:ctrlPr>
              <w:rPr>
                <w:rFonts w:ascii="Cambria Math" w:hAnsi="Cambria Math" w:cs="Times New Roman"/>
                <w:i/>
                <w:kern w:val="2"/>
                <w:sz w:val="24"/>
                <w:szCs w:val="24"/>
                <w:lang w:val="en-US" w:bidi="ar-SA"/>
              </w:rPr>
            </m:ctrlPr>
          </m:sub>
        </m:sSub>
      </m:oMath>
      <w:r>
        <w:rPr>
          <w:rFonts w:hint="eastAsia" w:hAnsi="Cambria Math" w:cs="宋体"/>
          <w:i w:val="0"/>
          <w:kern w:val="2"/>
          <w:sz w:val="24"/>
          <w:szCs w:val="24"/>
          <w:lang w:val="en-US" w:eastAsia="zh-CN" w:bidi="ar-SA"/>
        </w:rPr>
        <w:t>的融合权重分布</w:t>
      </w:r>
      <m:oMath>
        <m:r>
          <m:rPr/>
          <w:rPr>
            <w:rFonts w:hint="default" w:ascii="Cambria Math" w:hAnsi="Cambria Math" w:cs="宋体"/>
            <w:kern w:val="2"/>
            <w:sz w:val="24"/>
            <w:szCs w:val="24"/>
            <w:lang w:val="en-US" w:eastAsia="zh-CN" w:bidi="ar-SA"/>
          </w:rPr>
          <m:t>W={</m:t>
        </m:r>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w</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m:t>
            </m:r>
            <m:ctrlPr>
              <m:r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w</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2</m:t>
            </m:r>
            <m:ctrlPr>
              <m:r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w</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N</m:t>
            </m:r>
            <m:ctrlPr>
              <m:r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w:r>
        <m:rPr/>
        <w:rPr>
          <w:rFonts w:hint="eastAsia" w:hAnsi="Cambria Math" w:cs="宋体"/>
          <w:i w:val="0"/>
          <w:kern w:val="2"/>
          <w:sz w:val="24"/>
          <w:szCs w:val="24"/>
          <w:lang w:val="en-US" w:eastAsia="zh-CN" w:bidi="ar-SA"/>
        </w:rPr>
        <w:t>。门控网络</w:t>
      </w:r>
      <m:oMath>
        <m:r>
          <m:rPr/>
          <w:rPr>
            <w:rFonts w:hint="default" w:ascii="Cambria Math" w:hAnsi="Cambria Math" w:cs="宋体"/>
            <w:kern w:val="2"/>
            <w:sz w:val="24"/>
            <w:szCs w:val="24"/>
            <w:lang w:val="en-US" w:eastAsia="zh-CN" w:bidi="ar-SA"/>
          </w:rPr>
          <m:t>G</m:t>
        </m:r>
      </m:oMath>
      <w:r>
        <m:rPr/>
        <w:rPr>
          <w:rFonts w:hint="eastAsia" w:hAnsi="Cambria Math" w:cs="宋体"/>
          <w:i w:val="0"/>
          <w:kern w:val="2"/>
          <w:sz w:val="24"/>
          <w:szCs w:val="24"/>
          <w:lang w:val="en-US" w:eastAsia="zh-CN" w:bidi="ar-SA"/>
        </w:rPr>
        <w:t>根据全局上下文特征</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X</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global</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生成权重，具体计算为：</w:t>
      </w:r>
    </w:p>
    <w:p w14:paraId="3CE4B823">
      <w:pPr>
        <w:topLinePunct/>
        <w:spacing w:line="360" w:lineRule="auto"/>
        <w:jc w:val="center"/>
        <m:rPr/>
        <w:rPr>
          <w:rFonts w:hint="default" w:hAnsi="Cambria Math" w:cs="宋体"/>
          <w:i w:val="0"/>
          <w:kern w:val="2"/>
          <w:sz w:val="24"/>
          <w:szCs w:val="24"/>
          <w:lang w:val="en-US" w:eastAsia="zh-CN" w:bidi="ar-SA"/>
        </w:rPr>
      </w:pPr>
      <m:oMathPara>
        <m:oMath>
          <m:r>
            <m:rPr/>
            <w:rPr>
              <w:rFonts w:hint="default" w:ascii="Cambria Math" w:hAnsi="Cambria Math" w:cs="宋体"/>
              <w:kern w:val="2"/>
              <w:sz w:val="24"/>
              <w:szCs w:val="24"/>
              <w:lang w:val="en-US" w:eastAsia="zh-CN" w:bidi="ar-SA"/>
            </w:rPr>
            <m:t>W=Softmax(Linear(</m:t>
          </m:r>
          <m:f>
            <m:fPr>
              <m:type m:val="lin"/>
              <m:ctrlPr>
                <m:rPr/>
                <w:rPr>
                  <w:rFonts w:hint="default" w:ascii="Cambria Math" w:hAnsi="Cambria Math" w:cs="宋体"/>
                  <w:i/>
                  <w:kern w:val="2"/>
                  <w:sz w:val="24"/>
                  <w:szCs w:val="24"/>
                  <w:lang w:val="en-US" w:eastAsia="zh-CN" w:bidi="ar-SA"/>
                </w:rPr>
              </m:ctrlPr>
            </m:fPr>
            <m:num>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global</m:t>
                  </m:r>
                  <m:ctrlPr>
                    <m:rPr/>
                    <w:rPr>
                      <w:rFonts w:hint="default" w:ascii="Cambria Math" w:hAnsi="Cambria Math" w:cs="宋体"/>
                      <w:i/>
                      <w:kern w:val="2"/>
                      <w:sz w:val="24"/>
                      <w:szCs w:val="24"/>
                      <w:lang w:val="en-US" w:eastAsia="zh-CN" w:bidi="ar-SA"/>
                    </w:rPr>
                  </m:ctrlPr>
                </m:sub>
              </m:sSub>
              <m:ctrlPr>
                <m:rPr/>
                <w:rPr>
                  <w:rFonts w:hint="default" w:ascii="Cambria Math" w:hAnsi="Cambria Math" w:cs="宋体"/>
                  <w:i/>
                  <w:kern w:val="2"/>
                  <w:sz w:val="24"/>
                  <w:szCs w:val="24"/>
                  <w:lang w:val="en-US" w:eastAsia="zh-CN" w:bidi="ar-SA"/>
                </w:rPr>
              </m:ctrlPr>
            </m:num>
            <m:den>
              <m:r>
                <m:rPr/>
                <w:rPr>
                  <w:rFonts w:hint="default" w:ascii="Cambria Math" w:hAnsi="Cambria Math" w:cs="宋体"/>
                  <w:kern w:val="2"/>
                  <w:sz w:val="24"/>
                  <w:szCs w:val="24"/>
                  <w:lang w:val="en-US" w:eastAsia="zh-CN" w:bidi="ar-SA"/>
                </w:rPr>
                <m:t>T</m:t>
              </m:r>
              <m:ctrlPr>
                <m:rPr/>
                <w:rPr>
                  <w:rFonts w:hint="default" w:ascii="Cambria Math" w:hAnsi="Cambria Math" w:cs="宋体"/>
                  <w:i/>
                  <w:kern w:val="2"/>
                  <w:sz w:val="24"/>
                  <w:szCs w:val="24"/>
                  <w:lang w:val="en-US" w:eastAsia="zh-CN" w:bidi="ar-SA"/>
                </w:rPr>
              </m:ctrlPr>
            </m:den>
          </m:f>
          <m:r>
            <m:rPr/>
            <w:rPr>
              <w:rFonts w:hint="default" w:ascii="Cambria Math" w:hAnsi="Cambria Math" w:cs="宋体"/>
              <w:kern w:val="2"/>
              <w:sz w:val="24"/>
              <w:szCs w:val="24"/>
              <w:lang w:val="en-US" w:eastAsia="zh-CN" w:bidi="ar-SA"/>
            </w:rPr>
            <m:t>))</m:t>
          </m:r>
        </m:oMath>
      </m:oMathPara>
    </w:p>
    <w:p w14:paraId="2D0D7893">
      <w:pPr>
        <w:topLinePunct/>
        <w:spacing w:line="360" w:lineRule="auto"/>
        <w:jc w:val="both"/>
        <w:rPr>
          <w:rFonts w:hint="eastAsia" w:hAnsi="Cambria Math" w:cs="宋体"/>
          <w:i w:val="0"/>
          <w:sz w:val="24"/>
          <w:szCs w:val="24"/>
          <w:lang w:val="en-US" w:eastAsia="zh-CN"/>
        </w:rPr>
      </w:pPr>
      <w:r>
        <m:rPr/>
        <w:rPr>
          <w:rFonts w:hint="eastAsia" w:hAnsi="Cambria Math" w:cs="宋体"/>
          <w:i w:val="0"/>
          <w:kern w:val="2"/>
          <w:sz w:val="24"/>
          <w:szCs w:val="24"/>
          <w:lang w:val="en-US" w:eastAsia="zh-CN" w:bidi="ar-SA"/>
        </w:rPr>
        <w:t>其中</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global</m:t>
            </m:r>
            <m:ctrlPr>
              <w:rPr>
                <w:rFonts w:hint="default" w:ascii="Cambria Math" w:hAnsi="Cambria Math" w:cs="宋体"/>
                <w:i/>
                <w:kern w:val="2"/>
                <w:sz w:val="24"/>
                <w:szCs w:val="24"/>
                <w:lang w:val="en-US" w:eastAsia="zh-CN" w:bidi="ar-SA"/>
              </w:rPr>
            </m:ctrlPr>
          </m:sub>
        </m:sSub>
      </m:oMath>
      <w:r>
        <w:rPr>
          <w:rFonts w:hint="eastAsia" w:hAnsi="Cambria Math" w:cs="宋体"/>
          <w:i w:val="0"/>
          <w:kern w:val="2"/>
          <w:sz w:val="24"/>
          <w:szCs w:val="24"/>
          <w:lang w:val="en-US" w:eastAsia="zh-CN" w:bidi="ar-SA"/>
        </w:rPr>
        <w:t>为全局池化特征，</w:t>
      </w:r>
      <m:oMath>
        <m:r>
          <m:rPr/>
          <w:rPr>
            <w:rFonts w:hint="default" w:ascii="Cambria Math" w:hAnsi="Cambria Math" w:cs="宋体"/>
            <w:kern w:val="2"/>
            <w:sz w:val="24"/>
            <w:szCs w:val="24"/>
            <w:lang w:val="en-US" w:eastAsia="zh-CN" w:bidi="ar-SA"/>
          </w:rPr>
          <m:t>Linear(</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m:rPr/>
        <w:rPr>
          <w:rFonts w:hint="eastAsia" w:hAnsi="Cambria Math" w:cs="宋体"/>
          <w:i w:val="0"/>
          <w:kern w:val="2"/>
          <w:sz w:val="24"/>
          <w:szCs w:val="24"/>
          <w:lang w:val="en-US" w:eastAsia="zh-CN" w:bidi="ar-SA"/>
        </w:rPr>
        <w:t>为线性变化层，</w:t>
      </w:r>
      <m:oMath>
        <m:r>
          <m:rPr/>
          <w:rPr>
            <w:rFonts w:hint="default" w:ascii="Cambria Math" w:hAnsi="Cambria Math" w:cs="宋体"/>
            <w:kern w:val="2"/>
            <w:sz w:val="24"/>
            <w:szCs w:val="24"/>
            <w:lang w:val="en-US" w:eastAsia="zh-CN" w:bidi="ar-SA"/>
          </w:rPr>
          <m:t>T</m:t>
        </m:r>
      </m:oMath>
      <w:r>
        <m:rPr/>
        <w:rPr>
          <w:rFonts w:hint="eastAsia" w:hAnsi="Cambria Math" w:cs="宋体"/>
          <w:i w:val="0"/>
          <w:kern w:val="2"/>
          <w:sz w:val="24"/>
          <w:szCs w:val="24"/>
          <w:lang w:val="en-US" w:eastAsia="zh-CN" w:bidi="ar-SA"/>
        </w:rPr>
        <w:t>为温度参数，用于控制权重分布的尖锐程度。所述</w:t>
      </w:r>
      <m:oMath>
        <m:r>
          <m:rPr/>
          <w:rPr>
            <w:rFonts w:hint="default" w:ascii="Cambria Math" w:hAnsi="Cambria Math" w:cs="宋体"/>
            <w:kern w:val="2"/>
            <w:sz w:val="24"/>
            <w:szCs w:val="24"/>
            <w:lang w:val="en-US" w:eastAsia="zh-CN" w:bidi="ar-SA"/>
          </w:rPr>
          <m:t>Softmax(</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m:rPr/>
        <w:rPr>
          <w:rFonts w:hint="eastAsia" w:hAnsi="Cambria Math" w:cs="宋体"/>
          <w:i w:val="0"/>
          <w:kern w:val="2"/>
          <w:sz w:val="24"/>
          <w:szCs w:val="24"/>
          <w:lang w:val="en-US" w:eastAsia="zh-CN" w:bidi="ar-SA"/>
        </w:rPr>
        <w:t>函数用于对权重进行归一化处理，确保</w:t>
      </w:r>
      <m:oMath>
        <m:nary>
          <m:naryPr>
            <m:chr m:val="∑"/>
            <m:limLoc m:val="undOvr"/>
            <m:ctrlPr>
              <w:rPr>
                <w:rFonts w:ascii="Cambria Math" w:hAnsi="Cambria Math" w:cs="宋体"/>
                <w:i/>
                <w:kern w:val="2"/>
                <w:sz w:val="24"/>
                <w:szCs w:val="24"/>
                <w:lang w:val="en-US" w:bidi="ar-SA"/>
              </w:rPr>
            </m:ctrlPr>
          </m:naryPr>
          <m:sub>
            <m:r>
              <m:rPr/>
              <w:rPr>
                <w:rFonts w:hint="default" w:ascii="Cambria Math" w:hAnsi="Cambria Math" w:cs="宋体"/>
                <w:kern w:val="2"/>
                <w:sz w:val="24"/>
                <w:szCs w:val="24"/>
                <w:lang w:val="en-US" w:eastAsia="zh-CN" w:bidi="ar-SA"/>
              </w:rPr>
              <m:t>i=1</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N</m:t>
            </m:r>
            <m:ctrlPr>
              <w:rPr>
                <w:rFonts w:ascii="Cambria Math" w:hAnsi="Cambria Math" w:cs="宋体"/>
                <w:i/>
                <w:kern w:val="2"/>
                <w:sz w:val="24"/>
                <w:szCs w:val="24"/>
                <w:lang w:val="en-US" w:bidi="ar-SA"/>
              </w:rPr>
            </m:ctrlPr>
          </m:sup>
          <m:e>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w</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=1</m:t>
            </m:r>
            <m:ctrlPr>
              <w:rPr>
                <w:rFonts w:ascii="Cambria Math" w:hAnsi="Cambria Math" w:cs="宋体"/>
                <w:i/>
                <w:kern w:val="2"/>
                <w:sz w:val="24"/>
                <w:szCs w:val="24"/>
                <w:lang w:val="en-US" w:bidi="ar-SA"/>
              </w:rPr>
            </m:ctrlPr>
          </m:e>
        </m:nary>
      </m:oMath>
      <w:r>
        <w:rPr>
          <w:rFonts w:hint="eastAsia" w:hAnsi="Cambria Math" w:cs="宋体"/>
          <w:i w:val="0"/>
          <w:kern w:val="2"/>
          <w:sz w:val="24"/>
          <w:szCs w:val="24"/>
          <w:lang w:val="en-US" w:eastAsia="zh-CN" w:bidi="ar-SA"/>
        </w:rPr>
        <w:t>。随后，根据所述权重</w:t>
      </w:r>
      <m:oMath>
        <m:r>
          <m:rPr/>
          <w:rPr>
            <w:rFonts w:hint="default" w:ascii="Cambria Math" w:hAnsi="Cambria Math" w:cs="宋体"/>
            <w:kern w:val="2"/>
            <w:sz w:val="24"/>
            <w:szCs w:val="24"/>
            <w:lang w:val="en-US" w:eastAsia="zh-CN" w:bidi="ar-SA"/>
          </w:rPr>
          <m:t>W</m:t>
        </m:r>
      </m:oMath>
      <w:r>
        <w:rPr>
          <w:rFonts w:ascii="宋体" w:hAnsi="宋体" w:eastAsia="宋体" w:cs="宋体"/>
          <w:sz w:val="24"/>
          <w:szCs w:val="24"/>
        </w:rPr>
        <w:t>对各专家网络的专业化特征输出</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G</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eastAsia" w:hAnsi="Cambria Math" w:cs="宋体"/>
          <w:i w:val="0"/>
          <w:sz w:val="24"/>
          <w:szCs w:val="24"/>
          <w:lang w:val="en-US" w:eastAsia="zh-CN"/>
        </w:rPr>
        <w:t>进行加权求和，得到融合特征</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fusiion_weighted</m:t>
            </m:r>
            <m:ctrlPr>
              <w:rPr>
                <w:rFonts w:ascii="Cambria Math" w:hAnsi="Cambria Math" w:cs="宋体"/>
                <w:i/>
                <w:sz w:val="24"/>
                <w:szCs w:val="24"/>
                <w:lang w:val="en-US"/>
              </w:rPr>
            </m:ctrlPr>
          </m:sub>
        </m:sSub>
      </m:oMath>
      <w:r>
        <w:rPr>
          <w:rFonts w:hint="eastAsia" w:hAnsi="Cambria Math" w:cs="宋体"/>
          <w:i w:val="0"/>
          <w:sz w:val="24"/>
          <w:szCs w:val="24"/>
          <w:lang w:val="en-US" w:eastAsia="zh-CN"/>
        </w:rPr>
        <w:t>：</w:t>
      </w:r>
    </w:p>
    <w:p w14:paraId="4296C708">
      <w:pPr>
        <w:topLinePunct/>
        <w:spacing w:line="360" w:lineRule="auto"/>
        <w:jc w:val="center"/>
        <m:rPr/>
        <w:rPr>
          <w:rFonts w:hint="default" w:hAnsi="Cambria Math" w:cs="宋体"/>
          <w:i w:val="0"/>
          <w:sz w:val="24"/>
          <w:szCs w:val="24"/>
          <w:lang w:val="en-US" w:eastAsia="zh-CN"/>
        </w:rPr>
      </w:pPr>
      <m:oMathPara>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fusiion_weighted</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nary>
            <m:naryPr>
              <m:chr m:val="∑"/>
              <m:limLoc m:val="undOvr"/>
              <m:ctrlPr>
                <m:rPr/>
                <w:rPr>
                  <w:rFonts w:hint="default" w:ascii="Cambria Math" w:hAnsi="Cambria Math" w:cs="宋体"/>
                  <w:i/>
                  <w:sz w:val="24"/>
                  <w:szCs w:val="24"/>
                  <w:lang w:val="en-US" w:eastAsia="zh-CN"/>
                </w:rPr>
              </m:ctrlPr>
            </m:naryPr>
            <m:sub>
              <m:r>
                <m:rPr/>
                <w:rPr>
                  <w:rFonts w:hint="default" w:ascii="Cambria Math" w:hAnsi="Cambria Math" w:cs="宋体"/>
                  <w:sz w:val="24"/>
                  <w:szCs w:val="24"/>
                  <w:lang w:val="en-US" w:eastAsia="zh-CN"/>
                </w:rPr>
                <m:t>i=1</m:t>
              </m:r>
              <m:ctrlPr>
                <m:r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N</m:t>
              </m:r>
              <m:ctrlPr>
                <m:rPr/>
                <w:rPr>
                  <w:rFonts w:hint="default" w:ascii="Cambria Math" w:hAnsi="Cambria Math" w:cs="宋体"/>
                  <w:i/>
                  <w:sz w:val="24"/>
                  <w:szCs w:val="24"/>
                  <w:lang w:val="en-US" w:eastAsia="zh-CN"/>
                </w:rPr>
              </m:ctrlPr>
            </m:sup>
            <m:e>
              <m:sSub>
                <m:sSubPr>
                  <m:ctrlPr>
                    <m:r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w</m:t>
                  </m:r>
                  <m:ctrlPr>
                    <m:r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m:rPr/>
                    <w:rPr>
                      <w:rFonts w:hint="default" w:ascii="Cambria Math" w:hAnsi="Cambria Math" w:cs="宋体"/>
                      <w:i/>
                      <w:sz w:val="24"/>
                      <w:szCs w:val="24"/>
                      <w:lang w:val="en-US" w:eastAsia="zh-CN"/>
                    </w:rPr>
                  </m:ctrlPr>
                </m:sub>
              </m:sSub>
              <m:r>
                <m:rPr/>
                <w:rPr>
                  <w:rFonts w:hint="eastAsia" w:ascii="Cambria Math" w:hAnsi="Cambria Math" w:cs="宋体"/>
                  <w:sz w:val="24"/>
                  <w:szCs w:val="24"/>
                  <w:lang w:val="en-US" w:eastAsia="zh-CN"/>
                </w:rPr>
                <m:t>·</m:t>
              </m:r>
              <m:ctrlPr>
                <m:rPr/>
                <w:rPr>
                  <w:rFonts w:hint="default" w:ascii="Cambria Math" w:hAnsi="Cambria Math" w:cs="宋体"/>
                  <w:i/>
                  <w:sz w:val="24"/>
                  <w:szCs w:val="24"/>
                  <w:lang w:val="en-US" w:eastAsia="zh-CN"/>
                </w:rPr>
              </m:ctrlPr>
            </m:e>
          </m:nary>
          <m:r>
            <m:rPr/>
            <w:rPr>
              <w:rFonts w:hint="default" w:ascii="Cambria Math" w:hAnsi="Cambria Math" w:cs="宋体"/>
              <w:sz w:val="24"/>
              <w:szCs w:val="24"/>
              <w:lang w:val="en-US" w:eastAsia="zh-CN"/>
            </w:rPr>
            <m:t>Aggregate(</m:t>
          </m:r>
          <m:sSub>
            <m:sSubPr>
              <m:ctrlPr>
                <m:r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G</m:t>
              </m:r>
              <m:ctrlPr>
                <m:r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m:r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oMath>
      </m:oMathPara>
    </w:p>
    <w:p w14:paraId="012570B9">
      <w:pPr>
        <w:topLinePunct/>
        <w:spacing w:line="360" w:lineRule="auto"/>
        <w:jc w:val="both"/>
        <w:rPr>
          <w:rFonts w:hint="eastAsia" w:hAnsi="Cambria Math" w:cs="宋体"/>
          <w:i w:val="0"/>
          <w:sz w:val="24"/>
          <w:szCs w:val="24"/>
          <w:lang w:val="en-US" w:eastAsia="zh-CN"/>
        </w:rPr>
      </w:pPr>
      <w:r>
        <w:rPr>
          <w:rFonts w:hint="eastAsia" w:hAnsi="Cambria Math" w:cs="宋体"/>
          <w:i w:val="0"/>
          <w:kern w:val="2"/>
          <w:sz w:val="24"/>
          <w:szCs w:val="24"/>
          <w:lang w:val="en-US" w:eastAsia="zh-CN" w:bidi="ar-SA"/>
        </w:rPr>
        <w:t>其中</w:t>
      </w:r>
      <m:oMath>
        <m:r>
          <m:rPr/>
          <w:rPr>
            <w:rFonts w:hint="default" w:ascii="Cambria Math" w:hAnsi="Cambria Math" w:cs="宋体"/>
            <w:sz w:val="24"/>
            <w:szCs w:val="24"/>
            <w:lang w:val="en-US" w:eastAsia="zh-CN"/>
          </w:rPr>
          <m:t>Aggregate(</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G</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oMath>
      <w:r>
        <m:rPr/>
        <w:rPr>
          <w:rFonts w:hint="eastAsia" w:hAnsi="Cambria Math" w:cs="宋体"/>
          <w:i w:val="0"/>
          <w:sz w:val="24"/>
          <w:szCs w:val="24"/>
          <w:lang w:val="en-US" w:eastAsia="zh-CN"/>
        </w:rPr>
        <w:t>表示对</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G</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eastAsia" w:hAnsi="Cambria Math" w:cs="宋体"/>
          <w:i w:val="0"/>
          <w:sz w:val="24"/>
          <w:szCs w:val="24"/>
          <w:lang w:val="en-US" w:eastAsia="zh-CN"/>
        </w:rPr>
        <w:t>集合进行平均池化或最大池化等操作得到的单特征向量。最后，通过最终融合层</w:t>
      </w:r>
      <m:oMath>
        <m:r>
          <m:rPr/>
          <w:rPr>
            <w:rFonts w:hint="default" w:ascii="Cambria Math" w:hAnsi="Cambria Math" w:cs="宋体"/>
            <w:kern w:val="2"/>
            <w:sz w:val="24"/>
            <w:szCs w:val="24"/>
            <w:lang w:val="en-US" w:eastAsia="zh-CN" w:bidi="ar-SA"/>
          </w:rPr>
          <m:t>FinalLayer(</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m:rPr/>
        <w:rPr>
          <w:rFonts w:hint="eastAsia" w:hAnsi="Cambria Math" w:cs="宋体"/>
          <w:i w:val="0"/>
          <w:kern w:val="2"/>
          <w:sz w:val="24"/>
          <w:szCs w:val="24"/>
          <w:lang w:val="en-US" w:eastAsia="zh-CN" w:bidi="ar-SA"/>
        </w:rPr>
        <w:t>对加权融合结果</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fusiion_weighted</m:t>
            </m:r>
            <m:ctrlPr>
              <w:rPr>
                <w:rFonts w:ascii="Cambria Math" w:hAnsi="Cambria Math" w:cs="宋体"/>
                <w:i/>
                <w:sz w:val="24"/>
                <w:szCs w:val="24"/>
                <w:lang w:val="en-US"/>
              </w:rPr>
            </m:ctrlPr>
          </m:sub>
        </m:sSub>
      </m:oMath>
      <w:r>
        <w:rPr>
          <w:rFonts w:hint="eastAsia" w:hAnsi="Cambria Math" w:cs="宋体"/>
          <w:i w:val="0"/>
          <w:sz w:val="24"/>
          <w:szCs w:val="24"/>
          <w:lang w:val="en-US" w:eastAsia="zh-CN"/>
        </w:rPr>
        <w:t>进行进一步处理，输出该行人图像的统一判别特征</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fused</m:t>
            </m:r>
            <m:ctrlPr>
              <w:rPr>
                <w:rFonts w:ascii="Cambria Math" w:hAnsi="Cambria Math" w:cs="宋体"/>
                <w:i/>
                <w:sz w:val="24"/>
                <w:szCs w:val="24"/>
                <w:lang w:val="en-US"/>
              </w:rPr>
            </m:ctrlPr>
          </m:sub>
        </m:sSub>
      </m:oMath>
      <w:r>
        <w:rPr>
          <w:rFonts w:hint="eastAsia" w:hAnsi="Cambria Math" w:cs="宋体"/>
          <w:i w:val="0"/>
          <w:sz w:val="24"/>
          <w:szCs w:val="24"/>
          <w:lang w:val="en-US" w:eastAsia="zh-CN"/>
        </w:rPr>
        <w:t>：</w:t>
      </w:r>
    </w:p>
    <w:p w14:paraId="698881D6">
      <w:pPr>
        <w:topLinePunct/>
        <w:spacing w:line="360" w:lineRule="auto"/>
        <w:jc w:val="center"/>
        <w:rPr>
          <w:rFonts w:hint="eastAsia" w:hAnsi="Cambria Math" w:cs="宋体"/>
          <w:i w:val="0"/>
          <w:kern w:val="2"/>
          <w:sz w:val="24"/>
          <w:szCs w:val="24"/>
          <w:lang w:val="en-US" w:eastAsia="zh-CN" w:bidi="ar-SA"/>
        </w:rPr>
      </w:pPr>
      <m:oMathPara>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fused</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=FinalLayer(</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fusiion_weighted</m:t>
              </m:r>
              <m:ctrlPr>
                <w:rPr>
                  <w:rFonts w:ascii="Cambria Math" w:hAnsi="Cambria Math" w:cs="宋体"/>
                  <w:i/>
                  <w:sz w:val="24"/>
                  <w:szCs w:val="24"/>
                  <w:lang w:val="en-US"/>
                </w:rPr>
              </m:ctrlPr>
            </m:sub>
          </m:sSub>
          <m:r>
            <m:rPr/>
            <w:rPr>
              <w:rFonts w:hint="default" w:ascii="Cambria Math" w:hAnsi="Cambria Math" w:cs="宋体"/>
              <w:kern w:val="2"/>
              <w:sz w:val="24"/>
              <w:szCs w:val="24"/>
              <w:lang w:val="en-US" w:eastAsia="zh-CN" w:bidi="ar-SA"/>
            </w:rPr>
            <m:t>)</m:t>
          </m:r>
        </m:oMath>
      </m:oMathPara>
    </w:p>
    <w:p w14:paraId="04C0D202">
      <w:pPr>
        <w:topLinePunct/>
        <w:spacing w:line="360" w:lineRule="auto"/>
        <w:rPr>
          <w:rFonts w:hint="eastAsia" w:hAnsi="Cambria Math" w:cs="宋体"/>
          <w:i w:val="0"/>
          <w:kern w:val="2"/>
          <w:sz w:val="24"/>
          <w:szCs w:val="24"/>
          <w:lang w:val="en-US" w:eastAsia="zh-CN" w:bidi="ar-SA"/>
        </w:rPr>
      </w:pPr>
      <w:r>
        <w:rPr>
          <w:rFonts w:hint="eastAsia" w:hAnsi="Cambria Math" w:cs="宋体"/>
          <w:b/>
          <w:bCs/>
          <w:i w:val="0"/>
          <w:kern w:val="2"/>
          <w:sz w:val="24"/>
          <w:szCs w:val="24"/>
          <w:lang w:val="en-US" w:eastAsia="zh-CN" w:bidi="ar-SA"/>
        </w:rPr>
        <w:t xml:space="preserve">[0013] </w:t>
      </w:r>
      <w:r>
        <w:rPr>
          <w:rFonts w:hint="eastAsia" w:hAnsi="Cambria Math" w:cs="宋体"/>
          <w:i w:val="0"/>
          <w:kern w:val="2"/>
          <w:sz w:val="24"/>
          <w:szCs w:val="24"/>
          <w:lang w:val="en-US" w:eastAsia="zh-CN" w:bidi="ar-SA"/>
        </w:rPr>
        <w:t>步骤S5. 行人重识别检索与优化：本步骤利用所述统一判别特征</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fused</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完成行人重识别任务。在推理阶段，通过计算</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fused</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与图库（Gallery）中行人特征的距离度量以完成行人检索和匹配，距离度量越小，匹配成功的可能性越高。在训练阶段，所述方法结合身份分类损失（ID Loss）和三元组损失（Triplet Loss）对</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fused</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进行优化，以提升行人重识别的检索性能和准确性。所述总损失函数</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L</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total</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可表示为：</w:t>
      </w:r>
    </w:p>
    <w:p w14:paraId="130B5FB2">
      <w:pPr>
        <w:topLinePunct/>
        <w:spacing w:line="360" w:lineRule="auto"/>
        <m:rPr/>
        <w:rPr>
          <w:rFonts w:hint="default" w:hAnsi="Cambria Math" w:cs="Cambria Math"/>
          <w:b w:val="0"/>
          <w:i w:val="0"/>
          <w:kern w:val="2"/>
          <w:sz w:val="24"/>
          <w:szCs w:val="24"/>
          <w:lang w:val="en-US" w:eastAsia="zh-CN" w:bidi="ar-SA"/>
        </w:rPr>
      </w:pPr>
      <m:oMathPara>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L</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total</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m:t>
          </m:r>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L</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ID</m:t>
              </m:r>
              <m:ctrlPr>
                <m:r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Cambria Math"/>
              <w:kern w:val="2"/>
              <w:sz w:val="24"/>
              <w:szCs w:val="24"/>
              <w:lang w:val="en-US" w:eastAsia="zh-CN" w:bidi="ar-SA"/>
            </w:rPr>
            <m:t>λ</m:t>
          </m:r>
          <m:sSub>
            <m:sSubPr>
              <m:ctrlPr>
                <m:rPr/>
                <w:rPr>
                  <w:rFonts w:hint="default" w:ascii="Cambria Math" w:hAnsi="Cambria Math" w:cs="Cambria Math"/>
                  <w:b w:val="0"/>
                  <w:i/>
                  <w:kern w:val="2"/>
                  <w:sz w:val="24"/>
                  <w:szCs w:val="24"/>
                  <w:lang w:val="en-US" w:eastAsia="zh-CN" w:bidi="ar-SA"/>
                </w:rPr>
              </m:ctrlPr>
            </m:sSubPr>
            <m:e>
              <m:r>
                <m:rPr/>
                <w:rPr>
                  <w:rFonts w:hint="default" w:ascii="Cambria Math" w:hAnsi="Cambria Math" w:cs="Cambria Math"/>
                  <w:kern w:val="2"/>
                  <w:sz w:val="24"/>
                  <w:szCs w:val="24"/>
                  <w:lang w:val="en-US" w:eastAsia="zh-CN" w:bidi="ar-SA"/>
                </w:rPr>
                <m:t>L</m:t>
              </m:r>
              <m:ctrlPr>
                <m:rPr/>
                <w:rPr>
                  <w:rFonts w:hint="default" w:ascii="Cambria Math" w:hAnsi="Cambria Math" w:cs="Cambria Math"/>
                  <w:b w:val="0"/>
                  <w:i/>
                  <w:kern w:val="2"/>
                  <w:sz w:val="24"/>
                  <w:szCs w:val="24"/>
                  <w:lang w:val="en-US" w:eastAsia="zh-CN" w:bidi="ar-SA"/>
                </w:rPr>
              </m:ctrlPr>
            </m:e>
            <m:sub>
              <m:r>
                <m:rPr/>
                <w:rPr>
                  <w:rFonts w:hint="default" w:ascii="Cambria Math" w:hAnsi="Cambria Math" w:cs="Cambria Math"/>
                  <w:kern w:val="2"/>
                  <w:sz w:val="24"/>
                  <w:szCs w:val="24"/>
                  <w:lang w:val="en-US" w:eastAsia="zh-CN" w:bidi="ar-SA"/>
                </w:rPr>
                <m:t>Triplet</m:t>
              </m:r>
              <m:ctrlPr>
                <m:rPr/>
                <w:rPr>
                  <w:rFonts w:hint="default" w:ascii="Cambria Math" w:hAnsi="Cambria Math" w:cs="Cambria Math"/>
                  <w:b w:val="0"/>
                  <w:i/>
                  <w:kern w:val="2"/>
                  <w:sz w:val="24"/>
                  <w:szCs w:val="24"/>
                  <w:lang w:val="en-US" w:eastAsia="zh-CN" w:bidi="ar-SA"/>
                </w:rPr>
              </m:ctrlPr>
            </m:sub>
          </m:sSub>
        </m:oMath>
      </m:oMathPara>
    </w:p>
    <w:p w14:paraId="08BDC26C">
      <w:pPr>
        <w:topLinePunct/>
        <w:spacing w:line="360" w:lineRule="auto"/>
        <w:rPr>
          <w:rFonts w:hint="eastAsia" w:ascii="宋体" w:hAnsi="宋体" w:eastAsia="宋体" w:cs="宋体"/>
          <w:sz w:val="24"/>
          <w:szCs w:val="24"/>
        </w:rPr>
      </w:pPr>
      <w:r>
        <m:rPr/>
        <w:rPr>
          <w:rFonts w:hint="eastAsia" w:hAnsi="Cambria Math" w:cs="Cambria Math"/>
          <w:b w:val="0"/>
          <w:i w:val="0"/>
          <w:kern w:val="2"/>
          <w:sz w:val="24"/>
          <w:szCs w:val="24"/>
          <w:lang w:val="en-US" w:eastAsia="zh-CN" w:bidi="ar-SA"/>
        </w:rPr>
        <w:t>其中</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L</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ID</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为身份类损失，确保特征对行人身份具有区分能力；</w:t>
      </w:r>
      <m:oMath>
        <m:sSub>
          <m:sSubPr>
            <m:ctrlPr>
              <w:rPr>
                <w:rFonts w:hint="default" w:ascii="Cambria Math" w:hAnsi="Cambria Math" w:cs="Cambria Math"/>
                <w:b w:val="0"/>
                <w:i/>
                <w:kern w:val="2"/>
                <w:sz w:val="24"/>
                <w:szCs w:val="24"/>
                <w:lang w:val="en-US" w:eastAsia="zh-CN" w:bidi="ar-SA"/>
              </w:rPr>
            </m:ctrlPr>
          </m:sSubPr>
          <m:e>
            <m:r>
              <m:rPr/>
              <w:rPr>
                <w:rFonts w:hint="default" w:ascii="Cambria Math" w:hAnsi="Cambria Math" w:cs="Cambria Math"/>
                <w:kern w:val="2"/>
                <w:sz w:val="24"/>
                <w:szCs w:val="24"/>
                <w:lang w:val="en-US" w:eastAsia="zh-CN" w:bidi="ar-SA"/>
              </w:rPr>
              <m:t>L</m:t>
            </m:r>
            <m:ctrlPr>
              <w:rPr>
                <w:rFonts w:hint="default" w:ascii="Cambria Math" w:hAnsi="Cambria Math" w:cs="Cambria Math"/>
                <w:b w:val="0"/>
                <w:i/>
                <w:kern w:val="2"/>
                <w:sz w:val="24"/>
                <w:szCs w:val="24"/>
                <w:lang w:val="en-US" w:eastAsia="zh-CN" w:bidi="ar-SA"/>
              </w:rPr>
            </m:ctrlPr>
          </m:e>
          <m:sub>
            <m:r>
              <m:rPr/>
              <w:rPr>
                <w:rFonts w:hint="default" w:ascii="Cambria Math" w:hAnsi="Cambria Math" w:cs="Cambria Math"/>
                <w:kern w:val="2"/>
                <w:sz w:val="24"/>
                <w:szCs w:val="24"/>
                <w:lang w:val="en-US" w:eastAsia="zh-CN" w:bidi="ar-SA"/>
              </w:rPr>
              <m:t>Triplet</m:t>
            </m:r>
            <m:ctrlPr>
              <w:rPr>
                <w:rFonts w:hint="default" w:ascii="Cambria Math" w:hAnsi="Cambria Math" w:cs="Cambria Math"/>
                <w:b w:val="0"/>
                <w:i/>
                <w:kern w:val="2"/>
                <w:sz w:val="24"/>
                <w:szCs w:val="24"/>
                <w:lang w:val="en-US" w:eastAsia="zh-CN" w:bidi="ar-SA"/>
              </w:rPr>
            </m:ctrlPr>
          </m:sub>
        </m:sSub>
      </m:oMath>
      <w:r>
        <w:rPr>
          <w:rFonts w:hint="eastAsia" w:hAnsi="Cambria Math" w:cs="Cambria Math"/>
          <w:b w:val="0"/>
          <w:i w:val="0"/>
          <w:kern w:val="2"/>
          <w:sz w:val="24"/>
          <w:szCs w:val="24"/>
          <w:lang w:val="en-US" w:eastAsia="zh-CN" w:bidi="ar-SA"/>
        </w:rPr>
        <w:t>为三元组损失，用于最大化不同行人特征之间的距离（类间距离） 并最小化相同行人特征之间的距离（类内距离）；</w:t>
      </w:r>
      <m:oMath>
        <m:r>
          <m:rPr/>
          <w:rPr>
            <w:rFonts w:hint="default" w:ascii="Cambria Math" w:hAnsi="Cambria Math" w:cs="Cambria Math"/>
            <w:kern w:val="2"/>
            <w:sz w:val="24"/>
            <w:szCs w:val="24"/>
            <w:lang w:val="en-US" w:eastAsia="zh-CN" w:bidi="ar-SA"/>
          </w:rPr>
          <m:t>λ</m:t>
        </m:r>
      </m:oMath>
      <w:r>
        <m:rPr/>
        <w:rPr>
          <w:rFonts w:hint="eastAsia" w:hAnsi="Cambria Math" w:cs="Cambria Math"/>
          <w:i w:val="0"/>
          <w:kern w:val="2"/>
          <w:sz w:val="24"/>
          <w:szCs w:val="24"/>
          <w:lang w:val="en-US" w:eastAsia="zh-CN" w:bidi="ar-SA"/>
        </w:rPr>
        <w:t>为平衡系数，用于</w:t>
      </w:r>
      <w:r>
        <w:rPr>
          <w:rFonts w:ascii="宋体" w:hAnsi="宋体" w:eastAsia="宋体" w:cs="宋体"/>
          <w:sz w:val="24"/>
          <w:szCs w:val="24"/>
        </w:rPr>
        <w:t>调节两种损失的相对权重。</w:t>
      </w:r>
      <w:r>
        <w:commentReference w:id="2"/>
      </w:r>
    </w:p>
    <w:p w14:paraId="3F004D06">
      <w:pPr>
        <w:topLinePunct/>
        <w:spacing w:line="360" w:lineRule="auto"/>
        <w:rPr>
          <w:rFonts w:hint="eastAsia" w:ascii="宋体" w:hAnsi="宋体" w:eastAsia="宋体" w:cs="宋体"/>
          <w:sz w:val="24"/>
          <w:szCs w:val="24"/>
          <w:lang w:eastAsia="zh-CN"/>
        </w:rPr>
      </w:pPr>
    </w:p>
    <w:p w14:paraId="72D8713D">
      <w:pPr>
        <w:shd w:val="clear" w:color="auto" w:fill="FEFEFF"/>
        <w:spacing w:line="360" w:lineRule="auto"/>
        <w:jc w:val="left"/>
        <w:rPr>
          <w:b/>
          <w:sz w:val="24"/>
          <w:szCs w:val="24"/>
        </w:rPr>
      </w:pPr>
      <w:r>
        <w:rPr>
          <w:rFonts w:hint="eastAsia"/>
          <w:b/>
          <w:sz w:val="24"/>
          <w:szCs w:val="24"/>
        </w:rPr>
        <w:t>附图说明</w:t>
      </w:r>
    </w:p>
    <w:p w14:paraId="747D205A">
      <w:pPr>
        <w:spacing w:line="360" w:lineRule="auto"/>
        <w:jc w:val="left"/>
        <w:rPr>
          <w:rFonts w:hint="eastAsia" w:ascii="Times New Roman" w:hAnsi="Times New Roman"/>
          <w:sz w:val="24"/>
          <w:szCs w:val="24"/>
        </w:rPr>
      </w:pPr>
      <w:r>
        <w:rPr>
          <w:rFonts w:hint="eastAsia" w:ascii="Times New Roman" w:hAnsi="Times New Roman"/>
          <w:b/>
          <w:bCs/>
          <w:color w:val="000000"/>
          <w:sz w:val="24"/>
          <w:szCs w:val="24"/>
        </w:rPr>
        <w:t>[</w:t>
      </w:r>
      <w:r>
        <w:rPr>
          <w:rFonts w:ascii="Times New Roman" w:hAnsi="Times New Roman"/>
          <w:b/>
          <w:bCs/>
          <w:color w:val="000000"/>
          <w:sz w:val="24"/>
          <w:szCs w:val="24"/>
        </w:rPr>
        <w:t>001</w:t>
      </w:r>
      <w:r>
        <w:rPr>
          <w:rFonts w:hint="eastAsia" w:ascii="Times New Roman" w:hAnsi="Times New Roman"/>
          <w:b/>
          <w:bCs/>
          <w:color w:val="000000"/>
          <w:sz w:val="24"/>
          <w:szCs w:val="24"/>
          <w:lang w:val="en-US" w:eastAsia="zh-CN"/>
        </w:rPr>
        <w:t>4</w:t>
      </w:r>
      <w:r>
        <w:rPr>
          <w:rFonts w:ascii="Times New Roman" w:hAnsi="Times New Roman"/>
          <w:b/>
          <w:bCs/>
          <w:color w:val="000000"/>
          <w:sz w:val="24"/>
          <w:szCs w:val="24"/>
        </w:rPr>
        <w:t xml:space="preserve">] </w:t>
      </w:r>
      <w:r>
        <w:rPr>
          <w:rFonts w:hint="eastAsia" w:ascii="Times New Roman" w:hAnsi="Times New Roman"/>
          <w:sz w:val="24"/>
          <w:szCs w:val="24"/>
        </w:rPr>
        <w:t>图1为本发明基于多尺度滑动窗口与专家网络的</w:t>
      </w:r>
      <w:r>
        <w:rPr>
          <w:rFonts w:hint="eastAsia" w:ascii="Times New Roman" w:hAnsi="Times New Roman"/>
          <w:sz w:val="24"/>
          <w:szCs w:val="24"/>
          <w:lang w:val="en-US" w:eastAsia="zh-CN"/>
        </w:rPr>
        <w:t>行人重识别</w:t>
      </w:r>
      <w:r>
        <w:rPr>
          <w:rFonts w:hint="eastAsia" w:ascii="Times New Roman" w:hAnsi="Times New Roman"/>
          <w:sz w:val="24"/>
          <w:szCs w:val="24"/>
        </w:rPr>
        <w:t>方法的整体架构流程图。</w:t>
      </w:r>
    </w:p>
    <w:p w14:paraId="14AEAF25">
      <w:pPr>
        <w:spacing w:line="360" w:lineRule="auto"/>
        <w:jc w:val="left"/>
        <w:rPr>
          <w:rFonts w:hint="eastAsia" w:ascii="Times New Roman" w:hAnsi="Times New Roman"/>
          <w:sz w:val="24"/>
          <w:szCs w:val="24"/>
        </w:rPr>
      </w:pPr>
      <w:r>
        <w:rPr>
          <w:rFonts w:hint="eastAsia" w:ascii="Times New Roman" w:hAnsi="Times New Roman"/>
          <w:b/>
          <w:bCs/>
          <w:color w:val="000000"/>
          <w:sz w:val="24"/>
          <w:szCs w:val="24"/>
        </w:rPr>
        <w:t>[</w:t>
      </w:r>
      <w:r>
        <w:rPr>
          <w:rFonts w:ascii="Times New Roman" w:hAnsi="Times New Roman"/>
          <w:b/>
          <w:bCs/>
          <w:color w:val="000000"/>
          <w:sz w:val="24"/>
          <w:szCs w:val="24"/>
        </w:rPr>
        <w:t>001</w:t>
      </w:r>
      <w:r>
        <w:rPr>
          <w:rFonts w:hint="eastAsia" w:ascii="Times New Roman" w:hAnsi="Times New Roman"/>
          <w:b/>
          <w:bCs/>
          <w:color w:val="000000"/>
          <w:sz w:val="24"/>
          <w:szCs w:val="24"/>
          <w:lang w:val="en-US" w:eastAsia="zh-CN"/>
        </w:rPr>
        <w:t>5</w:t>
      </w:r>
      <w:r>
        <w:rPr>
          <w:rFonts w:ascii="Times New Roman" w:hAnsi="Times New Roman"/>
          <w:b/>
          <w:bCs/>
          <w:color w:val="000000"/>
          <w:sz w:val="24"/>
          <w:szCs w:val="24"/>
        </w:rPr>
        <w:t xml:space="preserve">] </w:t>
      </w:r>
      <w:r>
        <w:rPr>
          <w:rFonts w:hint="eastAsia" w:ascii="Times New Roman" w:hAnsi="Times New Roman"/>
          <w:sz w:val="24"/>
          <w:szCs w:val="24"/>
        </w:rPr>
        <w:t>图</w:t>
      </w:r>
      <w:r>
        <w:rPr>
          <w:rFonts w:hint="eastAsia" w:ascii="Times New Roman" w:hAnsi="Times New Roman"/>
          <w:sz w:val="24"/>
          <w:szCs w:val="24"/>
          <w:lang w:val="en-US" w:eastAsia="zh-CN"/>
        </w:rPr>
        <w:t>2</w:t>
      </w:r>
      <w:r>
        <w:rPr>
          <w:rFonts w:hint="eastAsia" w:ascii="Times New Roman" w:hAnsi="Times New Roman"/>
          <w:sz w:val="24"/>
          <w:szCs w:val="24"/>
        </w:rPr>
        <w:t>为本发明多尺度滑动窗口特征提取过程的示意图。</w:t>
      </w:r>
    </w:p>
    <w:p w14:paraId="568FA50F">
      <w:pPr>
        <w:spacing w:line="360" w:lineRule="auto"/>
        <w:jc w:val="left"/>
        <w:rPr>
          <w:rFonts w:hint="eastAsia" w:ascii="Times New Roman" w:hAnsi="Times New Roman"/>
          <w:sz w:val="24"/>
          <w:szCs w:val="24"/>
        </w:rPr>
      </w:pPr>
      <w:r>
        <w:rPr>
          <w:rFonts w:hint="eastAsia" w:ascii="Times New Roman" w:hAnsi="Times New Roman"/>
          <w:b/>
          <w:bCs/>
          <w:color w:val="000000"/>
          <w:sz w:val="24"/>
          <w:szCs w:val="24"/>
        </w:rPr>
        <w:t>[</w:t>
      </w:r>
      <w:r>
        <w:rPr>
          <w:rFonts w:ascii="Times New Roman" w:hAnsi="Times New Roman"/>
          <w:b/>
          <w:bCs/>
          <w:color w:val="000000"/>
          <w:sz w:val="24"/>
          <w:szCs w:val="24"/>
        </w:rPr>
        <w:t>001</w:t>
      </w:r>
      <w:r>
        <w:rPr>
          <w:rFonts w:hint="eastAsia" w:ascii="Times New Roman" w:hAnsi="Times New Roman"/>
          <w:b/>
          <w:bCs/>
          <w:color w:val="000000"/>
          <w:sz w:val="24"/>
          <w:szCs w:val="24"/>
          <w:lang w:val="en-US" w:eastAsia="zh-CN"/>
        </w:rPr>
        <w:t>6</w:t>
      </w:r>
      <w:r>
        <w:rPr>
          <w:rFonts w:ascii="Times New Roman" w:hAnsi="Times New Roman"/>
          <w:b/>
          <w:bCs/>
          <w:color w:val="000000"/>
          <w:sz w:val="24"/>
          <w:szCs w:val="24"/>
        </w:rPr>
        <w:t xml:space="preserve">] </w:t>
      </w:r>
      <w:r>
        <w:rPr>
          <w:rFonts w:hint="eastAsia" w:ascii="Times New Roman" w:hAnsi="Times New Roman"/>
          <w:sz w:val="24"/>
          <w:szCs w:val="24"/>
        </w:rPr>
        <w:t>图</w:t>
      </w:r>
      <w:r>
        <w:rPr>
          <w:rFonts w:hint="eastAsia" w:ascii="Times New Roman" w:hAnsi="Times New Roman"/>
          <w:sz w:val="24"/>
          <w:szCs w:val="24"/>
          <w:lang w:val="en-US" w:eastAsia="zh-CN"/>
        </w:rPr>
        <w:t>3</w:t>
      </w:r>
      <w:r>
        <w:rPr>
          <w:rFonts w:hint="eastAsia" w:ascii="Times New Roman" w:hAnsi="Times New Roman"/>
          <w:sz w:val="24"/>
          <w:szCs w:val="24"/>
        </w:rPr>
        <w:t>为本发明混合专家网络（MoE）与门控网络的结构示意图。</w:t>
      </w:r>
    </w:p>
    <w:p w14:paraId="0E9E5A70">
      <w:pPr>
        <w:shd w:val="clear" w:color="auto" w:fill="FEFEFF"/>
        <w:spacing w:line="360" w:lineRule="auto"/>
        <w:jc w:val="left"/>
        <w:rPr>
          <w:b/>
          <w:sz w:val="24"/>
          <w:szCs w:val="24"/>
        </w:rPr>
      </w:pPr>
    </w:p>
    <w:p w14:paraId="6C002ED6">
      <w:pPr>
        <w:shd w:val="clear" w:color="auto" w:fill="FEFEFF"/>
        <w:spacing w:line="360" w:lineRule="auto"/>
        <w:jc w:val="left"/>
        <w:rPr>
          <w:sz w:val="24"/>
          <w:szCs w:val="24"/>
        </w:rPr>
      </w:pPr>
      <w:commentRangeStart w:id="3"/>
      <w:r>
        <w:rPr>
          <w:rFonts w:hint="eastAsia"/>
          <w:b/>
          <w:sz w:val="24"/>
          <w:szCs w:val="24"/>
        </w:rPr>
        <w:t>具体实施方式</w:t>
      </w:r>
      <w:commentRangeEnd w:id="3"/>
      <w:r>
        <w:commentReference w:id="3"/>
      </w:r>
    </w:p>
    <w:p w14:paraId="69B256F4">
      <w:pPr>
        <w:keepNext w:val="0"/>
        <w:keepLines w:val="0"/>
        <w:widowControl/>
        <w:suppressLineNumbers w:val="0"/>
        <w:spacing w:line="360" w:lineRule="auto"/>
        <w:jc w:val="left"/>
        <w:rPr>
          <w:rFonts w:hint="eastAsia" w:ascii="Times New Roman" w:hAnsi="Times New Roman"/>
          <w:sz w:val="24"/>
          <w:szCs w:val="24"/>
        </w:rPr>
      </w:pPr>
      <w:bookmarkStart w:id="0" w:name="_Hlk98919598"/>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17</w:t>
      </w:r>
      <w:r>
        <w:rPr>
          <w:rFonts w:ascii="Times New Roman" w:hAnsi="Times New Roman"/>
          <w:b/>
          <w:bCs/>
          <w:color w:val="000000"/>
          <w:sz w:val="24"/>
          <w:szCs w:val="24"/>
        </w:rPr>
        <w:t xml:space="preserve">] </w:t>
      </w:r>
      <w:r>
        <w:rPr>
          <w:rFonts w:ascii="宋体" w:hAnsi="宋体" w:eastAsia="宋体" w:cs="宋体"/>
          <w:sz w:val="24"/>
          <w:szCs w:val="24"/>
        </w:rPr>
        <w:t>以下将结合说明书附图对本发明做进一步描述</w:t>
      </w:r>
      <w:r>
        <w:rPr>
          <w:rFonts w:hint="eastAsia" w:ascii="Times New Roman" w:hAnsi="Times New Roman"/>
          <w:sz w:val="24"/>
          <w:szCs w:val="24"/>
        </w:rPr>
        <w:t>。这些实施方式仅用于解释本发明的技术原理，并非限制本发明的应用范围。</w:t>
      </w:r>
    </w:p>
    <w:bookmarkEnd w:id="0"/>
    <w:p w14:paraId="393057A0">
      <w:pPr>
        <w:spacing w:line="360" w:lineRule="auto"/>
        <w:jc w:val="left"/>
        <w:rPr>
          <w:rFonts w:hint="eastAsia" w:ascii="Times New Roman" w:hAnsi="Times New Roman"/>
          <w:b w:val="0"/>
          <w:bCs w:val="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18</w:t>
      </w:r>
      <w:r>
        <w:rPr>
          <w:rFonts w:ascii="Times New Roman" w:hAnsi="Times New Roman"/>
          <w:b/>
          <w:bCs/>
          <w:color w:val="000000"/>
          <w:sz w:val="24"/>
          <w:szCs w:val="24"/>
        </w:rPr>
        <w:t xml:space="preserve">] </w:t>
      </w:r>
      <w:r>
        <w:rPr>
          <w:rFonts w:hint="eastAsia" w:ascii="Times New Roman" w:hAnsi="Times New Roman"/>
          <w:b w:val="0"/>
          <w:bCs w:val="0"/>
          <w:color w:val="000000"/>
          <w:sz w:val="24"/>
          <w:szCs w:val="24"/>
          <w:lang w:val="en-US" w:eastAsia="zh-CN"/>
          <w:rPrChange w:id="0" w:author="Jisoo" w:date="2025-12-08T00:21:28Z">
            <w:rPr>
              <w:rFonts w:hint="eastAsia" w:ascii="Times New Roman" w:hAnsi="Times New Roman"/>
              <w:b/>
              <w:bCs/>
              <w:color w:val="000000"/>
              <w:sz w:val="24"/>
              <w:szCs w:val="24"/>
              <w:lang w:val="en-US" w:eastAsia="zh-CN"/>
            </w:rPr>
          </w:rPrChange>
        </w:rPr>
        <w:t>请参阅</w:t>
      </w:r>
      <w:r>
        <w:rPr>
          <w:rFonts w:hint="eastAsia" w:ascii="宋体" w:hAnsi="宋体" w:eastAsia="宋体" w:cs="宋体"/>
          <w:color w:val="000000"/>
          <w:kern w:val="0"/>
          <w:sz w:val="24"/>
          <w:szCs w:val="24"/>
          <w:lang w:val="en-US" w:eastAsia="zh-CN" w:bidi="ar"/>
        </w:rPr>
        <w:t>图1，</w:t>
      </w:r>
      <w:r>
        <w:rPr>
          <w:rFonts w:hint="eastAsia" w:ascii="宋体" w:hAnsi="宋体" w:cs="宋体"/>
          <w:color w:val="000000"/>
          <w:kern w:val="0"/>
          <w:sz w:val="24"/>
          <w:szCs w:val="24"/>
          <w:lang w:val="en-US" w:eastAsia="zh-CN" w:bidi="ar"/>
        </w:rPr>
        <w:t>本发明提出的</w:t>
      </w:r>
      <w:r>
        <w:rPr>
          <w:rFonts w:hint="eastAsia" w:ascii="宋体" w:hAnsi="宋体" w:eastAsia="宋体" w:cs="宋体"/>
          <w:color w:val="000000"/>
          <w:kern w:val="0"/>
          <w:sz w:val="24"/>
          <w:szCs w:val="24"/>
          <w:lang w:val="en-US" w:eastAsia="zh-CN" w:bidi="ar"/>
        </w:rPr>
        <w:t>基于多尺度滑动窗口与专家网络的</w:t>
      </w:r>
      <w:r>
        <w:rPr>
          <w:rFonts w:hint="eastAsia" w:ascii="宋体" w:hAnsi="宋体" w:cs="宋体"/>
          <w:color w:val="000000"/>
          <w:kern w:val="0"/>
          <w:sz w:val="24"/>
          <w:szCs w:val="24"/>
          <w:lang w:val="en-US" w:eastAsia="zh-CN" w:bidi="ar"/>
        </w:rPr>
        <w:t>行人重识别</w:t>
      </w:r>
      <w:r>
        <w:rPr>
          <w:rFonts w:hint="eastAsia" w:ascii="宋体" w:hAnsi="宋体" w:eastAsia="宋体" w:cs="宋体"/>
          <w:color w:val="000000"/>
          <w:kern w:val="0"/>
          <w:sz w:val="24"/>
          <w:szCs w:val="24"/>
          <w:lang w:val="en-US" w:eastAsia="zh-CN" w:bidi="ar"/>
        </w:rPr>
        <w:t>方法主要包括五个步骤：</w:t>
      </w:r>
      <w:r>
        <w:rPr>
          <w:rFonts w:hint="eastAsia" w:ascii="宋体" w:hAnsi="宋体" w:cs="宋体"/>
          <w:color w:val="000000"/>
          <w:kern w:val="0"/>
          <w:sz w:val="24"/>
          <w:szCs w:val="24"/>
          <w:lang w:val="en-US" w:eastAsia="zh-CN" w:bidi="ar"/>
        </w:rPr>
        <w:t>获取并预处理输入特征</w:t>
      </w:r>
      <w:r>
        <w:rPr>
          <w:rFonts w:hint="eastAsia" w:ascii="宋体" w:hAnsi="宋体" w:eastAsia="宋体" w:cs="宋体"/>
          <w:color w:val="000000"/>
          <w:kern w:val="0"/>
          <w:sz w:val="24"/>
          <w:szCs w:val="24"/>
          <w:lang w:val="en-US" w:eastAsia="zh-CN" w:bidi="ar"/>
        </w:rPr>
        <w:t>、</w:t>
      </w:r>
      <w:r>
        <w:rPr>
          <w:rFonts w:hint="eastAsia" w:ascii="宋体" w:hAnsi="宋体" w:cs="宋体"/>
          <w:color w:val="000000"/>
          <w:kern w:val="0"/>
          <w:sz w:val="24"/>
          <w:szCs w:val="24"/>
          <w:lang w:val="en-US" w:eastAsia="zh-CN" w:bidi="ar"/>
        </w:rPr>
        <w:t>多尺度特征提取</w:t>
      </w:r>
      <w:r>
        <w:rPr>
          <w:rFonts w:hint="eastAsia" w:ascii="宋体" w:hAnsi="宋体" w:eastAsia="宋体" w:cs="宋体"/>
          <w:color w:val="000000"/>
          <w:kern w:val="0"/>
          <w:sz w:val="24"/>
          <w:szCs w:val="24"/>
          <w:lang w:val="en-US" w:eastAsia="zh-CN" w:bidi="ar"/>
        </w:rPr>
        <w:t>、专家网络专业化处理、门控加权融合</w:t>
      </w:r>
      <w:r>
        <w:rPr>
          <w:rFonts w:hint="eastAsia" w:ascii="宋体" w:hAnsi="宋体" w:cs="宋体"/>
          <w:color w:val="000000"/>
          <w:kern w:val="0"/>
          <w:sz w:val="24"/>
          <w:szCs w:val="24"/>
          <w:lang w:val="en-US" w:eastAsia="zh-CN" w:bidi="ar"/>
        </w:rPr>
        <w:t>与输出、行人重识别检索与优化</w:t>
      </w:r>
      <w:r>
        <w:rPr>
          <w:rFonts w:hint="eastAsia" w:ascii="Times New Roman" w:hAnsi="Times New Roman"/>
          <w:b w:val="0"/>
          <w:bCs w:val="0"/>
          <w:sz w:val="24"/>
          <w:szCs w:val="24"/>
          <w:lang w:val="en-US" w:eastAsia="zh-CN"/>
        </w:rPr>
        <w:t>。</w:t>
      </w:r>
    </w:p>
    <w:p w14:paraId="7D1BA2A5">
      <w:pPr>
        <w:spacing w:line="360" w:lineRule="auto"/>
        <w:jc w:val="left"/>
        <w:rPr>
          <w:rFonts w:hint="eastAsia" w:ascii="宋体" w:hAnsi="宋体" w:cs="宋体"/>
          <w:sz w:val="24"/>
          <w:szCs w:val="24"/>
          <w:lang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19</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sz w:val="24"/>
          <w:szCs w:val="24"/>
        </w:rPr>
        <w:t>在具体实施时，本发明的方法旨在通过多尺度滑动窗口和混合专家网络（MoE）机制，提升行人重识别（ReID）任务中特征的判别性。首先，获取并预处理输入特征模块对输入的行人图像进行特征提取和特征编码与归一化处理，通过空间池化和线性变换实现维度对齐，并通过层归一化稳定特征分布，为后续融合提供基础。其次，多尺度特征提取模块对经过预处理的特征图采用不同尺度的滑动窗口进行划分，提取具有不同感受野范围的局部特征子集，从而获得层次化的多尺度特征表示。然后，专家网络专业化处理模块基于混合专家机制构建多个具有差异化参数配置的专家子网络，将不同尺度特征分别输入对应专家网络中进行专业化建模，增强特征表示的判别性和泛化性。接着，门控网络动态决策模块根据输入特征的语义分布和上下文信息，通过</w:t>
      </w:r>
      <m:oMath>
        <m:r>
          <m:rPr/>
          <w:rPr>
            <w:rFonts w:hint="default" w:ascii="Cambria Math" w:hAnsi="Cambria Math" w:cs="宋体"/>
            <w:kern w:val="2"/>
            <w:sz w:val="24"/>
            <w:szCs w:val="24"/>
            <w:lang w:val="en-US" w:eastAsia="zh-CN" w:bidi="ar-SA"/>
          </w:rPr>
          <m:t>Softmax</m:t>
        </m:r>
      </m:oMath>
      <w:r>
        <w:rPr>
          <w:rFonts w:hint="eastAsia" w:ascii="宋体" w:hAnsi="宋体" w:eastAsia="宋体" w:cs="宋体"/>
          <w:sz w:val="24"/>
          <w:szCs w:val="24"/>
        </w:rPr>
        <w:t>函数生成归一化的权重分布，动态调整各专家网络输出的融合权重。最后，加权融合与输出模块将经门控网络加权后的多尺度专家特征进行融合，采用基于多头注意力机制的策略生成层次化、稳健的全局特征表示，并用于行人重识别检索与优化，从而提升模型在复杂视觉任务中的性能。</w:t>
      </w:r>
      <w:r>
        <w:rPr>
          <w:rFonts w:hint="eastAsia" w:ascii="宋体" w:hAnsi="宋体" w:cs="宋体"/>
          <w:sz w:val="24"/>
          <w:szCs w:val="24"/>
          <w:lang w:eastAsia="zh-CN"/>
        </w:rPr>
        <w:t>。</w:t>
      </w:r>
    </w:p>
    <w:p w14:paraId="59347046">
      <w:pPr>
        <w:spacing w:line="360" w:lineRule="auto"/>
        <w:jc w:val="left"/>
        <w:rPr>
          <w:rFonts w:hint="eastAsia" w:ascii="宋体" w:hAnsi="宋体" w:cs="宋体"/>
          <w:sz w:val="24"/>
          <w:szCs w:val="24"/>
          <w:lang w:val="en-US" w:eastAsia="zh-CN"/>
        </w:rPr>
      </w:pPr>
      <w:commentRangeStart w:id="4"/>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20</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sz w:val="24"/>
          <w:szCs w:val="24"/>
          <w:lang w:val="en-US" w:eastAsia="zh-CN"/>
        </w:rPr>
        <w:t>本</w:t>
      </w:r>
      <w:r>
        <w:rPr>
          <w:rFonts w:hint="eastAsia" w:ascii="宋体" w:hAnsi="宋体" w:cs="宋体"/>
          <w:sz w:val="24"/>
          <w:szCs w:val="24"/>
          <w:lang w:val="en-US" w:eastAsia="zh-CN"/>
        </w:rPr>
        <w:t>发明的实施例如下：</w:t>
      </w:r>
      <w:commentRangeEnd w:id="4"/>
      <w:r>
        <w:commentReference w:id="4"/>
      </w:r>
    </w:p>
    <w:p w14:paraId="74C2C8B1">
      <w:pPr>
        <w:spacing w:line="360" w:lineRule="auto"/>
        <w:jc w:val="left"/>
        <w:rPr>
          <w:rFonts w:hint="eastAsia" w:ascii="宋体" w:hAnsi="宋体" w:cs="宋体"/>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21</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cs="宋体"/>
          <w:sz w:val="24"/>
          <w:szCs w:val="24"/>
          <w:lang w:val="en-US" w:eastAsia="zh-CN"/>
        </w:rPr>
        <w:t>步骤S1 获取并预处理输入特征</w:t>
      </w:r>
      <w:ins w:id="1" w:author="Jisoo" w:date="2025-12-08T00:22:09Z">
        <w:r>
          <w:rPr>
            <w:rFonts w:hint="eastAsia" w:ascii="宋体" w:hAnsi="宋体" w:cs="宋体"/>
            <w:sz w:val="24"/>
            <w:szCs w:val="24"/>
            <w:lang w:val="en-US" w:eastAsia="zh-CN"/>
          </w:rPr>
          <w:t>：</w:t>
        </w:r>
      </w:ins>
      <w:del w:id="2" w:author="Jisoo" w:date="2025-12-08T00:22:06Z">
        <w:r>
          <w:rPr>
            <w:rFonts w:hint="eastAsia" w:ascii="宋体" w:hAnsi="宋体" w:cs="宋体"/>
            <w:sz w:val="24"/>
            <w:szCs w:val="24"/>
            <w:lang w:val="en-US" w:eastAsia="zh-CN"/>
          </w:rPr>
          <w:delText>：</w:delText>
        </w:r>
      </w:del>
    </w:p>
    <w:p w14:paraId="7F39B7D7">
      <w:pPr>
        <w:spacing w:line="360" w:lineRule="auto"/>
        <w:jc w:val="left"/>
        <w:rPr>
          <w:rFonts w:hint="eastAsia" w:ascii="Times New Roman" w:hAnsi="Times New Roman"/>
          <w:b w:val="0"/>
          <w:bCs w:val="0"/>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22</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Times New Roman" w:hAnsi="Times New Roman"/>
          <w:b w:val="0"/>
          <w:bCs w:val="0"/>
          <w:color w:val="000000"/>
          <w:sz w:val="24"/>
          <w:szCs w:val="24"/>
          <w:lang w:val="en-US" w:eastAsia="zh-CN"/>
        </w:rPr>
        <w:t>对于输入的视觉特征图：</w:t>
      </w:r>
    </w:p>
    <w:p w14:paraId="3278339D">
      <w:pPr>
        <w:spacing w:line="360" w:lineRule="auto"/>
        <w:jc w:val="left"/>
        <w:rPr>
          <w:rFonts w:hint="eastAsia" w:hAnsi="Cambria Math" w:cs="Cambria Math"/>
          <w:b w:val="0"/>
          <w:bCs w:val="0"/>
          <w:i w:val="0"/>
          <w:color w:val="000000"/>
          <w:kern w:val="2"/>
          <w:sz w:val="24"/>
          <w:szCs w:val="24"/>
          <w:lang w:val="en-US" w:eastAsia="zh-CN" w:bidi="ar-SA"/>
        </w:rPr>
      </w:pPr>
      <m:oMathPara>
        <m:oMath>
          <m:r>
            <m:rPr/>
            <w:rPr>
              <w:rFonts w:hint="default" w:ascii="Cambria Math" w:hAnsi="Cambria Math" w:cs="Times New Roman"/>
              <w:color w:val="000000"/>
              <w:kern w:val="2"/>
              <w:sz w:val="24"/>
              <w:szCs w:val="24"/>
              <w:lang w:val="en-US" w:eastAsia="zh-CN" w:bidi="ar-SA"/>
            </w:rPr>
            <m:t>X</m:t>
          </m:r>
          <m:r>
            <m:rPr/>
            <w:rPr>
              <w:rFonts w:ascii="Cambria Math" w:hAnsi="Cambria Math" w:cs="Times New Roman"/>
              <w:color w:val="000000"/>
              <w:kern w:val="2"/>
              <w:sz w:val="24"/>
              <w:szCs w:val="24"/>
              <w:lang w:val="en-US" w:bidi="ar-SA"/>
            </w:rPr>
            <m:t>∈</m:t>
          </m:r>
          <m:sSup>
            <m:sSupPr>
              <m:ctrlPr>
                <w:rPr>
                  <w:rFonts w:hint="default" w:ascii="Cambria Math" w:hAnsi="Cambria Math" w:cs="Cambria Math"/>
                  <w:b w:val="0"/>
                  <w:bCs w:val="0"/>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b w:val="0"/>
                  <w:bCs w:val="0"/>
                  <w:i/>
                  <w:color w:val="000000"/>
                  <w:kern w:val="2"/>
                  <w:sz w:val="24"/>
                  <w:szCs w:val="24"/>
                  <w:lang w:val="en-US" w:eastAsia="zh-CN" w:bidi="ar-SA"/>
                </w:rPr>
              </m:ctrlPr>
            </m:e>
            <m:sup>
              <m:r>
                <m:rPr/>
                <w:rPr>
                  <w:rFonts w:hint="default" w:ascii="Cambria Math" w:hAnsi="Cambria Math" w:cs="Cambria Math"/>
                  <w:color w:val="000000"/>
                  <w:kern w:val="2"/>
                  <w:sz w:val="24"/>
                  <w:szCs w:val="24"/>
                  <w:lang w:val="en-US" w:eastAsia="zh-CN" w:bidi="ar-SA"/>
                </w:rPr>
                <m:t>H</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W</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C</m:t>
              </m:r>
              <m:ctrlPr>
                <w:rPr>
                  <w:rFonts w:hint="default" w:ascii="Cambria Math" w:hAnsi="Cambria Math" w:cs="Cambria Math"/>
                  <w:b w:val="0"/>
                  <w:bCs w:val="0"/>
                  <w:i/>
                  <w:color w:val="000000"/>
                  <w:kern w:val="2"/>
                  <w:sz w:val="24"/>
                  <w:szCs w:val="24"/>
                  <w:lang w:val="en-US" w:eastAsia="zh-CN" w:bidi="ar-SA"/>
                </w:rPr>
              </m:ctrlPr>
            </m:sup>
          </m:sSup>
        </m:oMath>
      </m:oMathPara>
    </w:p>
    <w:p w14:paraId="701D43C6">
      <w:pPr>
        <w:spacing w:line="360" w:lineRule="auto"/>
        <w:jc w:val="left"/>
        <w:rPr>
          <w:rFonts w:hint="default" w:hAnsi="Cambria Math" w:cs="Cambria Math"/>
          <w:b w:val="0"/>
          <w:bCs w:val="0"/>
          <w:i w:val="0"/>
          <w:color w:val="000000"/>
          <w:kern w:val="2"/>
          <w:sz w:val="24"/>
          <w:szCs w:val="24"/>
          <w:lang w:val="en-US" w:eastAsia="zh-CN" w:bidi="ar-SA"/>
        </w:rPr>
      </w:pPr>
      <w:r>
        <w:rPr>
          <w:rFonts w:hint="eastAsia" w:hAnsi="Cambria Math" w:cs="Cambria Math"/>
          <w:b w:val="0"/>
          <w:bCs w:val="0"/>
          <w:i w:val="0"/>
          <w:color w:val="000000"/>
          <w:kern w:val="2"/>
          <w:sz w:val="24"/>
          <w:szCs w:val="24"/>
          <w:lang w:val="en-US" w:eastAsia="zh-CN" w:bidi="ar-SA"/>
        </w:rPr>
        <w:t>其中</w:t>
      </w:r>
      <m:oMath>
        <m:r>
          <m:rPr/>
          <w:rPr>
            <w:rFonts w:hint="default" w:ascii="Cambria Math" w:hAnsi="Cambria Math" w:cs="Cambria Math"/>
            <w:color w:val="000000"/>
            <w:kern w:val="2"/>
            <w:sz w:val="24"/>
            <w:szCs w:val="24"/>
            <w:lang w:val="en-US" w:eastAsia="zh-CN" w:bidi="ar-SA"/>
          </w:rPr>
          <m:t>H</m:t>
        </m:r>
      </m:oMath>
      <w:r>
        <m:rPr/>
        <w:rPr>
          <w:rFonts w:hint="eastAsia" w:hAnsi="Cambria Math" w:cs="Cambria Math"/>
          <w:i w:val="0"/>
          <w:color w:val="000000"/>
          <w:kern w:val="2"/>
          <w:sz w:val="24"/>
          <w:szCs w:val="24"/>
          <w:lang w:val="en-US" w:eastAsia="zh-CN" w:bidi="ar-SA"/>
        </w:rPr>
        <w:t>,</w:t>
      </w:r>
      <w:r>
        <w:rPr>
          <w:rFonts w:hint="eastAsia" w:hAnsi="Cambria Math" w:cs="Cambria Math"/>
          <w:b w:val="0"/>
          <w:bCs w:val="0"/>
          <w:i w:val="0"/>
          <w:color w:val="000000"/>
          <w:kern w:val="2"/>
          <w:sz w:val="24"/>
          <w:szCs w:val="24"/>
          <w:lang w:val="en-US" w:eastAsia="zh-CN" w:bidi="ar-SA"/>
        </w:rPr>
        <w:t>W</w:t>
      </w:r>
      <w:r>
        <m:rPr/>
        <w:rPr>
          <w:rFonts w:hint="eastAsia" w:hAnsi="Cambria Math" w:cs="Cambria Math"/>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C</m:t>
        </m:r>
      </m:oMath>
      <w:r>
        <w:rPr>
          <w:rFonts w:hint="eastAsia" w:hAnsi="Cambria Math" w:cs="Cambria Math"/>
          <w:b w:val="0"/>
          <w:bCs w:val="0"/>
          <w:i w:val="0"/>
          <w:color w:val="000000"/>
          <w:kern w:val="2"/>
          <w:sz w:val="24"/>
          <w:szCs w:val="24"/>
          <w:lang w:val="en-US" w:eastAsia="zh-CN" w:bidi="ar-SA"/>
        </w:rPr>
        <w:t xml:space="preserve"> 分别表示特征图的高度、宽度和通道数。本实施例设置</w:t>
      </w:r>
      <m:oMath>
        <m:r>
          <m:rPr/>
          <w:rPr>
            <w:rFonts w:hint="default" w:ascii="Cambria Math" w:hAnsi="Cambria Math" w:cs="Cambria Math"/>
            <w:color w:val="000000"/>
            <w:kern w:val="2"/>
            <w:sz w:val="24"/>
            <w:szCs w:val="24"/>
            <w:lang w:val="en-US" w:eastAsia="zh-CN" w:bidi="ar-SA"/>
          </w:rPr>
          <m:t>K=3</m:t>
        </m:r>
      </m:oMath>
      <w:r>
        <w:rPr>
          <w:rFonts w:hint="eastAsia" w:hAnsi="Cambria Math" w:cs="Cambria Math"/>
          <w:b w:val="0"/>
          <w:bCs w:val="0"/>
          <w:i w:val="0"/>
          <w:color w:val="000000"/>
          <w:kern w:val="2"/>
          <w:sz w:val="24"/>
          <w:szCs w:val="24"/>
          <w:lang w:val="en-US" w:eastAsia="zh-CN" w:bidi="ar-SA"/>
        </w:rPr>
        <w:t>个不同尺度的滑动窗口</w:t>
      </w:r>
      <w:r>
        <w:rPr>
          <w:rFonts w:hint="default" w:ascii="Times New Roman" w:hAnsi="Times New Roman" w:cs="Times New Roman"/>
          <w:b w:val="0"/>
          <w:bCs w:val="0"/>
          <w:i w:val="0"/>
          <w:color w:val="000000"/>
          <w:kern w:val="2"/>
          <w:sz w:val="24"/>
          <w:szCs w:val="24"/>
          <w:lang w:val="en-US" w:eastAsia="zh-CN" w:bidi="ar-SA"/>
        </w:rPr>
        <w:t>S</w:t>
      </w:r>
      <w:r>
        <w:rPr>
          <w:rFonts w:hint="default" w:ascii="Times New Roman" w:hAnsi="Times New Roman" w:cs="Times New Roman"/>
          <w:b w:val="0"/>
          <w:bCs w:val="0"/>
          <w:i w:val="0"/>
          <w:color w:val="000000"/>
          <w:kern w:val="2"/>
          <w:sz w:val="24"/>
          <w:szCs w:val="24"/>
          <w:vertAlign w:val="subscript"/>
          <w:lang w:val="en-US" w:eastAsia="zh-CN" w:bidi="ar-SA"/>
        </w:rPr>
        <w:t>1</w:t>
      </w:r>
      <w:r>
        <w:rPr>
          <w:rFonts w:hint="default" w:ascii="Times New Roman" w:hAnsi="Times New Roman" w:cs="Times New Roman"/>
          <w:b w:val="0"/>
          <w:bCs w:val="0"/>
          <w:i w:val="0"/>
          <w:color w:val="000000"/>
          <w:kern w:val="2"/>
          <w:sz w:val="24"/>
          <w:szCs w:val="24"/>
          <w:lang w:val="en-US" w:eastAsia="zh-CN" w:bidi="ar-SA"/>
        </w:rPr>
        <w:t>、S</w:t>
      </w:r>
      <w:r>
        <w:rPr>
          <w:rFonts w:hint="default" w:ascii="Times New Roman" w:hAnsi="Times New Roman" w:cs="Times New Roman"/>
          <w:b w:val="0"/>
          <w:bCs w:val="0"/>
          <w:i w:val="0"/>
          <w:color w:val="000000"/>
          <w:kern w:val="2"/>
          <w:sz w:val="24"/>
          <w:szCs w:val="24"/>
          <w:vertAlign w:val="subscript"/>
          <w:lang w:val="en-US" w:eastAsia="zh-CN" w:bidi="ar-SA"/>
        </w:rPr>
        <w:t>2</w:t>
      </w:r>
      <w:r>
        <w:rPr>
          <w:rFonts w:hint="eastAsia" w:hAnsi="Cambria Math" w:cs="Cambria Math"/>
          <w:b w:val="0"/>
          <w:bCs w:val="0"/>
          <w:i w:val="0"/>
          <w:color w:val="000000"/>
          <w:kern w:val="2"/>
          <w:sz w:val="24"/>
          <w:szCs w:val="24"/>
          <w:lang w:val="en-US" w:eastAsia="zh-CN" w:bidi="ar-SA"/>
        </w:rPr>
        <w:t>和</w:t>
      </w:r>
      <w:r>
        <w:rPr>
          <w:rFonts w:hint="default" w:ascii="Times New Roman" w:hAnsi="Times New Roman" w:cs="Times New Roman"/>
          <w:b w:val="0"/>
          <w:bCs w:val="0"/>
          <w:i w:val="0"/>
          <w:color w:val="000000"/>
          <w:kern w:val="2"/>
          <w:sz w:val="24"/>
          <w:szCs w:val="24"/>
          <w:lang w:val="en-US" w:eastAsia="zh-CN" w:bidi="ar-SA"/>
        </w:rPr>
        <w:t>S</w:t>
      </w:r>
      <w:r>
        <w:rPr>
          <w:rFonts w:hint="default" w:ascii="Times New Roman" w:hAnsi="Times New Roman" w:cs="Times New Roman"/>
          <w:b w:val="0"/>
          <w:bCs w:val="0"/>
          <w:i w:val="0"/>
          <w:color w:val="000000"/>
          <w:kern w:val="2"/>
          <w:sz w:val="24"/>
          <w:szCs w:val="24"/>
          <w:vertAlign w:val="subscript"/>
          <w:lang w:val="en-US" w:eastAsia="zh-CN" w:bidi="ar-SA"/>
        </w:rPr>
        <w:t>3</w:t>
      </w:r>
      <w:r>
        <w:rPr>
          <w:rFonts w:hint="eastAsia" w:hAnsi="Cambria Math" w:cs="Cambria Math"/>
          <w:b w:val="0"/>
          <w:bCs w:val="0"/>
          <w:i w:val="0"/>
          <w:color w:val="000000"/>
          <w:kern w:val="2"/>
          <w:sz w:val="24"/>
          <w:szCs w:val="24"/>
          <w:lang w:val="en-US" w:eastAsia="zh-CN" w:bidi="ar-SA"/>
        </w:rPr>
        <w:t>，分别为：</w:t>
      </w:r>
    </w:p>
    <w:p w14:paraId="43BA8712">
      <w:pPr>
        <w:spacing w:line="360" w:lineRule="auto"/>
        <w:jc w:val="left"/>
        <w:rPr>
          <w:rFonts w:hint="eastAsia" w:hAnsi="Cambria Math" w:cs="Cambria Math"/>
          <w:bCs w:val="0"/>
          <w:i w:val="0"/>
          <w:color w:val="000000"/>
          <w:kern w:val="2"/>
          <w:sz w:val="24"/>
          <w:szCs w:val="24"/>
          <w:lang w:val="en-US" w:eastAsia="zh-CN" w:bidi="ar-SA"/>
        </w:rPr>
      </w:pPr>
      <m:oMathPara>
        <m:oMath>
          <m:sSub>
            <m:sSubPr>
              <m:ctrlPr>
                <w:rPr>
                  <w:rFonts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1</m:t>
              </m:r>
              <m:ctrlPr>
                <w:rPr>
                  <w:rFonts w:ascii="Cambria Math" w:hAnsi="Cambria Math" w:cs="Cambria Math"/>
                  <w:bCs w:val="0"/>
                  <w:i/>
                  <w:color w:val="000000"/>
                  <w:kern w:val="2"/>
                  <w:sz w:val="24"/>
                  <w:szCs w:val="24"/>
                  <w:lang w:val="en-US" w:bidi="ar-SA"/>
                </w:rPr>
              </m:ctrlPr>
            </m:sub>
          </m:sSub>
          <m:r>
            <m:rPr/>
            <w:rPr>
              <w:rFonts w:hint="default" w:ascii="Cambria Math" w:hAnsi="Cambria Math" w:cs="Cambria Math"/>
              <w:color w:val="000000"/>
              <w:kern w:val="2"/>
              <w:sz w:val="24"/>
              <w:szCs w:val="24"/>
              <w:lang w:val="en-US" w:eastAsia="zh-CN" w:bidi="ar-SA"/>
            </w:rPr>
            <m:t>=4</m:t>
          </m:r>
          <m:r>
            <m:rPr/>
            <w:rPr>
              <w:rFonts w:hint="eastAsia" w:ascii="Cambria Math" w:hAnsi="Cambria Math" w:cs="Cambria Math"/>
              <w:color w:val="000000"/>
              <w:kern w:val="2"/>
              <w:sz w:val="24"/>
              <w:szCs w:val="24"/>
              <w:lang w:val="en-US" w:eastAsia="zh-CN" w:bidi="ar-SA"/>
            </w:rPr>
            <m:t>，</m:t>
          </m:r>
          <m:sSub>
            <m:sSubPr>
              <m:ctrlPr>
                <w:rPr>
                  <w:rFonts w:hint="eastAsia"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w:rPr>
                  <w:rFonts w:hint="eastAsia"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2</m:t>
              </m:r>
              <m:ctrlPr>
                <w:rPr>
                  <w:rFonts w:hint="eastAsia"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=8</m:t>
          </m:r>
          <m:r>
            <m:rPr/>
            <w:rPr>
              <w:rFonts w:hint="eastAsia" w:ascii="Cambria Math" w:hAnsi="Cambria Math" w:cs="Cambria Math"/>
              <w:color w:val="000000"/>
              <w:kern w:val="2"/>
              <w:sz w:val="24"/>
              <w:szCs w:val="24"/>
              <w:lang w:val="en-US" w:eastAsia="zh-CN" w:bidi="ar-SA"/>
            </w:rPr>
            <m:t>，</m:t>
          </m:r>
          <m:sSub>
            <m:sSubPr>
              <m:ctrlPr>
                <w:rPr>
                  <w:rFonts w:hint="eastAsia"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w:rPr>
                  <w:rFonts w:hint="eastAsia"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3</m:t>
              </m:r>
              <m:ctrlPr>
                <w:rPr>
                  <w:rFonts w:hint="eastAsia"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=16</m:t>
          </m:r>
        </m:oMath>
      </m:oMathPara>
    </w:p>
    <w:p w14:paraId="76428FC2">
      <w:pPr>
        <w:spacing w:line="360" w:lineRule="auto"/>
        <w:jc w:val="left"/>
        <w:rPr>
          <w:rFonts w:hint="eastAsia" w:hAnsi="Cambria Math" w:cs="Cambria Math"/>
          <w:bCs w:val="0"/>
          <w:i w:val="0"/>
          <w:color w:val="000000"/>
          <w:kern w:val="2"/>
          <w:sz w:val="24"/>
          <w:szCs w:val="24"/>
          <w:lang w:val="en-US" w:eastAsia="zh-CN" w:bidi="ar-SA"/>
        </w:rPr>
      </w:pPr>
      <w:r>
        <w:rPr>
          <w:rFonts w:hint="eastAsia" w:hAnsi="Cambria Math" w:cs="Cambria Math"/>
          <w:bCs w:val="0"/>
          <w:i w:val="0"/>
          <w:color w:val="000000"/>
          <w:kern w:val="2"/>
          <w:sz w:val="24"/>
          <w:szCs w:val="24"/>
          <w:lang w:val="en-US" w:eastAsia="zh-CN" w:bidi="ar-SA"/>
        </w:rPr>
        <w:t>对应</w:t>
      </w:r>
      <m:oMath>
        <m:r>
          <m:rPr/>
          <w:rPr>
            <w:rFonts w:hint="default" w:ascii="Cambria Math" w:hAnsi="Cambria Math" w:cs="Cambria Math"/>
            <w:color w:val="000000"/>
            <w:kern w:val="2"/>
            <w:sz w:val="24"/>
            <w:szCs w:val="24"/>
            <w:lang w:val="en-US" w:eastAsia="zh-CN" w:bidi="ar-SA"/>
          </w:rPr>
          <m:t>4×4</m:t>
        </m:r>
      </m:oMath>
      <w:r>
        <w:rPr>
          <w:rFonts w:hint="eastAsia" w:hAnsi="Cambria Math" w:cs="Cambria Math"/>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8×8</m:t>
        </m:r>
      </m:oMath>
      <w:r>
        <w:rPr>
          <w:rFonts w:hint="eastAsia" w:hAnsi="Cambria Math" w:cs="Cambria Math"/>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16×16</m:t>
        </m:r>
      </m:oMath>
      <w:r>
        <w:rPr>
          <w:rFonts w:hint="eastAsia" w:hAnsi="Cambria Math" w:cs="Cambria Math"/>
          <w:bCs w:val="0"/>
          <w:i w:val="0"/>
          <w:color w:val="000000"/>
          <w:kern w:val="2"/>
          <w:sz w:val="24"/>
          <w:szCs w:val="24"/>
          <w:lang w:val="en-US" w:eastAsia="zh-CN" w:bidi="ar-SA"/>
        </w:rPr>
        <w:t xml:space="preserve">的窗口大小。滑动窗口步长 </w:t>
      </w:r>
      <m:oMath>
        <m:r>
          <m:rPr/>
          <w:rPr>
            <w:rFonts w:hint="default" w:ascii="Cambria Math" w:hAnsi="Cambria Math" w:cs="Cambria Math"/>
            <w:color w:val="000000"/>
            <w:kern w:val="2"/>
            <w:sz w:val="24"/>
            <w:szCs w:val="24"/>
            <w:lang w:val="en-US" w:eastAsia="zh-CN" w:bidi="ar-SA"/>
          </w:rPr>
          <m:t>stride</m:t>
        </m:r>
      </m:oMath>
      <w:r>
        <w:rPr>
          <w:rFonts w:hint="eastAsia" w:hAnsi="Cambria Math" w:cs="Cambria Math"/>
          <w:bCs w:val="0"/>
          <w:i w:val="0"/>
          <w:color w:val="000000"/>
          <w:kern w:val="2"/>
          <w:sz w:val="24"/>
          <w:szCs w:val="24"/>
          <w:lang w:val="en-US" w:eastAsia="zh-CN" w:bidi="ar-SA"/>
        </w:rPr>
        <w:t xml:space="preserve"> 设置为2，采用重叠滑动方式以增加特征覆盖范围。对于第</w:t>
      </w:r>
      <m:oMath>
        <m:r>
          <m:rPr/>
          <w:rPr>
            <w:rFonts w:hint="default" w:ascii="Cambria Math" w:hAnsi="Cambria Math" w:cs="Cambria Math"/>
            <w:color w:val="000000"/>
            <w:kern w:val="2"/>
            <w:sz w:val="24"/>
            <w:szCs w:val="24"/>
            <w:lang w:val="en-US" w:eastAsia="zh-CN" w:bidi="ar-SA"/>
          </w:rPr>
          <m:t>i</m:t>
        </m:r>
      </m:oMath>
      <w:r>
        <w:rPr>
          <w:rFonts w:hint="eastAsia" w:hAnsi="Cambria Math" w:cs="Cambria Math"/>
          <w:bCs w:val="0"/>
          <w:i w:val="0"/>
          <w:color w:val="000000"/>
          <w:kern w:val="2"/>
          <w:sz w:val="24"/>
          <w:szCs w:val="24"/>
          <w:lang w:val="en-US" w:eastAsia="zh-CN" w:bidi="ar-SA"/>
        </w:rPr>
        <w:t>个尺度</w:t>
      </w:r>
      <m:oMath>
        <m:r>
          <m:rPr/>
          <w:rPr>
            <w:rFonts w:hint="default" w:ascii="Cambria Math" w:hAnsi="Cambria Math" w:cs="Cambria Math"/>
            <w:color w:val="000000"/>
            <w:kern w:val="2"/>
            <w:sz w:val="24"/>
            <w:szCs w:val="24"/>
            <w:lang w:val="en-US" w:eastAsia="zh-CN" w:bidi="ar-SA"/>
          </w:rPr>
          <m:t>(i</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{1,2,3})</m:t>
        </m:r>
      </m:oMath>
      <w:r>
        <w:rPr>
          <w:rFonts w:hint="eastAsia" w:hAnsi="Cambria Math" w:cs="Cambria Math"/>
          <w:bCs w:val="0"/>
          <w:i w:val="0"/>
          <w:color w:val="000000"/>
          <w:kern w:val="2"/>
          <w:sz w:val="24"/>
          <w:szCs w:val="24"/>
          <w:lang w:val="en-US" w:eastAsia="zh-CN" w:bidi="ar-SA"/>
        </w:rPr>
        <w:t>，其滑动窗口大小为</w:t>
      </w:r>
      <m:oMath>
        <m:sSub>
          <m:sSubPr>
            <m:ctrlPr>
              <w:rPr>
                <w:rFonts w:hint="eastAsia" w:ascii="Cambria Math" w:hAnsi="Cambria Math" w:cs="Cambria Math"/>
                <w:bCs w:val="0"/>
                <w:i w:val="0"/>
                <w:color w:val="000000"/>
                <w:kern w:val="2"/>
                <w:sz w:val="24"/>
                <w:szCs w:val="24"/>
                <w:lang w:val="en-US" w:eastAsia="zh-CN" w:bidi="ar-SA"/>
              </w:rPr>
            </m:ctrlPr>
          </m:sSubPr>
          <m:e>
            <m:r>
              <m:rPr>
                <m:sty m:val="p"/>
              </m:rPr>
              <w:rPr>
                <w:rFonts w:hint="default" w:ascii="Cambria Math" w:hAnsi="Cambria Math" w:cs="Cambria Math"/>
                <w:color w:val="000000"/>
                <w:kern w:val="2"/>
                <w:sz w:val="24"/>
                <w:szCs w:val="24"/>
                <w:lang w:val="en-US" w:eastAsia="zh-CN" w:bidi="ar-SA"/>
              </w:rPr>
              <m:t>S</m:t>
            </m:r>
            <m:ctrlPr>
              <w:rPr>
                <w:rFonts w:hint="eastAsia" w:ascii="Cambria Math" w:hAnsi="Cambria Math" w:cs="Cambria Math"/>
                <w:bCs w:val="0"/>
                <w:i w:val="0"/>
                <w:color w:val="000000"/>
                <w:kern w:val="2"/>
                <w:sz w:val="24"/>
                <w:szCs w:val="24"/>
                <w:lang w:val="en-US" w:eastAsia="zh-CN" w:bidi="ar-SA"/>
              </w:rPr>
            </m:ctrlPr>
          </m:e>
          <m:sub>
            <m:r>
              <m:rPr>
                <m:sty m:val="p"/>
              </m:rPr>
              <w:rPr>
                <w:rFonts w:hint="default" w:ascii="Cambria Math" w:hAnsi="Cambria Math" w:cs="Cambria Math"/>
                <w:color w:val="000000"/>
                <w:kern w:val="2"/>
                <w:sz w:val="24"/>
                <w:szCs w:val="24"/>
                <w:lang w:val="en-US" w:eastAsia="zh-CN" w:bidi="ar-SA"/>
              </w:rPr>
              <m:t>i</m:t>
            </m:r>
            <m:ctrlPr>
              <w:rPr>
                <w:rFonts w:hint="eastAsia" w:ascii="Cambria Math" w:hAnsi="Cambria Math" w:cs="Cambria Math"/>
                <w:bCs w:val="0"/>
                <w:i w:val="0"/>
                <w:color w:val="000000"/>
                <w:kern w:val="2"/>
                <w:sz w:val="24"/>
                <w:szCs w:val="24"/>
                <w:lang w:val="en-US" w:eastAsia="zh-CN" w:bidi="ar-SA"/>
              </w:rPr>
            </m:ctrlPr>
          </m:sub>
        </m:sSub>
      </m:oMath>
      <w:r>
        <w:rPr>
          <w:rFonts w:hint="eastAsia" w:hAnsi="Cambria Math" w:cs="Cambria Math"/>
          <w:bCs w:val="0"/>
          <w:i w:val="0"/>
          <w:color w:val="000000"/>
          <w:kern w:val="2"/>
          <w:sz w:val="24"/>
          <w:szCs w:val="24"/>
          <w:lang w:val="en-US" w:eastAsia="zh-CN" w:bidi="ar-SA"/>
        </w:rPr>
        <w:t>，则提取的多尺度特征子集可表示为：</w:t>
      </w:r>
    </w:p>
    <w:p w14:paraId="24F5CDDE">
      <w:pPr>
        <w:spacing w:line="360" w:lineRule="auto"/>
        <w:jc w:val="left"/>
        <w:rPr>
          <w:rFonts w:hint="default" w:hAnsi="Cambria Math" w:cs="Cambria Math"/>
          <w:bCs w:val="0"/>
          <w:i w:val="0"/>
          <w:color w:val="000000"/>
          <w:kern w:val="2"/>
          <w:sz w:val="24"/>
          <w:szCs w:val="24"/>
          <w:lang w:val="en-US" w:eastAsia="zh-CN" w:bidi="ar-SA"/>
        </w:rPr>
      </w:pPr>
      <m:oMathPara>
        <m:oMath>
          <m:sSub>
            <m:sSubPr>
              <m:ctrlPr>
                <m:rPr/>
                <w:rPr>
                  <w:rFonts w:hint="default" w:ascii="Cambria Math" w:hAnsi="Cambria Math" w:cs="Cambria Math"/>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F</m:t>
              </m:r>
              <m:ctrlPr>
                <m:r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i</m:t>
              </m:r>
              <m:ctrlPr>
                <m:rPr/>
                <w:rPr>
                  <w:rFonts w:hint="default" w:ascii="Cambria Math" w:hAnsi="Cambria Math" w:cs="Cambria Math"/>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m:t>
          </m:r>
          <m:sSub>
            <m:sSubPr>
              <m:ctrlPr>
                <m:r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f</m:t>
              </m:r>
              <m:ctrlPr>
                <m:r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i,j</m:t>
              </m:r>
              <m:ctrlPr>
                <m:r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|j=1,...,</m:t>
          </m:r>
          <m:sSub>
            <m:sSubPr>
              <m:ctrlPr>
                <m:r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M</m:t>
              </m:r>
              <m:ctrlPr>
                <m:r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i</m:t>
              </m:r>
              <m:ctrlPr>
                <m:r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m:t>
          </m:r>
        </m:oMath>
      </m:oMathPara>
    </w:p>
    <w:p w14:paraId="0F78912A">
      <w:pPr>
        <w:spacing w:line="360" w:lineRule="auto"/>
        <w:jc w:val="left"/>
        <w:rPr>
          <w:rFonts w:hint="eastAsia" w:hAnsi="Cambria Math" w:cs="Cambria Math"/>
          <w:bCs w:val="0"/>
          <w:i w:val="0"/>
          <w:color w:val="000000"/>
          <w:kern w:val="2"/>
          <w:sz w:val="24"/>
          <w:szCs w:val="24"/>
          <w:lang w:val="en-US" w:eastAsia="zh-CN" w:bidi="ar-SA"/>
        </w:rPr>
      </w:pPr>
      <w:r>
        <w:rPr>
          <w:rFonts w:hint="eastAsia" w:hAnsi="Cambria Math" w:cs="Cambria Math"/>
          <w:bCs w:val="0"/>
          <w:i w:val="0"/>
          <w:color w:val="000000"/>
          <w:kern w:val="2"/>
          <w:sz w:val="24"/>
          <w:szCs w:val="24"/>
          <w:lang w:val="en-US" w:eastAsia="zh-CN" w:bidi="ar-SA"/>
        </w:rPr>
        <w:t>其中</w:t>
      </w:r>
      <m:oMath>
        <m:sSub>
          <m:sSubPr>
            <m:ctrl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f</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i,j</m:t>
            </m:r>
            <m:ctrlPr>
              <w:rPr>
                <w:rFonts w:hint="default" w:ascii="Cambria Math" w:hAnsi="Cambria Math" w:cs="Cambria Math"/>
                <w:bCs w:val="0"/>
                <w:i/>
                <w:color w:val="000000"/>
                <w:kern w:val="2"/>
                <w:sz w:val="24"/>
                <w:szCs w:val="24"/>
                <w:lang w:val="en-US" w:eastAsia="zh-CN" w:bidi="ar-SA"/>
              </w:rPr>
            </m:ctrlPr>
          </m:sub>
        </m:sSub>
      </m:oMath>
      <w:r>
        <w:rPr>
          <w:rFonts w:hint="eastAsia" w:hAnsi="Cambria Math" w:cs="Cambria Math"/>
          <w:b w:val="0"/>
          <w:bCs w:val="0"/>
          <w:i w:val="0"/>
          <w:color w:val="000000"/>
          <w:kern w:val="2"/>
          <w:sz w:val="24"/>
          <w:szCs w:val="24"/>
          <w:lang w:val="en-US" w:eastAsia="zh-CN" w:bidi="ar-SA"/>
        </w:rPr>
        <w:t>表示第</w:t>
      </w:r>
      <m:oMath>
        <m:r>
          <m:rPr/>
          <w:rPr>
            <w:rFonts w:hint="default" w:ascii="Cambria Math" w:hAnsi="Cambria Math" w:cs="Cambria Math"/>
            <w:color w:val="000000"/>
            <w:kern w:val="2"/>
            <w:sz w:val="24"/>
            <w:szCs w:val="24"/>
            <w:lang w:val="en-US" w:eastAsia="zh-CN" w:bidi="ar-SA"/>
          </w:rPr>
          <m:t>i</m:t>
        </m:r>
      </m:oMath>
      <w:r>
        <w:rPr>
          <w:rFonts w:hint="eastAsia" w:hAnsi="Cambria Math" w:cs="Cambria Math"/>
          <w:b w:val="0"/>
          <w:bCs w:val="0"/>
          <w:i w:val="0"/>
          <w:color w:val="000000"/>
          <w:kern w:val="2"/>
          <w:sz w:val="24"/>
          <w:szCs w:val="24"/>
          <w:lang w:val="en-US" w:eastAsia="zh-CN" w:bidi="ar-SA"/>
        </w:rPr>
        <w:t>个尺度下第</w:t>
      </w:r>
      <m:oMath>
        <m:r>
          <m:rPr/>
          <w:rPr>
            <w:rFonts w:hint="default" w:ascii="Cambria Math" w:hAnsi="Cambria Math" w:cs="Cambria Math"/>
            <w:color w:val="000000"/>
            <w:kern w:val="2"/>
            <w:sz w:val="24"/>
            <w:szCs w:val="24"/>
            <w:lang w:val="en-US" w:eastAsia="zh-CN" w:bidi="ar-SA"/>
          </w:rPr>
          <m:t>j</m:t>
        </m:r>
      </m:oMath>
      <w:r>
        <m:rPr/>
        <w:rPr>
          <w:rFonts w:hint="eastAsia" w:hAnsi="Cambria Math" w:cs="Cambria Math"/>
          <w:i w:val="0"/>
          <w:color w:val="000000"/>
          <w:kern w:val="2"/>
          <w:sz w:val="24"/>
          <w:szCs w:val="24"/>
          <w:lang w:val="en-US" w:eastAsia="zh-CN" w:bidi="ar-SA"/>
        </w:rPr>
        <w:t>个位置</w:t>
      </w:r>
      <w:r>
        <w:rPr>
          <w:rFonts w:hint="eastAsia" w:hAnsi="Cambria Math" w:cs="Cambria Math"/>
          <w:b w:val="0"/>
          <w:bCs w:val="0"/>
          <w:i w:val="0"/>
          <w:color w:val="000000"/>
          <w:kern w:val="2"/>
          <w:sz w:val="24"/>
          <w:szCs w:val="24"/>
          <w:lang w:val="en-US" w:eastAsia="zh-CN" w:bidi="ar-SA"/>
        </w:rPr>
        <w:t>的特征子块，再对该特征子块进行特征编码。首先，通过全局平均池化</w:t>
      </w:r>
      <m:oMath>
        <m:r>
          <m:rPr/>
          <w:rPr>
            <w:rFonts w:hint="default" w:ascii="Cambria Math" w:hAnsi="Cambria Math" w:cs="Cambria Math"/>
            <w:color w:val="000000"/>
            <w:kern w:val="2"/>
            <w:sz w:val="24"/>
            <w:szCs w:val="24"/>
            <w:lang w:val="en-US" w:eastAsia="zh-CN" w:bidi="ar-SA"/>
          </w:rPr>
          <m:t>GlobalAbgPooling(</m:t>
        </m:r>
        <m:r>
          <m:rPr/>
          <w:rPr>
            <w:rFonts w:hint="eastAsia" w:ascii="Cambria Math" w:hAnsi="Cambria Math" w:cs="Cambria Math"/>
            <w:color w:val="000000"/>
            <w:kern w:val="2"/>
            <w:sz w:val="24"/>
            <w:szCs w:val="24"/>
            <w:lang w:val="en-US" w:eastAsia="zh-CN" w:bidi="ar-SA"/>
          </w:rPr>
          <m:t>·</m:t>
        </m:r>
        <m:r>
          <m:rPr/>
          <w:rPr>
            <w:rFonts w:hint="default" w:ascii="Cambria Math" w:hAnsi="Cambria Math" w:cs="Cambria Math"/>
            <w:color w:val="000000"/>
            <w:kern w:val="2"/>
            <w:sz w:val="24"/>
            <w:szCs w:val="24"/>
            <w:lang w:val="en-US" w:eastAsia="zh-CN" w:bidi="ar-SA"/>
          </w:rPr>
          <m:t>)</m:t>
        </m:r>
      </m:oMath>
      <w:r>
        <m:rPr/>
        <w:rPr>
          <w:rFonts w:hint="eastAsia" w:hAnsi="Cambria Math" w:cs="Cambria Math"/>
          <w:b w:val="0"/>
          <w:bCs w:val="0"/>
          <w:i w:val="0"/>
          <w:color w:val="000000"/>
          <w:kern w:val="2"/>
          <w:sz w:val="24"/>
          <w:szCs w:val="24"/>
          <w:lang w:val="en-US" w:eastAsia="zh-CN" w:bidi="ar-SA"/>
        </w:rPr>
        <w:t>和展平操作</w:t>
      </w:r>
      <m:oMath>
        <m:r>
          <m:rPr/>
          <w:rPr>
            <w:rFonts w:hint="default" w:ascii="Cambria Math" w:hAnsi="Cambria Math" w:cs="Cambria Math"/>
            <w:color w:val="000000"/>
            <w:kern w:val="2"/>
            <w:sz w:val="24"/>
            <w:szCs w:val="24"/>
            <w:lang w:val="en-US" w:eastAsia="zh-CN" w:bidi="ar-SA"/>
          </w:rPr>
          <m:t>Flatten(</m:t>
        </m:r>
        <m:r>
          <m:rPr/>
          <w:rPr>
            <w:rFonts w:hint="eastAsia" w:ascii="Cambria Math" w:hAnsi="Cambria Math" w:cs="Cambria Math"/>
            <w:color w:val="000000"/>
            <w:kern w:val="2"/>
            <w:sz w:val="24"/>
            <w:szCs w:val="24"/>
            <w:lang w:val="en-US" w:eastAsia="zh-CN" w:bidi="ar-SA"/>
          </w:rPr>
          <m:t>·</m:t>
        </m:r>
        <m:r>
          <m:rPr/>
          <w:rPr>
            <w:rFonts w:hint="default" w:ascii="Cambria Math" w:hAnsi="Cambria Math" w:cs="Cambria Math"/>
            <w:color w:val="000000"/>
            <w:kern w:val="2"/>
            <w:sz w:val="24"/>
            <w:szCs w:val="24"/>
            <w:lang w:val="en-US" w:eastAsia="zh-CN" w:bidi="ar-SA"/>
          </w:rPr>
          <m:t>)</m:t>
        </m:r>
      </m:oMath>
      <w:r>
        <m:rPr/>
        <w:rPr>
          <w:rFonts w:hint="eastAsia" w:hAnsi="Cambria Math" w:cs="Cambria Math"/>
          <w:b w:val="0"/>
          <w:bCs w:val="0"/>
          <w:i w:val="0"/>
          <w:color w:val="000000"/>
          <w:kern w:val="2"/>
          <w:sz w:val="24"/>
          <w:szCs w:val="24"/>
          <w:lang w:val="en-US" w:eastAsia="zh-CN" w:bidi="ar-SA"/>
        </w:rPr>
        <w:t>将特征子块压缩，随后通过线性变换层</w:t>
      </w:r>
      <m:oMath>
        <m:r>
          <m:rPr/>
          <w:rPr>
            <w:rFonts w:hint="default" w:ascii="Cambria Math" w:hAnsi="Cambria Math" w:cs="Cambria Math"/>
            <w:color w:val="000000"/>
            <w:kern w:val="2"/>
            <w:sz w:val="24"/>
            <w:szCs w:val="24"/>
            <w:lang w:val="en-US" w:eastAsia="zh-CN" w:bidi="ar-SA"/>
          </w:rPr>
          <m:t>Linear(</m:t>
        </m:r>
        <m:r>
          <m:rPr/>
          <w:rPr>
            <w:rFonts w:hint="eastAsia" w:ascii="Cambria Math" w:hAnsi="Cambria Math" w:cs="Cambria Math"/>
            <w:color w:val="000000"/>
            <w:kern w:val="2"/>
            <w:sz w:val="24"/>
            <w:szCs w:val="24"/>
            <w:lang w:val="en-US" w:eastAsia="zh-CN" w:bidi="ar-SA"/>
          </w:rPr>
          <m:t>·</m:t>
        </m:r>
        <m:r>
          <m:rPr/>
          <w:rPr>
            <w:rFonts w:hint="default" w:ascii="Cambria Math" w:hAnsi="Cambria Math" w:cs="Cambria Math"/>
            <w:color w:val="000000"/>
            <w:kern w:val="2"/>
            <w:sz w:val="24"/>
            <w:szCs w:val="24"/>
            <w:lang w:val="en-US" w:eastAsia="zh-CN" w:bidi="ar-SA"/>
          </w:rPr>
          <m:t>)</m:t>
        </m:r>
      </m:oMath>
      <w:r>
        <m:rPr/>
        <w:rPr>
          <w:rFonts w:hint="eastAsia" w:hAnsi="Cambria Math" w:cs="Cambria Math"/>
          <w:b w:val="0"/>
          <w:bCs w:val="0"/>
          <w:i w:val="0"/>
          <w:color w:val="000000"/>
          <w:kern w:val="2"/>
          <w:sz w:val="24"/>
          <w:szCs w:val="24"/>
          <w:lang w:val="en-US" w:eastAsia="zh-CN" w:bidi="ar-SA"/>
        </w:rPr>
        <w:t>将其编码为固定维度的特征向量</w:t>
      </w:r>
      <m:oMath>
        <m:sSub>
          <m:sSubPr>
            <m:ctrlPr>
              <w:rPr>
                <w:rFonts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z</m:t>
            </m:r>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i,j</m:t>
            </m:r>
            <m:ctrlPr>
              <w:rPr>
                <w:rFonts w:ascii="Cambria Math" w:hAnsi="Cambria Math" w:cs="Cambria Math"/>
                <w:bCs w:val="0"/>
                <w:i/>
                <w:color w:val="000000"/>
                <w:kern w:val="2"/>
                <w:sz w:val="24"/>
                <w:szCs w:val="24"/>
                <w:lang w:val="en-US" w:bidi="ar-SA"/>
              </w:rPr>
            </m:ctrlPr>
          </m:sub>
        </m:sSub>
      </m:oMath>
      <w:r>
        <w:rPr>
          <w:rFonts w:hint="eastAsia" w:hAnsi="Cambria Math" w:cs="Cambria Math"/>
          <w:bCs w:val="0"/>
          <w:i w:val="0"/>
          <w:color w:val="000000"/>
          <w:kern w:val="2"/>
          <w:sz w:val="24"/>
          <w:szCs w:val="24"/>
          <w:lang w:val="en-US" w:eastAsia="zh-CN" w:bidi="ar-SA"/>
        </w:rPr>
        <w:t>：</w:t>
      </w:r>
    </w:p>
    <w:p w14:paraId="742E019B">
      <w:pPr>
        <w:spacing w:line="360" w:lineRule="auto"/>
        <w:jc w:val="left"/>
        <w:rPr>
          <w:rFonts w:hint="default" w:hAnsi="Cambria Math" w:eastAsia="宋体" w:cs="Cambria Math"/>
          <w:bCs w:val="0"/>
          <w:i w:val="0"/>
          <w:color w:val="000000"/>
          <w:kern w:val="2"/>
          <w:sz w:val="24"/>
          <w:szCs w:val="24"/>
          <w:lang w:val="en-US" w:eastAsia="zh-CN" w:bidi="ar-SA"/>
        </w:rPr>
      </w:pPr>
      <m:oMathPara>
        <m:oMath>
          <m:sSub>
            <m:sSubPr>
              <m:ctrlPr>
                <w:rPr>
                  <w:rFonts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z</m:t>
              </m:r>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i,j</m:t>
              </m:r>
              <m:ctrlPr>
                <w:rPr>
                  <w:rFonts w:ascii="Cambria Math" w:hAnsi="Cambria Math" w:cs="Cambria Math"/>
                  <w:bCs w:val="0"/>
                  <w:i/>
                  <w:color w:val="000000"/>
                  <w:kern w:val="2"/>
                  <w:sz w:val="24"/>
                  <w:szCs w:val="24"/>
                  <w:lang w:val="en-US" w:bidi="ar-SA"/>
                </w:rPr>
              </m:ctrlPr>
            </m:sub>
          </m:sSub>
          <m:r>
            <m:rPr/>
            <w:rPr>
              <w:rFonts w:hint="default" w:ascii="Cambria Math" w:hAnsi="Cambria Math" w:cs="Cambria Math"/>
              <w:color w:val="000000"/>
              <w:kern w:val="2"/>
              <w:sz w:val="24"/>
              <w:szCs w:val="24"/>
              <w:lang w:val="en-US" w:eastAsia="zh-CN" w:bidi="ar-SA"/>
            </w:rPr>
            <m:t>=Linear(</m:t>
          </m:r>
          <m:r>
            <m:rPr/>
            <w:rPr>
              <w:rFonts w:hint="default" w:ascii="Cambria Math" w:hAnsi="Cambria Math" w:cs="Cambria Math"/>
              <w:color w:val="000000"/>
              <w:kern w:val="2"/>
              <w:sz w:val="24"/>
              <w:szCs w:val="24"/>
              <w:lang w:val="en-US" w:eastAsia="zh-CN" w:bidi="ar-SA"/>
            </w:rPr>
            <m:t>GlobalAbgPooling(</m:t>
          </m:r>
          <m:sSub>
            <m:sSubPr>
              <m:ctrlPr>
                <m:rPr/>
                <w:rPr>
                  <w:rFonts w:hint="default" w:ascii="Cambria Math" w:hAnsi="Cambria Math" w:cs="Cambria Math"/>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f</m:t>
              </m:r>
              <m:ctrlPr>
                <m:r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i,j</m:t>
              </m:r>
              <m:ctrlPr>
                <m:rPr/>
                <w:rPr>
                  <w:rFonts w:hint="default" w:ascii="Cambria Math" w:hAnsi="Cambria Math" w:cs="Cambria Math"/>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m:t>
          </m:r>
          <m:r>
            <m:rPr/>
            <w:rPr>
              <w:rFonts w:hint="default" w:ascii="Cambria Math" w:hAnsi="Cambria Math" w:cs="Cambria Math"/>
              <w:color w:val="000000"/>
              <w:kern w:val="2"/>
              <w:sz w:val="24"/>
              <w:szCs w:val="24"/>
              <w:lang w:val="en-US" w:eastAsia="zh-CN" w:bidi="ar-SA"/>
            </w:rPr>
            <m:t>)</m:t>
          </m:r>
        </m:oMath>
      </m:oMathPara>
    </w:p>
    <w:p w14:paraId="3881CA2E">
      <w:pPr>
        <w:spacing w:line="360" w:lineRule="auto"/>
        <w:jc w:val="left"/>
        <w:rPr>
          <w:rFonts w:hint="eastAsia" w:ascii="宋体" w:hAnsi="宋体" w:cs="宋体"/>
          <w:sz w:val="24"/>
          <w:szCs w:val="24"/>
          <w:lang w:eastAsia="zh-CN"/>
        </w:rPr>
      </w:pPr>
      <w:r>
        <w:rPr>
          <w:rFonts w:hint="eastAsia" w:hAnsi="Cambria Math" w:cs="Cambria Math"/>
          <w:b w:val="0"/>
          <w:bCs w:val="0"/>
          <w:i w:val="0"/>
          <w:color w:val="000000"/>
          <w:kern w:val="2"/>
          <w:sz w:val="24"/>
          <w:szCs w:val="24"/>
          <w:lang w:val="en-US" w:eastAsia="zh-CN" w:bidi="ar-SA"/>
        </w:rPr>
        <w:t>其中</w:t>
      </w:r>
      <m:oMath>
        <m:r>
          <m:rPr/>
          <w:rPr>
            <w:rFonts w:hint="default" w:ascii="Cambria Math" w:hAnsi="Cambria Math" w:cs="Cambria Math"/>
            <w:color w:val="000000"/>
            <w:kern w:val="2"/>
            <w:sz w:val="24"/>
            <w:szCs w:val="24"/>
            <w:lang w:val="en-US" w:eastAsia="zh-CN" w:bidi="ar-SA"/>
          </w:rPr>
          <m:t>Linear(</m:t>
        </m:r>
        <m:r>
          <m:rPr/>
          <w:rPr>
            <w:rFonts w:hint="eastAsia" w:ascii="Cambria Math" w:hAnsi="Cambria Math" w:cs="Cambria Math"/>
            <w:color w:val="000000"/>
            <w:kern w:val="2"/>
            <w:sz w:val="24"/>
            <w:szCs w:val="24"/>
            <w:lang w:val="en-US" w:eastAsia="zh-CN" w:bidi="ar-SA"/>
          </w:rPr>
          <m:t>·</m:t>
        </m:r>
        <m:r>
          <m:rPr/>
          <w:rPr>
            <w:rFonts w:hint="default" w:ascii="Cambria Math" w:hAnsi="Cambria Math" w:cs="Cambria Math"/>
            <w:color w:val="000000"/>
            <w:kern w:val="2"/>
            <w:sz w:val="24"/>
            <w:szCs w:val="24"/>
            <w:lang w:val="en-US" w:eastAsia="zh-CN" w:bidi="ar-SA"/>
          </w:rPr>
          <m:t>)</m:t>
        </m:r>
      </m:oMath>
      <w:r>
        <m:rPr/>
        <w:rPr>
          <w:rFonts w:hint="eastAsia" w:hAnsi="Cambria Math" w:cs="Cambria Math"/>
          <w:i w:val="0"/>
          <w:color w:val="000000"/>
          <w:kern w:val="2"/>
          <w:sz w:val="24"/>
          <w:szCs w:val="24"/>
          <w:lang w:val="en-US" w:eastAsia="zh-CN" w:bidi="ar-SA"/>
        </w:rPr>
        <w:t>为线性映射函数，用于将特征维度统一；最后，对编码后的特征向量</w:t>
      </w:r>
      <m:oMath>
        <m:sSub>
          <m:sSubPr>
            <m:ctrlPr>
              <w:rPr>
                <w:rFonts w:ascii="Cambria Math" w:hAnsi="Cambria Math" w:cs="Cambria Math"/>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z</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i,j</m:t>
            </m:r>
            <m:ctrlPr>
              <w:rPr>
                <w:rFonts w:ascii="Cambria Math" w:hAnsi="Cambria Math" w:cs="Cambria Math"/>
                <w:i/>
                <w:color w:val="000000"/>
                <w:kern w:val="2"/>
                <w:sz w:val="24"/>
                <w:szCs w:val="24"/>
                <w:lang w:val="en-US" w:bidi="ar-SA"/>
              </w:rPr>
            </m:ctrlPr>
          </m:sub>
        </m:sSub>
      </m:oMath>
      <w:r>
        <w:rPr>
          <w:rFonts w:hint="eastAsia" w:hAnsi="Cambria Math" w:cs="Cambria Math"/>
          <w:i w:val="0"/>
          <w:color w:val="000000"/>
          <w:kern w:val="2"/>
          <w:sz w:val="24"/>
          <w:szCs w:val="24"/>
          <w:lang w:val="en-US" w:eastAsia="zh-CN" w:bidi="ar-SA"/>
        </w:rPr>
        <w:t>进行层归一化处理，以保证</w:t>
      </w:r>
      <w:r>
        <w:rPr>
          <w:rFonts w:ascii="宋体" w:hAnsi="宋体" w:eastAsia="宋体" w:cs="宋体"/>
          <w:sz w:val="24"/>
          <w:szCs w:val="24"/>
        </w:rPr>
        <w:t>特征分布的稳定性和模型的训练效率</w:t>
      </w:r>
      <w:r>
        <w:rPr>
          <w:rFonts w:hint="eastAsia" w:ascii="宋体" w:hAnsi="宋体" w:cs="宋体"/>
          <w:sz w:val="24"/>
          <w:szCs w:val="24"/>
          <w:lang w:eastAsia="zh-CN"/>
        </w:rPr>
        <w:t>：</w:t>
      </w:r>
    </w:p>
    <w:p w14:paraId="0D26B581">
      <w:pPr>
        <w:topLinePunct/>
        <w:spacing w:line="360" w:lineRule="auto"/>
        <w:rPr>
          <w:rFonts w:ascii="宋体" w:hAnsi="宋体" w:eastAsia="宋体" w:cs="宋体"/>
          <w:sz w:val="24"/>
          <w:szCs w:val="24"/>
        </w:rPr>
      </w:pPr>
      <m:oMathPara>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z</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=LN(</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z</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 xml:space="preserve">)=  </m:t>
          </m:r>
          <m:r>
            <m:rPr/>
            <w:rPr>
              <w:rFonts w:ascii="Cambria Math" w:hAnsi="Cambria Math" w:cs="宋体"/>
              <w:kern w:val="2"/>
              <w:sz w:val="24"/>
              <w:szCs w:val="24"/>
              <w:lang w:val="en-US" w:bidi="ar-SA"/>
            </w:rPr>
            <m:t>γ</m:t>
          </m:r>
          <m:f>
            <m:fPr>
              <m:ctrlPr>
                <w:rPr>
                  <w:rFonts w:ascii="Cambria Math" w:hAnsi="Cambria Math" w:cs="宋体"/>
                  <w:i/>
                  <w:kern w:val="2"/>
                  <w:sz w:val="24"/>
                  <w:szCs w:val="24"/>
                  <w:lang w:val="en-US" w:bidi="ar-SA"/>
                </w:rPr>
              </m:ctrlPr>
            </m:fPr>
            <m:num>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z</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μ</m:t>
              </m:r>
              <m:ctrlPr>
                <w:rPr>
                  <w:rFonts w:ascii="Cambria Math" w:hAnsi="Cambria Math" w:cs="宋体"/>
                  <w:i/>
                  <w:kern w:val="2"/>
                  <w:sz w:val="24"/>
                  <w:szCs w:val="24"/>
                  <w:lang w:val="en-US" w:bidi="ar-SA"/>
                </w:rPr>
              </m:ctrlPr>
            </m:num>
            <m:den>
              <m:r>
                <m:rPr/>
                <w:rPr>
                  <w:rFonts w:ascii="Cambria Math" w:hAnsi="Cambria Math" w:cs="宋体"/>
                  <w:kern w:val="2"/>
                  <w:sz w:val="24"/>
                  <w:szCs w:val="24"/>
                  <w:lang w:val="en-US" w:bidi="ar-SA"/>
                </w:rPr>
                <m:t>σ</m:t>
              </m:r>
              <m:ctrlPr>
                <w:rPr>
                  <w:rFonts w:ascii="Cambria Math" w:hAnsi="Cambria Math" w:cs="宋体"/>
                  <w:i/>
                  <w:kern w:val="2"/>
                  <w:sz w:val="24"/>
                  <w:szCs w:val="24"/>
                  <w:lang w:val="en-US" w:bidi="ar-SA"/>
                </w:rPr>
              </m:ctrlPr>
            </m:den>
          </m:f>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β</m:t>
          </m:r>
        </m:oMath>
      </m:oMathPara>
    </w:p>
    <w:p w14:paraId="66EF8C17">
      <w:pPr>
        <w:numPr>
          <w:ilvl w:val="0"/>
          <w:numId w:val="0"/>
        </w:numPr>
        <w:topLinePunct/>
        <w:spacing w:line="360" w:lineRule="auto"/>
        <w:jc w:val="both"/>
        <w:rPr>
          <w:rFonts w:hint="eastAsia" w:ascii="宋体" w:hAnsi="宋体" w:cs="宋体"/>
          <w:sz w:val="24"/>
          <w:szCs w:val="24"/>
          <w:lang w:val="en-US" w:eastAsia="zh-CN"/>
        </w:rPr>
      </w:pPr>
      <w:r>
        <w:rPr>
          <w:rFonts w:hint="eastAsia" w:hAnsi="Cambria Math" w:cs="Cambria Math"/>
          <w:i w:val="0"/>
          <w:kern w:val="2"/>
          <w:sz w:val="24"/>
          <w:szCs w:val="24"/>
          <w:lang w:val="en-US" w:eastAsia="zh-CN" w:bidi="ar-SA"/>
        </w:rPr>
        <w:t>其中</w:t>
      </w:r>
      <m:oMath>
        <m:r>
          <m:rPr/>
          <w:rPr>
            <w:rFonts w:ascii="Cambria Math" w:hAnsi="Cambria Math" w:cs="Cambria Math"/>
            <w:kern w:val="2"/>
            <w:sz w:val="24"/>
            <w:szCs w:val="24"/>
            <w:lang w:val="en-US" w:bidi="ar-SA"/>
          </w:rPr>
          <m:t>μ</m:t>
        </m:r>
        <m:r>
          <m:rPr/>
          <w:rPr>
            <w:rFonts w:hint="default" w:ascii="Cambria Math" w:hAnsi="Cambria Math" w:cs="Cambria Math"/>
            <w:kern w:val="2"/>
            <w:sz w:val="24"/>
            <w:szCs w:val="24"/>
            <w:lang w:val="en-US" w:eastAsia="zh-CN" w:bidi="ar-SA"/>
          </w:rPr>
          <m:t>,σ</m:t>
        </m:r>
      </m:oMath>
      <w:r>
        <w:rPr>
          <w:rFonts w:hint="eastAsia" w:hAnsi="Cambria Math" w:cs="Cambria Math"/>
          <w:b w:val="0"/>
          <w:i w:val="0"/>
          <w:kern w:val="2"/>
          <w:sz w:val="24"/>
          <w:szCs w:val="24"/>
          <w:lang w:val="en-US" w:eastAsia="zh-CN" w:bidi="ar-SA"/>
        </w:rPr>
        <w:t>为均值和标准差，</w:t>
      </w:r>
      <m:oMath>
        <m:r>
          <m:rPr/>
          <w:rPr>
            <w:rFonts w:ascii="Cambria Math" w:hAnsi="Cambria Math" w:cs="Cambria Math"/>
            <w:kern w:val="2"/>
            <w:sz w:val="24"/>
            <w:szCs w:val="24"/>
            <w:lang w:val="en-US" w:bidi="ar-SA"/>
          </w:rPr>
          <m:t>γ</m:t>
        </m:r>
        <m:r>
          <m:rPr/>
          <w:rPr>
            <w:rFonts w:hint="default" w:ascii="Cambria Math" w:hAnsi="Cambria Math" w:cs="Cambria Math"/>
            <w:kern w:val="2"/>
            <w:sz w:val="24"/>
            <w:szCs w:val="24"/>
            <w:lang w:val="en-US" w:eastAsia="zh-CN" w:bidi="ar-SA"/>
          </w:rPr>
          <m:t>,β</m:t>
        </m:r>
      </m:oMath>
      <w:r>
        <w:rPr>
          <w:rFonts w:hint="eastAsia" w:hAnsi="Cambria Math" w:cs="Cambria Math"/>
          <w:b w:val="0"/>
          <w:i w:val="0"/>
          <w:kern w:val="2"/>
          <w:sz w:val="24"/>
          <w:szCs w:val="24"/>
          <w:lang w:val="en-US" w:eastAsia="zh-CN" w:bidi="ar-SA"/>
        </w:rPr>
        <w:t>为可学习参数，</w:t>
      </w:r>
      <m:oMath>
        <m:r>
          <m:rPr/>
          <w:rPr>
            <w:rFonts w:ascii="Cambria Math" w:hAnsi="Cambria Math" w:cs="Cambria Math"/>
            <w:kern w:val="2"/>
            <w:sz w:val="24"/>
            <w:szCs w:val="24"/>
            <w:lang w:val="en-US" w:bidi="ar-SA"/>
          </w:rPr>
          <m:t>ε</m:t>
        </m:r>
      </m:oMath>
      <w:r>
        <w:rPr>
          <w:rFonts w:hint="eastAsia" w:hAnsi="Cambria Math" w:cs="Cambria Math"/>
          <w:i w:val="0"/>
          <w:kern w:val="2"/>
          <w:sz w:val="24"/>
          <w:szCs w:val="24"/>
          <w:lang w:val="en-US" w:eastAsia="zh-CN" w:bidi="ar-SA"/>
        </w:rPr>
        <w:t>为数值稳定常数。</w:t>
      </w:r>
    </w:p>
    <w:p w14:paraId="497E85BE">
      <w:pPr>
        <w:spacing w:line="360" w:lineRule="auto"/>
        <w:jc w:val="left"/>
        <w:rPr>
          <w:rFonts w:hint="eastAsia" w:ascii="Times New Roman" w:hAnsi="Times New Roman"/>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23</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sz w:val="24"/>
          <w:szCs w:val="24"/>
          <w:lang w:val="en-US" w:eastAsia="zh-CN"/>
        </w:rPr>
        <w:t>步骤</w:t>
      </w:r>
      <w:r>
        <w:rPr>
          <w:rFonts w:hint="eastAsia" w:ascii="宋体" w:hAnsi="宋体" w:cs="宋体"/>
          <w:sz w:val="24"/>
          <w:szCs w:val="24"/>
          <w:lang w:val="en-US" w:eastAsia="zh-CN"/>
        </w:rPr>
        <w:t>S2 多尺度特征提取</w:t>
      </w:r>
      <w:ins w:id="3" w:author="Jisoo" w:date="2025-12-08T00:22:12Z">
        <w:r>
          <w:rPr>
            <w:rFonts w:hint="eastAsia" w:ascii="宋体" w:hAnsi="宋体" w:cs="宋体"/>
            <w:sz w:val="24"/>
            <w:szCs w:val="24"/>
            <w:lang w:val="en-US" w:eastAsia="zh-CN"/>
          </w:rPr>
          <w:t>：</w:t>
        </w:r>
      </w:ins>
      <w:del w:id="4" w:author="Jisoo" w:date="2025-12-08T00:22:01Z">
        <w:r>
          <w:rPr>
            <w:rFonts w:hint="eastAsia" w:ascii="Times New Roman" w:hAnsi="Times New Roman"/>
            <w:color w:val="000000"/>
            <w:sz w:val="24"/>
            <w:szCs w:val="24"/>
            <w:lang w:val="en-US" w:eastAsia="zh-CN"/>
          </w:rPr>
          <w:delText>；</w:delText>
        </w:r>
      </w:del>
    </w:p>
    <w:p w14:paraId="0846FAB3">
      <w:pPr>
        <w:spacing w:line="360" w:lineRule="auto"/>
        <w:jc w:val="both"/>
        <w:rPr>
          <w:rFonts w:hint="eastAsia" w:hAnsi="Cambria Math" w:cs="Cambria Math"/>
          <w:i w:val="0"/>
          <w:color w:val="000000"/>
          <w:kern w:val="2"/>
          <w:sz w:val="24"/>
          <w:szCs w:val="24"/>
          <w:lang w:val="en-US" w:eastAsia="zh-CN" w:bidi="ar-SA"/>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24</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cs="宋体"/>
          <w:sz w:val="24"/>
          <w:szCs w:val="24"/>
          <w:lang w:val="en-US" w:eastAsia="zh-CN"/>
        </w:rPr>
        <w:t>本步骤在步骤S1获取的初始特征图</w:t>
      </w:r>
      <m:oMath>
        <m:r>
          <m:rPr/>
          <w:rPr>
            <w:rFonts w:hint="default" w:ascii="Cambria Math" w:hAnsi="Cambria Math" w:cs="宋体"/>
            <w:kern w:val="2"/>
            <w:sz w:val="24"/>
            <w:szCs w:val="24"/>
            <w:lang w:val="en-US" w:eastAsia="zh-CN" w:bidi="ar-SA"/>
          </w:rPr>
          <m:t>X</m:t>
        </m:r>
      </m:oMath>
      <w:r>
        <m:rPr/>
        <w:rPr>
          <w:rFonts w:hint="eastAsia" w:hAnsi="Cambria Math" w:cs="宋体"/>
          <w:i w:val="0"/>
          <w:kern w:val="2"/>
          <w:sz w:val="24"/>
          <w:szCs w:val="24"/>
          <w:lang w:val="en-US" w:eastAsia="zh-CN" w:bidi="ar-SA"/>
        </w:rPr>
        <w:t>上实施，该步骤使用</w:t>
      </w:r>
      <w:r>
        <w:rPr>
          <w:rFonts w:ascii="宋体" w:hAnsi="宋体" w:eastAsia="宋体" w:cs="宋体"/>
          <w:b w:val="0"/>
          <w:bCs w:val="0"/>
          <w:sz w:val="24"/>
          <w:szCs w:val="24"/>
        </w:rPr>
        <w:t>三个不同尺度</w:t>
      </w:r>
      <w:r>
        <w:rPr>
          <w:rFonts w:ascii="宋体" w:hAnsi="宋体" w:eastAsia="宋体" w:cs="宋体"/>
          <w:sz w:val="24"/>
          <w:szCs w:val="24"/>
        </w:rPr>
        <w:t>的滑动窗口</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S</m:t>
            </m:r>
            <m:ctrlPr>
              <w:rPr>
                <w:rFonts w:ascii="Cambria Math" w:hAnsi="Cambria Math" w:cs="宋体"/>
                <w:i/>
                <w:sz w:val="24"/>
                <w:szCs w:val="24"/>
              </w:rPr>
            </m:ctrlPr>
          </m:e>
          <m:sub>
            <m:r>
              <m:rPr/>
              <w:rPr>
                <w:rFonts w:hint="default" w:ascii="Cambria Math" w:hAnsi="Cambria Math" w:cs="宋体"/>
                <w:sz w:val="24"/>
                <w:szCs w:val="24"/>
                <w:lang w:val="en-US" w:eastAsia="zh-CN"/>
              </w:rPr>
              <m:t>1</m:t>
            </m:r>
            <m:ctrlPr>
              <w:rPr>
                <w:rFonts w:ascii="Cambria Math" w:hAnsi="Cambria Math" w:cs="宋体"/>
                <w:i/>
                <w:sz w:val="24"/>
                <w:szCs w:val="24"/>
              </w:rPr>
            </m:ctrlPr>
          </m:sub>
        </m:sSub>
        <m:r>
          <m:rPr/>
          <w:rPr>
            <w:rFonts w:hint="default" w:ascii="Cambria Math" w:hAnsi="Cambria Math" w:cs="Cambria Math"/>
            <w:color w:val="000000"/>
            <w:kern w:val="2"/>
            <w:sz w:val="24"/>
            <w:szCs w:val="24"/>
            <w:lang w:val="en-US" w:eastAsia="zh-CN" w:bidi="ar-SA"/>
          </w:rPr>
          <m:t>,</m:t>
        </m:r>
        <m:sSub>
          <m:sSubPr>
            <m:ctrlPr>
              <m:rPr/>
              <w:rPr>
                <w:rFonts w:hint="default" w:ascii="Cambria Math" w:hAnsi="Cambria Math" w:cs="Cambria Math"/>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m:r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2</m:t>
            </m:r>
            <m:ctrlPr>
              <m:rPr/>
              <w:rPr>
                <w:rFonts w:hint="default" w:ascii="Cambria Math" w:hAnsi="Cambria Math" w:cs="Cambria Math"/>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m:t>
        </m:r>
        <m:sSub>
          <m:sSubPr>
            <m:ctrlPr>
              <m:rPr/>
              <w:rPr>
                <w:rFonts w:hint="default" w:ascii="Cambria Math" w:hAnsi="Cambria Math" w:cs="Cambria Math"/>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m:r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3</m:t>
            </m:r>
            <m:ctrlPr>
              <m:rPr/>
              <w:rPr>
                <w:rFonts w:hint="default" w:ascii="Cambria Math" w:hAnsi="Cambria Math" w:cs="Cambria Math"/>
                <w:i/>
                <w:color w:val="000000"/>
                <w:kern w:val="2"/>
                <w:sz w:val="24"/>
                <w:szCs w:val="24"/>
                <w:lang w:val="en-US" w:eastAsia="zh-CN" w:bidi="ar-SA"/>
              </w:rPr>
            </m:ctrlPr>
          </m:sub>
        </m:sSub>
      </m:oMath>
      <w:r>
        <w:rPr>
          <w:rFonts w:ascii="宋体" w:hAnsi="宋体" w:eastAsia="宋体" w:cs="宋体"/>
          <w:sz w:val="24"/>
          <w:szCs w:val="24"/>
        </w:rPr>
        <w:t>分别对所述特征序列进行处理，以提取不同感受野的局部特征，从而获得多尺度特征表示。所述滑动窗口的尺度具体</w:t>
      </w:r>
      <w:r>
        <w:rPr>
          <w:rFonts w:hint="eastAsia" w:ascii="宋体" w:hAnsi="宋体" w:cs="宋体"/>
          <w:sz w:val="24"/>
          <w:szCs w:val="24"/>
          <w:lang w:val="en-US" w:eastAsia="zh-CN"/>
        </w:rPr>
        <w:t>包括</w:t>
      </w:r>
      <m:oMath>
        <m:r>
          <m:rPr/>
          <w:rPr>
            <w:rFonts w:hint="default" w:ascii="Cambria Math" w:hAnsi="Cambria Math" w:cs="宋体"/>
            <w:kern w:val="2"/>
            <w:sz w:val="24"/>
            <w:szCs w:val="24"/>
            <w:lang w:val="en-US" w:eastAsia="zh-CN" w:bidi="ar-SA"/>
          </w:rPr>
          <m:t>4</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4</m:t>
        </m:r>
      </m:oMath>
      <w:r>
        <w:rPr>
          <w:rFonts w:hint="eastAsia" w:hAnsi="Cambria Math" w:cs="宋体"/>
          <w:i w:val="0"/>
          <w:kern w:val="2"/>
          <w:sz w:val="24"/>
          <w:szCs w:val="24"/>
          <w:lang w:val="en-US" w:eastAsia="zh-CN" w:bidi="ar-SA"/>
        </w:rPr>
        <w:t>、</w:t>
      </w:r>
      <m:oMath>
        <m:r>
          <m:rPr/>
          <w:rPr>
            <w:rFonts w:hint="default" w:ascii="Cambria Math" w:hAnsi="Cambria Math" w:cs="宋体"/>
            <w:kern w:val="2"/>
            <w:sz w:val="24"/>
            <w:szCs w:val="24"/>
            <w:lang w:val="en-US" w:eastAsia="zh-CN" w:bidi="ar-SA"/>
          </w:rPr>
          <m:t>8</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8</m:t>
        </m:r>
      </m:oMath>
      <w:r>
        <w:rPr>
          <w:rFonts w:hint="eastAsia" w:hAnsi="Cambria Math" w:cs="宋体"/>
          <w:i w:val="0"/>
          <w:kern w:val="2"/>
          <w:sz w:val="24"/>
          <w:szCs w:val="24"/>
          <w:lang w:val="en-US" w:eastAsia="zh-CN" w:bidi="ar-SA"/>
        </w:rPr>
        <w:t>和</w:t>
      </w:r>
      <m:oMath>
        <m:r>
          <m:rPr/>
          <w:rPr>
            <w:rFonts w:hint="default" w:ascii="Cambria Math" w:hAnsi="Cambria Math" w:cs="宋体"/>
            <w:kern w:val="2"/>
            <w:sz w:val="24"/>
            <w:szCs w:val="24"/>
            <w:lang w:val="en-US" w:eastAsia="zh-CN" w:bidi="ar-SA"/>
          </w:rPr>
          <m:t>16</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16</m:t>
        </m:r>
      </m:oMath>
      <w:r>
        <w:rPr>
          <w:rFonts w:ascii="宋体" w:hAnsi="宋体" w:eastAsia="宋体" w:cs="宋体"/>
          <w:sz w:val="24"/>
          <w:szCs w:val="24"/>
        </w:rPr>
        <w:t>，用于实现层次化的特征表示。本实施例中，不同尺度的滑动窗口在特征</w:t>
      </w:r>
      <w:r>
        <w:rPr>
          <w:rFonts w:ascii="宋体" w:hAnsi="宋体" w:eastAsia="宋体" w:cs="宋体"/>
          <w:b w:val="0"/>
          <w:bCs w:val="0"/>
          <w:sz w:val="24"/>
          <w:szCs w:val="24"/>
        </w:rPr>
        <w:t>序列上采用部分重叠的方式滑动，以增强局部连续区域的上下文相关性。窗口的滑动步长</w:t>
      </w:r>
      <m:oMath>
        <m:r>
          <m:rPr/>
          <w:rPr>
            <w:rFonts w:hint="default" w:ascii="Cambria Math" w:hAnsi="Cambria Math" w:cs="宋体"/>
            <w:kern w:val="2"/>
            <w:sz w:val="24"/>
            <w:szCs w:val="24"/>
            <w:lang w:val="en-US" w:eastAsia="zh-CN" w:bidi="ar-SA"/>
          </w:rPr>
          <m:t>stride</m:t>
        </m:r>
      </m:oMath>
      <w:r>
        <w:rPr>
          <w:rFonts w:ascii="宋体" w:hAnsi="宋体" w:eastAsia="宋体" w:cs="宋体"/>
          <w:sz w:val="24"/>
          <w:szCs w:val="24"/>
        </w:rPr>
        <w:t>根据尺度大小</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S</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eastAsia" w:hAnsi="Cambria Math" w:cs="宋体"/>
          <w:i w:val="0"/>
          <w:sz w:val="24"/>
          <w:szCs w:val="24"/>
          <w:lang w:val="en-US" w:eastAsia="zh-CN"/>
        </w:rPr>
        <w:t>自适应调整，</w:t>
      </w:r>
      <w:r>
        <w:rPr>
          <w:rFonts w:ascii="宋体" w:hAnsi="宋体" w:eastAsia="宋体" w:cs="宋体"/>
          <w:sz w:val="24"/>
          <w:szCs w:val="24"/>
        </w:rPr>
        <w:t>设第</w:t>
      </w:r>
      <m:oMath>
        <m:r>
          <m:rPr/>
          <w:rPr>
            <w:rFonts w:hint="default" w:ascii="Cambria Math" w:hAnsi="Cambria Math" w:cs="宋体"/>
            <w:kern w:val="2"/>
            <w:sz w:val="24"/>
            <w:szCs w:val="24"/>
            <w:lang w:val="en-US" w:eastAsia="zh-CN" w:bidi="ar-SA"/>
          </w:rPr>
          <m:t>i</m:t>
        </m:r>
      </m:oMath>
      <w:r>
        <w:rPr>
          <w:rFonts w:hint="eastAsia" w:hAnsi="Cambria Math" w:cs="宋体"/>
          <w:i w:val="0"/>
          <w:kern w:val="2"/>
          <w:sz w:val="24"/>
          <w:szCs w:val="24"/>
          <w:lang w:val="en-US" w:eastAsia="zh-CN" w:bidi="ar-SA"/>
        </w:rPr>
        <w:t>个尺度（</w:t>
      </w:r>
      <m:oMath>
        <m:r>
          <m:rPr/>
          <w:rPr>
            <w:rFonts w:hint="default" w:ascii="Cambria Math" w:hAnsi="Cambria Math" w:cs="宋体"/>
            <w:kern w:val="2"/>
            <w:sz w:val="24"/>
            <w:szCs w:val="24"/>
            <w:lang w:val="en-US" w:eastAsia="zh-CN" w:bidi="ar-SA"/>
          </w:rPr>
          <m:t>i=1,...,N</m:t>
        </m:r>
      </m:oMath>
      <w:r>
        <w:rPr>
          <w:rFonts w:hint="eastAsia" w:hAnsi="Cambria Math" w:cs="宋体"/>
          <w:i w:val="0"/>
          <w:kern w:val="2"/>
          <w:sz w:val="24"/>
          <w:szCs w:val="24"/>
          <w:lang w:val="en-US" w:eastAsia="zh-CN" w:bidi="ar-SA"/>
        </w:rPr>
        <w:t>）的特征子集为</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，在经过步骤</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S</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1</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的编码与归一化</w:t>
      </w:r>
      <w:r>
        <w:rPr>
          <w:rFonts w:ascii="宋体" w:hAnsi="宋体" w:eastAsia="宋体" w:cs="宋体"/>
          <w:sz w:val="24"/>
          <w:szCs w:val="24"/>
        </w:rPr>
        <w:t>后，该尺度下提取的特征子集</w:t>
      </w:r>
      <m:oMath>
        <m:sSub>
          <m:sSubPr>
            <m:ctrlPr>
              <w:rPr>
                <w:rFonts w:hint="default" w:ascii="Cambria Math" w:hAnsi="Cambria Math" w:cs="Cambria Math"/>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F</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i</m:t>
            </m:r>
            <m:ctrlPr>
              <w:rPr>
                <w:rFonts w:hint="default" w:ascii="Cambria Math" w:hAnsi="Cambria Math" w:cs="Cambria Math"/>
                <w:i/>
                <w:color w:val="000000"/>
                <w:kern w:val="2"/>
                <w:sz w:val="24"/>
                <w:szCs w:val="24"/>
                <w:lang w:val="en-US" w:eastAsia="zh-CN" w:bidi="ar-SA"/>
              </w:rPr>
            </m:ctrlPr>
          </m:sub>
        </m:sSub>
      </m:oMath>
      <w:r>
        <w:rPr>
          <w:rFonts w:hint="eastAsia" w:hAnsi="Cambria Math" w:cs="Cambria Math"/>
          <w:i w:val="0"/>
          <w:color w:val="000000"/>
          <w:kern w:val="2"/>
          <w:sz w:val="24"/>
          <w:szCs w:val="24"/>
          <w:lang w:val="en-US" w:eastAsia="zh-CN" w:bidi="ar-SA"/>
        </w:rPr>
        <w:t>最终表示为归一化特征集合</w:t>
      </w:r>
      <m:oMath>
        <m:sSub>
          <m:sSubPr>
            <m:ctrlPr>
              <w:rPr>
                <w:rFonts w:ascii="Cambria Math" w:hAnsi="Cambria Math" w:cs="Cambria Math"/>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Z</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i</m:t>
            </m:r>
            <m:ctrlPr>
              <w:rPr>
                <w:rFonts w:ascii="Cambria Math" w:hAnsi="Cambria Math" w:cs="Cambria Math"/>
                <w:i/>
                <w:color w:val="000000"/>
                <w:kern w:val="2"/>
                <w:sz w:val="24"/>
                <w:szCs w:val="24"/>
                <w:lang w:val="en-US" w:bidi="ar-SA"/>
              </w:rPr>
            </m:ctrlPr>
          </m:sub>
        </m:sSub>
      </m:oMath>
      <w:r>
        <w:rPr>
          <w:rFonts w:hint="eastAsia" w:hAnsi="Cambria Math" w:cs="Cambria Math"/>
          <w:i w:val="0"/>
          <w:color w:val="000000"/>
          <w:kern w:val="2"/>
          <w:sz w:val="24"/>
          <w:szCs w:val="24"/>
          <w:lang w:val="en-US" w:eastAsia="zh-CN" w:bidi="ar-SA"/>
        </w:rPr>
        <w:t>：</w:t>
      </w:r>
    </w:p>
    <w:p w14:paraId="7E96559D">
      <w:pPr>
        <w:spacing w:line="360" w:lineRule="auto"/>
        <w:jc w:val="both"/>
        <m:rPr/>
        <w:rPr>
          <w:rFonts w:hint="default" w:hAnsi="Cambria Math" w:cs="Cambria Math"/>
          <w:i w:val="0"/>
          <w:color w:val="000000"/>
          <w:kern w:val="2"/>
          <w:sz w:val="24"/>
          <w:szCs w:val="24"/>
          <w:lang w:val="en-US" w:eastAsia="zh-CN" w:bidi="ar-SA"/>
        </w:rPr>
      </w:pPr>
      <m:oMathPara>
        <m:oMath>
          <m:sSub>
            <m:sSubPr>
              <m:ctrlPr>
                <w:rPr>
                  <w:rFonts w:ascii="Cambria Math" w:hAnsi="Cambria Math" w:cs="Cambria Math"/>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Z</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i</m:t>
              </m:r>
              <m:ctrlPr>
                <w:rPr>
                  <w:rFonts w:ascii="Cambria Math" w:hAnsi="Cambria Math" w:cs="Cambria Math"/>
                  <w:i/>
                  <w:color w:val="000000"/>
                  <w:kern w:val="2"/>
                  <w:sz w:val="24"/>
                  <w:szCs w:val="24"/>
                  <w:lang w:val="en-US" w:bidi="ar-SA"/>
                </w:rPr>
              </m:ctrlPr>
            </m:sub>
          </m:sSub>
          <m:r>
            <m:rPr/>
            <w:rPr>
              <w:rFonts w:hint="default" w:ascii="Cambria Math" w:hAnsi="Cambria Math" w:cs="Cambria Math"/>
              <w:color w:val="000000"/>
              <w:kern w:val="2"/>
              <w:sz w:val="24"/>
              <w:szCs w:val="24"/>
              <w:lang w:val="en-US" w:eastAsia="zh-CN" w:bidi="ar-SA"/>
            </w:rPr>
            <m:t>={</m:t>
          </m:r>
          <m:sSub>
            <m:sSubPr>
              <m:ctrlPr>
                <m:rPr/>
                <w:rPr>
                  <w:rFonts w:hint="default" w:ascii="Cambria Math" w:hAnsi="Cambria Math" w:cs="Cambria Math"/>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z</m:t>
              </m:r>
              <m:ctrlPr>
                <m:r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i,j</m:t>
              </m:r>
              <m:ctrlPr>
                <m:rPr/>
                <w:rPr>
                  <w:rFonts w:hint="default" w:ascii="Cambria Math" w:hAnsi="Cambria Math" w:cs="Cambria Math"/>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|j=1,...,</m:t>
          </m:r>
          <m:sSub>
            <m:sSubPr>
              <m:ctrlPr>
                <m:rPr/>
                <w:rPr>
                  <w:rFonts w:hint="default" w:ascii="Cambria Math" w:hAnsi="Cambria Math" w:cs="Cambria Math"/>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M</m:t>
              </m:r>
              <m:ctrlPr>
                <m:r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i</m:t>
              </m:r>
              <m:ctrlPr>
                <m:rPr/>
                <w:rPr>
                  <w:rFonts w:hint="default" w:ascii="Cambria Math" w:hAnsi="Cambria Math" w:cs="Cambria Math"/>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m:t>
          </m:r>
        </m:oMath>
      </m:oMathPara>
    </w:p>
    <w:p w14:paraId="4E3CF999">
      <w:pPr>
        <w:spacing w:line="360" w:lineRule="auto"/>
        <w:jc w:val="both"/>
        <w:rPr>
          <w:rFonts w:hint="eastAsia" w:hAnsi="Cambria Math" w:eastAsia="宋体" w:cs="Cambria Math"/>
          <w:b w:val="0"/>
          <w:bCs w:val="0"/>
          <w:i w:val="0"/>
          <w:color w:val="000000"/>
          <w:kern w:val="2"/>
          <w:sz w:val="24"/>
          <w:szCs w:val="24"/>
          <w:lang w:val="en-US" w:eastAsia="zh-CN" w:bidi="ar-SA"/>
        </w:rPr>
      </w:pPr>
      <w:r>
        <w:rPr>
          <w:rFonts w:hint="eastAsia" w:hAnsi="Cambria Math" w:cs="Cambria Math"/>
          <w:i w:val="0"/>
          <w:color w:val="000000"/>
          <w:kern w:val="2"/>
          <w:sz w:val="24"/>
          <w:szCs w:val="24"/>
          <w:lang w:val="en-US" w:eastAsia="zh-CN" w:bidi="ar-SA"/>
        </w:rPr>
        <w:t>其中</w:t>
      </w:r>
      <m:oMath>
        <m:sSub>
          <m:sSubPr>
            <m:ctrlPr>
              <w:rPr>
                <w:rFonts w:ascii="Cambria Math" w:hAnsi="Cambria Math" w:cs="Cambria Math"/>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z</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i,j</m:t>
            </m:r>
            <m:ctrlPr>
              <w:rPr>
                <w:rFonts w:ascii="Cambria Math" w:hAnsi="Cambria Math" w:cs="Cambria Math"/>
                <w:i/>
                <w:color w:val="000000"/>
                <w:kern w:val="2"/>
                <w:sz w:val="24"/>
                <w:szCs w:val="24"/>
                <w:lang w:val="en-US" w:bidi="ar-SA"/>
              </w:rPr>
            </m:ctrlPr>
          </m:sub>
        </m:sSub>
      </m:oMath>
      <w:r>
        <w:rPr>
          <w:rFonts w:hint="eastAsia" w:hAnsi="Cambria Math" w:cs="Cambria Math"/>
          <w:i w:val="0"/>
          <w:color w:val="000000"/>
          <w:kern w:val="2"/>
          <w:sz w:val="24"/>
          <w:szCs w:val="24"/>
          <w:lang w:val="en-US" w:eastAsia="zh-CN" w:bidi="ar-SA"/>
        </w:rPr>
        <w:t>为第</w:t>
      </w:r>
      <m:oMath>
        <m:r>
          <m:rPr/>
          <w:rPr>
            <w:rFonts w:hint="default" w:ascii="Cambria Math" w:hAnsi="Cambria Math" w:cs="Cambria Math"/>
            <w:color w:val="000000"/>
            <w:kern w:val="2"/>
            <w:sz w:val="24"/>
            <w:szCs w:val="24"/>
            <w:lang w:val="en-US" w:eastAsia="zh-CN" w:bidi="ar-SA"/>
          </w:rPr>
          <m:t>i</m:t>
        </m:r>
      </m:oMath>
      <w:r>
        <m:rPr/>
        <w:rPr>
          <w:rFonts w:hint="eastAsia" w:hAnsi="Cambria Math" w:cs="Cambria Math"/>
          <w:i w:val="0"/>
          <w:color w:val="000000"/>
          <w:kern w:val="2"/>
          <w:sz w:val="24"/>
          <w:szCs w:val="24"/>
          <w:lang w:val="en-US" w:eastAsia="zh-CN" w:bidi="ar-SA"/>
        </w:rPr>
        <w:t>个尺度下第</w:t>
      </w:r>
      <m:oMath>
        <m:r>
          <m:rPr/>
          <w:rPr>
            <w:rFonts w:hint="default" w:ascii="Cambria Math" w:hAnsi="Cambria Math" w:cs="Cambria Math"/>
            <w:color w:val="000000"/>
            <w:kern w:val="2"/>
            <w:sz w:val="24"/>
            <w:szCs w:val="24"/>
            <w:lang w:val="en-US" w:eastAsia="zh-CN" w:bidi="ar-SA"/>
          </w:rPr>
          <m:t>j</m:t>
        </m:r>
      </m:oMath>
      <w:r>
        <m:rPr/>
        <w:rPr>
          <w:rFonts w:hint="eastAsia" w:hAnsi="Cambria Math" w:cs="Cambria Math"/>
          <w:i w:val="0"/>
          <w:color w:val="000000"/>
          <w:kern w:val="2"/>
          <w:sz w:val="24"/>
          <w:szCs w:val="24"/>
          <w:lang w:val="en-US" w:eastAsia="zh-CN" w:bidi="ar-SA"/>
        </w:rPr>
        <w:t>个位置提取的</w:t>
      </w:r>
      <w:r>
        <w:rPr>
          <w:rFonts w:ascii="宋体" w:hAnsi="宋体" w:eastAsia="宋体" w:cs="宋体"/>
          <w:sz w:val="24"/>
          <w:szCs w:val="24"/>
        </w:rPr>
        <w:t>特征子块经归一化后的特征向量，</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M</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eastAsia" w:hAnsi="Cambria Math" w:cs="宋体"/>
          <w:i w:val="0"/>
          <w:sz w:val="24"/>
          <w:szCs w:val="24"/>
          <w:lang w:val="en-US" w:eastAsia="zh-CN"/>
        </w:rPr>
        <w:t>为</w:t>
      </w:r>
      <w:r>
        <w:rPr>
          <w:rFonts w:ascii="宋体" w:hAnsi="宋体" w:eastAsia="宋体" w:cs="宋体"/>
          <w:b w:val="0"/>
          <w:bCs w:val="0"/>
          <w:sz w:val="24"/>
          <w:szCs w:val="24"/>
        </w:rPr>
        <w:t>该尺度下特征块的总数量</w:t>
      </w:r>
      <w:r>
        <w:rPr>
          <w:rFonts w:hint="eastAsia" w:ascii="宋体" w:hAnsi="宋体" w:cs="宋体"/>
          <w:b w:val="0"/>
          <w:bCs w:val="0"/>
          <w:sz w:val="24"/>
          <w:szCs w:val="24"/>
          <w:lang w:eastAsia="zh-CN"/>
        </w:rPr>
        <w:t>，</w:t>
      </w:r>
      <w:r>
        <w:rPr>
          <w:rFonts w:ascii="宋体" w:hAnsi="宋体" w:eastAsia="宋体" w:cs="宋体"/>
          <w:b w:val="0"/>
          <w:bCs w:val="0"/>
          <w:sz w:val="24"/>
          <w:szCs w:val="24"/>
        </w:rPr>
        <w:t>这种多尺度滑动窗口机制显著提高了模型对行人身体部件在不同距离下尺度变化的鲁棒性。</w:t>
      </w:r>
    </w:p>
    <w:p w14:paraId="6AF414D5">
      <w:pPr>
        <w:spacing w:line="360" w:lineRule="auto"/>
        <w:jc w:val="left"/>
        <w:rPr>
          <w:rFonts w:hint="eastAsia" w:ascii="Times New Roman" w:hAnsi="Times New Roman"/>
          <w:b w:val="0"/>
          <w:bCs w:val="0"/>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25</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b w:val="0"/>
          <w:bCs w:val="0"/>
          <w:sz w:val="24"/>
          <w:szCs w:val="24"/>
          <w:lang w:val="en-US" w:eastAsia="zh-CN"/>
        </w:rPr>
        <w:t>步骤</w:t>
      </w:r>
      <w:r>
        <w:rPr>
          <w:rFonts w:hint="eastAsia" w:ascii="宋体" w:hAnsi="宋体" w:cs="宋体"/>
          <w:b w:val="0"/>
          <w:bCs w:val="0"/>
          <w:sz w:val="24"/>
          <w:szCs w:val="24"/>
          <w:lang w:val="en-US" w:eastAsia="zh-CN"/>
        </w:rPr>
        <w:t>S3 专家网络专业化处理</w:t>
      </w:r>
      <w:r>
        <w:rPr>
          <w:rFonts w:hint="eastAsia" w:ascii="Times New Roman" w:hAnsi="Times New Roman"/>
          <w:b w:val="0"/>
          <w:bCs w:val="0"/>
          <w:color w:val="000000"/>
          <w:sz w:val="24"/>
          <w:szCs w:val="24"/>
          <w:lang w:val="en-US" w:eastAsia="zh-CN"/>
        </w:rPr>
        <w:t>；</w:t>
      </w:r>
    </w:p>
    <w:p w14:paraId="33C08DD3">
      <w:pPr>
        <w:keepNext w:val="0"/>
        <w:keepLines w:val="0"/>
        <w:pageBreakBefore w:val="0"/>
        <w:widowControl w:val="0"/>
        <w:kinsoku/>
        <w:wordWrap/>
        <w:overflowPunct/>
        <w:topLinePunct/>
        <w:autoSpaceDE/>
        <w:autoSpaceDN/>
        <w:bidi w:val="0"/>
        <w:adjustRightInd/>
        <w:snapToGrid/>
        <w:spacing w:line="360" w:lineRule="auto"/>
        <w:textAlignment w:val="auto"/>
        <w:rPr>
          <w:rFonts w:hint="eastAsia" w:hAnsi="Cambria Math" w:cs="宋体"/>
          <w:i w:val="0"/>
          <w:sz w:val="24"/>
          <w:szCs w:val="24"/>
          <w:lang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26</w:t>
      </w:r>
      <w:r>
        <w:rPr>
          <w:rFonts w:ascii="Times New Roman" w:hAnsi="Times New Roman"/>
          <w:b/>
          <w:bCs/>
          <w:color w:val="000000"/>
          <w:sz w:val="24"/>
          <w:szCs w:val="24"/>
        </w:rPr>
        <w:t>]</w:t>
      </w:r>
      <w:r>
        <w:rPr>
          <w:rFonts w:hint="eastAsia" w:ascii="Times New Roman" w:hAnsi="Times New Roman"/>
          <w:b w:val="0"/>
          <w:bCs w:val="0"/>
          <w:color w:val="000000"/>
          <w:sz w:val="24"/>
          <w:szCs w:val="24"/>
          <w:lang w:val="en-US" w:eastAsia="zh-CN"/>
        </w:rPr>
        <w:t xml:space="preserve"> 本步骤为每个尺度</w:t>
      </w:r>
      <m:oMath>
        <m:sSub>
          <m:sSubPr>
            <m:ctrlPr>
              <w:rPr>
                <w:rFonts w:ascii="Cambria Math" w:hAnsi="Cambria Math"/>
                <w:b w:val="0"/>
                <w:bCs w:val="0"/>
                <w:i/>
                <w:color w:val="000000"/>
                <w:sz w:val="24"/>
                <w:szCs w:val="24"/>
                <w:lang w:val="en-US"/>
              </w:rPr>
            </m:ctrlPr>
          </m:sSubPr>
          <m:e>
            <m:r>
              <m:rPr/>
              <w:rPr>
                <w:rFonts w:hint="default" w:ascii="Cambria Math" w:hAnsi="Cambria Math"/>
                <w:color w:val="000000"/>
                <w:sz w:val="24"/>
                <w:szCs w:val="24"/>
                <w:lang w:val="en-US" w:eastAsia="zh-CN"/>
              </w:rPr>
              <m:t>S</m:t>
            </m:r>
            <m:ctrlPr>
              <w:rPr>
                <w:rFonts w:ascii="Cambria Math" w:hAnsi="Cambria Math"/>
                <w:b w:val="0"/>
                <w:bCs w:val="0"/>
                <w:i/>
                <w:color w:val="000000"/>
                <w:sz w:val="24"/>
                <w:szCs w:val="24"/>
                <w:lang w:val="en-US"/>
              </w:rPr>
            </m:ctrlPr>
          </m:e>
          <m:sub>
            <m:r>
              <m:rPr/>
              <w:rPr>
                <w:rFonts w:hint="default" w:ascii="Cambria Math" w:hAnsi="Cambria Math"/>
                <w:color w:val="000000"/>
                <w:sz w:val="24"/>
                <w:szCs w:val="24"/>
                <w:lang w:val="en-US" w:eastAsia="zh-CN"/>
              </w:rPr>
              <m:t>I</m:t>
            </m:r>
            <m:ctrlPr>
              <w:rPr>
                <w:rFonts w:ascii="Cambria Math" w:hAnsi="Cambria Math"/>
                <w:b w:val="0"/>
                <w:bCs w:val="0"/>
                <w:i/>
                <w:color w:val="000000"/>
                <w:sz w:val="24"/>
                <w:szCs w:val="24"/>
                <w:lang w:val="en-US"/>
              </w:rPr>
            </m:ctrlPr>
          </m:sub>
        </m:sSub>
      </m:oMath>
      <w:r>
        <w:rPr>
          <w:rFonts w:hint="eastAsia" w:hAnsi="Cambria Math"/>
          <w:b w:val="0"/>
          <w:bCs w:val="0"/>
          <w:i w:val="0"/>
          <w:color w:val="000000"/>
          <w:sz w:val="24"/>
          <w:szCs w:val="24"/>
          <w:lang w:val="en-US" w:eastAsia="zh-CN"/>
        </w:rPr>
        <w:t>配置专门的专家网络</w:t>
      </w:r>
      <m:oMath>
        <m:sSub>
          <m:sSubPr>
            <m:ctrlPr>
              <w:rPr>
                <w:rFonts w:ascii="Cambria Math" w:hAnsi="Cambria Math"/>
                <w:b w:val="0"/>
                <w:bCs w:val="0"/>
                <w:i/>
                <w:color w:val="000000"/>
                <w:sz w:val="24"/>
                <w:szCs w:val="24"/>
                <w:lang w:val="en-US"/>
              </w:rPr>
            </m:ctrlPr>
          </m:sSubPr>
          <m:e>
            <m:r>
              <m:rPr/>
              <w:rPr>
                <w:rFonts w:hint="default" w:ascii="Cambria Math" w:hAnsi="Cambria Math"/>
                <w:color w:val="000000"/>
                <w:sz w:val="24"/>
                <w:szCs w:val="24"/>
                <w:lang w:val="en-US" w:eastAsia="zh-CN"/>
              </w:rPr>
              <m:t>E</m:t>
            </m:r>
            <m:ctrlPr>
              <w:rPr>
                <w:rFonts w:ascii="Cambria Math" w:hAnsi="Cambria Math"/>
                <w:b w:val="0"/>
                <w:bCs w:val="0"/>
                <w:i/>
                <w:color w:val="000000"/>
                <w:sz w:val="24"/>
                <w:szCs w:val="24"/>
                <w:lang w:val="en-US"/>
              </w:rPr>
            </m:ctrlPr>
          </m:e>
          <m:sub>
            <m:r>
              <m:rPr/>
              <w:rPr>
                <w:rFonts w:hint="default" w:ascii="Cambria Math" w:hAnsi="Cambria Math"/>
                <w:color w:val="000000"/>
                <w:sz w:val="24"/>
                <w:szCs w:val="24"/>
                <w:lang w:val="en-US" w:eastAsia="zh-CN"/>
              </w:rPr>
              <m:t>i</m:t>
            </m:r>
            <m:ctrlPr>
              <w:rPr>
                <w:rFonts w:ascii="Cambria Math" w:hAnsi="Cambria Math"/>
                <w:b w:val="0"/>
                <w:bCs w:val="0"/>
                <w:i/>
                <w:color w:val="000000"/>
                <w:sz w:val="24"/>
                <w:szCs w:val="24"/>
                <w:lang w:val="en-US"/>
              </w:rPr>
            </m:ctrlPr>
          </m:sub>
        </m:sSub>
      </m:oMath>
      <w:r>
        <w:rPr>
          <w:rFonts w:hint="eastAsia" w:hAnsi="Cambria Math"/>
          <w:b w:val="0"/>
          <w:bCs w:val="0"/>
          <w:i w:val="0"/>
          <w:color w:val="000000"/>
          <w:sz w:val="24"/>
          <w:szCs w:val="24"/>
          <w:lang w:val="en-US" w:eastAsia="zh-CN"/>
        </w:rPr>
        <w:t>，所述专家网络</w:t>
      </w:r>
      <m:oMath>
        <m:sSub>
          <m:sSubPr>
            <m:ctrlPr>
              <w:rPr>
                <w:rFonts w:ascii="Cambria Math" w:hAnsi="Cambria Math"/>
                <w:b w:val="0"/>
                <w:bCs w:val="0"/>
                <w:i/>
                <w:color w:val="000000"/>
                <w:sz w:val="24"/>
                <w:szCs w:val="24"/>
                <w:lang w:val="en-US"/>
              </w:rPr>
            </m:ctrlPr>
          </m:sSubPr>
          <m:e>
            <m:r>
              <m:rPr/>
              <w:rPr>
                <w:rFonts w:hint="default" w:ascii="Cambria Math" w:hAnsi="Cambria Math"/>
                <w:color w:val="000000"/>
                <w:sz w:val="24"/>
                <w:szCs w:val="24"/>
                <w:lang w:val="en-US" w:eastAsia="zh-CN"/>
              </w:rPr>
              <m:t>E</m:t>
            </m:r>
            <m:ctrlPr>
              <w:rPr>
                <w:rFonts w:ascii="Cambria Math" w:hAnsi="Cambria Math"/>
                <w:b w:val="0"/>
                <w:bCs w:val="0"/>
                <w:i/>
                <w:color w:val="000000"/>
                <w:sz w:val="24"/>
                <w:szCs w:val="24"/>
                <w:lang w:val="en-US"/>
              </w:rPr>
            </m:ctrlPr>
          </m:e>
          <m:sub>
            <m:r>
              <m:rPr/>
              <w:rPr>
                <w:rFonts w:hint="default" w:ascii="Cambria Math" w:hAnsi="Cambria Math"/>
                <w:color w:val="000000"/>
                <w:sz w:val="24"/>
                <w:szCs w:val="24"/>
                <w:lang w:val="en-US" w:eastAsia="zh-CN"/>
              </w:rPr>
              <m:t>i</m:t>
            </m:r>
            <m:ctrlPr>
              <w:rPr>
                <w:rFonts w:ascii="Cambria Math" w:hAnsi="Cambria Math"/>
                <w:b w:val="0"/>
                <w:bCs w:val="0"/>
                <w:i/>
                <w:color w:val="000000"/>
                <w:sz w:val="24"/>
                <w:szCs w:val="24"/>
                <w:lang w:val="en-US"/>
              </w:rPr>
            </m:ctrlPr>
          </m:sub>
        </m:sSub>
      </m:oMath>
      <w:r>
        <w:rPr>
          <w:rFonts w:hint="eastAsia" w:hAnsi="Cambria Math"/>
          <w:b w:val="0"/>
          <w:bCs w:val="0"/>
          <w:i w:val="0"/>
          <w:color w:val="000000"/>
          <w:sz w:val="24"/>
          <w:szCs w:val="24"/>
          <w:lang w:val="en-US" w:eastAsia="zh-CN"/>
        </w:rPr>
        <w:t>主要用于对步骤S2输出的</w:t>
      </w:r>
      <w:r>
        <w:rPr>
          <w:rFonts w:ascii="宋体" w:hAnsi="宋体" w:eastAsia="宋体" w:cs="宋体"/>
          <w:b w:val="0"/>
          <w:bCs w:val="0"/>
          <w:sz w:val="24"/>
          <w:szCs w:val="24"/>
        </w:rPr>
        <w:t>归一化特征集合</w:t>
      </w:r>
      <m:oMath>
        <m:sSub>
          <m:sSubPr>
            <m:ctrlPr>
              <w:rPr>
                <w:rFonts w:ascii="Cambria Math" w:hAnsi="Cambria Math" w:cs="Cambria Math"/>
                <w:b w:val="0"/>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Z</m:t>
            </m:r>
            <m:ctrlPr>
              <w:rPr>
                <w:rFonts w:ascii="Cambria Math" w:hAnsi="Cambria Math" w:cs="Cambria Math"/>
                <w:b w:val="0"/>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i</m:t>
            </m:r>
            <m:ctrlPr>
              <w:rPr>
                <w:rFonts w:ascii="Cambria Math" w:hAnsi="Cambria Math" w:cs="Cambria Math"/>
                <w:b w:val="0"/>
                <w:bCs w:val="0"/>
                <w:i/>
                <w:color w:val="000000"/>
                <w:kern w:val="2"/>
                <w:sz w:val="24"/>
                <w:szCs w:val="24"/>
                <w:lang w:val="en-US" w:bidi="ar-SA"/>
              </w:rPr>
            </m:ctrlPr>
          </m:sub>
        </m:sSub>
      </m:oMath>
      <w:r>
        <w:rPr>
          <w:rFonts w:hint="eastAsia" w:hAnsi="Cambria Math" w:cs="Cambria Math"/>
          <w:b w:val="0"/>
          <w:bCs w:val="0"/>
          <w:i w:val="0"/>
          <w:color w:val="000000"/>
          <w:kern w:val="2"/>
          <w:sz w:val="24"/>
          <w:szCs w:val="24"/>
          <w:lang w:val="en-US" w:eastAsia="zh-CN" w:bidi="ar-SA"/>
        </w:rPr>
        <w:t>进行特征增强</w:t>
      </w:r>
      <w:r>
        <w:rPr>
          <w:rFonts w:ascii="宋体" w:hAnsi="宋体" w:eastAsia="宋体" w:cs="宋体"/>
          <w:b w:val="0"/>
          <w:bCs w:val="0"/>
          <w:sz w:val="24"/>
          <w:szCs w:val="24"/>
        </w:rPr>
        <w:t>和维度变换，以实现不同尺度特征的专业化建模。</w:t>
      </w:r>
      <w:r>
        <w:rPr>
          <w:rFonts w:hint="eastAsia" w:ascii="宋体" w:hAnsi="宋体" w:cs="宋体"/>
          <w:b w:val="0"/>
          <w:bCs w:val="0"/>
          <w:sz w:val="24"/>
          <w:szCs w:val="24"/>
          <w:lang w:val="en-US" w:eastAsia="zh-CN"/>
        </w:rPr>
        <w:t>在本实施例中，为每个专家网络</w:t>
      </w:r>
      <m:oMath>
        <m:sSub>
          <m:sSubPr>
            <m:ctrlPr>
              <w:rPr>
                <w:rFonts w:ascii="Cambria Math" w:hAnsi="Cambria Math"/>
                <w:b w:val="0"/>
                <w:bCs w:val="0"/>
                <w:i/>
                <w:color w:val="000000"/>
                <w:sz w:val="24"/>
                <w:szCs w:val="24"/>
                <w:lang w:val="en-US"/>
              </w:rPr>
            </m:ctrlPr>
          </m:sSubPr>
          <m:e>
            <m:r>
              <m:rPr/>
              <w:rPr>
                <w:rFonts w:hint="default" w:ascii="Cambria Math" w:hAnsi="Cambria Math"/>
                <w:color w:val="000000"/>
                <w:sz w:val="24"/>
                <w:szCs w:val="24"/>
                <w:lang w:val="en-US" w:eastAsia="zh-CN"/>
              </w:rPr>
              <m:t>E</m:t>
            </m:r>
            <m:ctrlPr>
              <w:rPr>
                <w:rFonts w:ascii="Cambria Math" w:hAnsi="Cambria Math"/>
                <w:b w:val="0"/>
                <w:bCs w:val="0"/>
                <w:i/>
                <w:color w:val="000000"/>
                <w:sz w:val="24"/>
                <w:szCs w:val="24"/>
                <w:lang w:val="en-US"/>
              </w:rPr>
            </m:ctrlPr>
          </m:e>
          <m:sub>
            <m:r>
              <m:rPr/>
              <w:rPr>
                <w:rFonts w:hint="default" w:ascii="Cambria Math" w:hAnsi="Cambria Math"/>
                <w:color w:val="000000"/>
                <w:sz w:val="24"/>
                <w:szCs w:val="24"/>
                <w:lang w:val="en-US" w:eastAsia="zh-CN"/>
              </w:rPr>
              <m:t>i</m:t>
            </m:r>
            <m:ctrlPr>
              <w:rPr>
                <w:rFonts w:ascii="Cambria Math" w:hAnsi="Cambria Math"/>
                <w:b w:val="0"/>
                <w:bCs w:val="0"/>
                <w:i/>
                <w:color w:val="000000"/>
                <w:sz w:val="24"/>
                <w:szCs w:val="24"/>
                <w:lang w:val="en-US"/>
              </w:rPr>
            </m:ctrlPr>
          </m:sub>
        </m:sSub>
      </m:oMath>
      <w:r>
        <w:rPr>
          <w:rFonts w:hint="eastAsia" w:hAnsi="Cambria Math"/>
          <w:b w:val="0"/>
          <w:bCs w:val="0"/>
          <w:i w:val="0"/>
          <w:color w:val="000000"/>
          <w:sz w:val="24"/>
          <w:szCs w:val="24"/>
          <w:lang w:val="en-US" w:eastAsia="zh-CN"/>
        </w:rPr>
        <w:t>采用多层感知机结构，并</w:t>
      </w:r>
      <w:r>
        <w:rPr>
          <w:rFonts w:hint="eastAsia" w:hAnsi="Cambria Math"/>
          <w:b w:val="0"/>
          <w:bCs w:val="0"/>
          <w:i w:val="0"/>
          <w:color w:val="000000"/>
          <w:sz w:val="24"/>
          <w:szCs w:val="24"/>
          <w:lang w:val="en-US" w:eastAsia="zh-CN"/>
        </w:rPr>
        <w:t>嵌入</w:t>
      </w:r>
      <w:r>
        <w:rPr>
          <w:rFonts w:ascii="宋体" w:hAnsi="宋体" w:eastAsia="宋体" w:cs="宋体"/>
          <w:b w:val="0"/>
          <w:bCs w:val="0"/>
          <w:sz w:val="24"/>
          <w:szCs w:val="24"/>
        </w:rPr>
        <w:t>残差连接机制</w:t>
      </w:r>
      <w:r>
        <w:rPr>
          <w:rFonts w:hint="eastAsia" w:ascii="宋体" w:hAnsi="宋体" w:cs="宋体"/>
          <w:b w:val="0"/>
          <w:bCs w:val="0"/>
          <w:sz w:val="24"/>
          <w:szCs w:val="24"/>
          <w:lang w:eastAsia="zh-CN"/>
        </w:rPr>
        <w:t>，</w:t>
      </w:r>
      <w:r>
        <w:rPr>
          <w:rFonts w:hint="eastAsia" w:ascii="宋体" w:hAnsi="宋体" w:cs="宋体"/>
          <w:b w:val="0"/>
          <w:bCs w:val="0"/>
          <w:sz w:val="24"/>
          <w:szCs w:val="24"/>
          <w:lang w:val="en-US" w:eastAsia="zh-CN"/>
        </w:rPr>
        <w:t>最终</w:t>
      </w:r>
      <w:r>
        <w:rPr>
          <w:rFonts w:ascii="宋体" w:hAnsi="宋体" w:eastAsia="宋体" w:cs="宋体"/>
          <w:sz w:val="24"/>
          <w:szCs w:val="24"/>
        </w:rPr>
        <w:t>得到专业化特征</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g</m:t>
            </m:r>
            <m:ctrlPr>
              <w:rPr>
                <w:rFonts w:ascii="Cambria Math" w:hAnsi="Cambria Math" w:cs="宋体"/>
                <w:i/>
                <w:sz w:val="24"/>
                <w:szCs w:val="24"/>
              </w:rPr>
            </m:ctrlPr>
          </m:e>
          <m:sub>
            <m:r>
              <m:rPr/>
              <w:rPr>
                <w:rFonts w:hint="default" w:ascii="Cambria Math" w:hAnsi="Cambria Math" w:cs="宋体"/>
                <w:sz w:val="24"/>
                <w:szCs w:val="24"/>
                <w:lang w:val="en-US" w:eastAsia="zh-CN"/>
              </w:rPr>
              <m:t>i,j</m:t>
            </m:r>
            <m:ctrlPr>
              <w:rPr>
                <w:rFonts w:ascii="Cambria Math" w:hAnsi="Cambria Math" w:cs="宋体"/>
                <w:i/>
                <w:sz w:val="24"/>
                <w:szCs w:val="24"/>
              </w:rPr>
            </m:ctrlPr>
          </m:sub>
        </m:sSub>
      </m:oMath>
      <w:r>
        <w:rPr>
          <w:rFonts w:hint="eastAsia" w:hAnsi="Cambria Math" w:cs="宋体"/>
          <w:i w:val="0"/>
          <w:sz w:val="24"/>
          <w:szCs w:val="24"/>
          <w:lang w:eastAsia="zh-CN"/>
        </w:rPr>
        <w:t>：</w:t>
      </w:r>
    </w:p>
    <w:p w14:paraId="5E313720">
      <w:pPr>
        <w:keepNext w:val="0"/>
        <w:keepLines w:val="0"/>
        <w:pageBreakBefore w:val="0"/>
        <w:widowControl w:val="0"/>
        <w:kinsoku/>
        <w:wordWrap/>
        <w:overflowPunct/>
        <w:topLinePunct/>
        <w:autoSpaceDE/>
        <w:autoSpaceDN/>
        <w:bidi w:val="0"/>
        <w:adjustRightInd/>
        <w:snapToGrid/>
        <w:spacing w:line="360" w:lineRule="auto"/>
        <w:textAlignment w:val="auto"/>
        <w:rPr>
          <w:rFonts w:hint="default" w:hAnsi="Cambria Math" w:eastAsia="宋体" w:cs="宋体"/>
          <w:i w:val="0"/>
          <w:sz w:val="24"/>
          <w:szCs w:val="24"/>
          <w:lang w:val="en-US" w:eastAsia="zh-CN"/>
        </w:rPr>
      </w:pPr>
      <m:oMathPara>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g</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E</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i,j</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oMath>
      </m:oMathPara>
    </w:p>
    <w:p w14:paraId="004465AC">
      <w:pPr>
        <w:spacing w:line="360" w:lineRule="auto"/>
        <w:jc w:val="left"/>
        <w:rPr>
          <w:rFonts w:hint="eastAsia" w:ascii="Times New Roman" w:hAnsi="Times New Roman"/>
          <w:color w:val="000000"/>
          <w:sz w:val="24"/>
          <w:szCs w:val="24"/>
          <w:lang w:val="en-US" w:eastAsia="zh-CN"/>
        </w:rPr>
      </w:pPr>
      <w:r>
        <w:rPr>
          <w:rFonts w:hint="eastAsia" w:ascii="Times New Roman" w:hAnsi="Times New Roman"/>
          <w:sz w:val="24"/>
          <w:szCs w:val="24"/>
          <w:lang w:val="en-US" w:eastAsia="zh-CN"/>
        </w:rPr>
        <w:t>其中</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E</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r>
          <m:rPr/>
          <w:rPr>
            <w:rFonts w:hint="default" w:ascii="Cambria Math" w:hAnsi="Cambria Math"/>
            <w:sz w:val="24"/>
            <w:szCs w:val="24"/>
            <w:lang w:val="en-US" w:eastAsia="zh-CN"/>
          </w:rPr>
          <m:t>(</m:t>
        </m:r>
        <m:r>
          <m:rPr/>
          <w:rPr>
            <w:rFonts w:hint="eastAsia" w:ascii="Cambria Math" w:hAnsi="Cambria Math"/>
            <w:sz w:val="24"/>
            <w:szCs w:val="24"/>
            <w:lang w:val="en-US" w:eastAsia="zh-CN"/>
          </w:rPr>
          <m:t>·</m:t>
        </m:r>
        <m:r>
          <m:rPr/>
          <w:rPr>
            <w:rFonts w:hint="default" w:ascii="Cambria Math" w:hAnsi="Cambria Math"/>
            <w:sz w:val="24"/>
            <w:szCs w:val="24"/>
            <w:lang w:val="en-US" w:eastAsia="zh-CN"/>
          </w:rPr>
          <m:t>)</m:t>
        </m:r>
      </m:oMath>
      <w:r>
        <w:rPr>
          <w:rFonts w:hint="eastAsia" w:hAnsi="Cambria Math"/>
          <w:i w:val="0"/>
          <w:sz w:val="24"/>
          <w:szCs w:val="24"/>
          <w:lang w:val="en-US" w:eastAsia="zh-CN"/>
        </w:rPr>
        <w:t>表示第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kern w:val="2"/>
          <w:sz w:val="24"/>
          <w:szCs w:val="24"/>
          <w:lang w:val="en-US" w:eastAsia="zh-CN" w:bidi="ar-SA"/>
        </w:rPr>
        <w:t>个尺度对应的</w:t>
      </w:r>
      <w:r>
        <w:rPr>
          <w:rFonts w:ascii="宋体" w:hAnsi="宋体" w:eastAsia="宋体" w:cs="宋体"/>
          <w:b w:val="0"/>
          <w:bCs w:val="0"/>
          <w:sz w:val="24"/>
          <w:szCs w:val="24"/>
        </w:rPr>
        <w:t>专家网络函数。</w:t>
      </w:r>
      <w:r>
        <w:rPr>
          <w:rFonts w:ascii="宋体" w:hAnsi="宋体" w:eastAsia="宋体" w:cs="宋体"/>
          <w:sz w:val="24"/>
          <w:szCs w:val="24"/>
        </w:rPr>
        <w:t>该尺度所有特征经专业化处理后的集合为</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G</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g</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i,j</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|j=1,...,</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M</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oMath>
      <w:r>
        <w:rPr>
          <w:rFonts w:hint="eastAsia" w:hAnsi="Cambria Math" w:cs="宋体"/>
          <w:i w:val="0"/>
          <w:sz w:val="24"/>
          <w:szCs w:val="24"/>
          <w:lang w:val="en-US" w:eastAsia="zh-CN"/>
        </w:rPr>
        <w:t>。</w:t>
      </w:r>
      <w:r>
        <w:rPr>
          <w:rFonts w:ascii="宋体" w:hAnsi="宋体" w:eastAsia="宋体" w:cs="宋体"/>
          <w:b w:val="0"/>
          <w:bCs w:val="0"/>
          <w:sz w:val="24"/>
          <w:szCs w:val="24"/>
        </w:rPr>
        <w:t>所述残差连接机制通过将输入特征直接加到 MLP 层的输出上，有助于防止网络层数加深时的梯度消失问题，从而确保深层网络训练的稳定性和特征增强的有效性。这种一尺度对应一专家的架构，解决了传统方法采用统一网络处理不同语义特征所导致的特征干扰和冗余问题，显著提高了特征的判别能力。</w:t>
      </w:r>
    </w:p>
    <w:p w14:paraId="4F647F3F">
      <w:pPr>
        <w:pStyle w:val="8"/>
        <w:keepNext w:val="0"/>
        <w:keepLines w:val="0"/>
        <w:pageBreakBefore w:val="0"/>
        <w:widowControl w:val="0"/>
        <w:kinsoku/>
        <w:wordWrap/>
        <w:overflowPunct/>
        <w:topLinePunct w:val="0"/>
        <w:autoSpaceDE/>
        <w:autoSpaceDN/>
        <w:bidi w:val="0"/>
        <w:adjustRightInd/>
        <w:snapToGrid/>
        <w:spacing w:before="0" w:after="0" w:line="360" w:lineRule="auto"/>
        <w:textAlignment w:val="auto"/>
        <w:rPr>
          <w:rFonts w:hint="eastAsia" w:ascii="Times New Roman" w:hAnsi="Times New Roman"/>
          <w:b w:val="0"/>
          <w:bCs w:val="0"/>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27</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b w:val="0"/>
          <w:bCs w:val="0"/>
          <w:sz w:val="24"/>
          <w:szCs w:val="24"/>
          <w:lang w:val="en-US" w:eastAsia="zh-CN"/>
        </w:rPr>
        <w:t>步骤</w:t>
      </w:r>
      <w:r>
        <w:rPr>
          <w:rFonts w:hint="eastAsia" w:ascii="宋体" w:hAnsi="宋体" w:cs="宋体"/>
          <w:b w:val="0"/>
          <w:bCs w:val="0"/>
          <w:sz w:val="24"/>
          <w:szCs w:val="24"/>
          <w:lang w:val="en-US" w:eastAsia="zh-CN"/>
        </w:rPr>
        <w:t>S4 门控加权融合与输出</w:t>
      </w:r>
      <w:r>
        <w:rPr>
          <w:rFonts w:hint="eastAsia" w:ascii="Times New Roman" w:hAnsi="Times New Roman"/>
          <w:b w:val="0"/>
          <w:bCs w:val="0"/>
          <w:color w:val="000000"/>
          <w:sz w:val="24"/>
          <w:szCs w:val="24"/>
          <w:lang w:val="en-US" w:eastAsia="zh-CN"/>
        </w:rPr>
        <w:t>；</w:t>
      </w:r>
    </w:p>
    <w:p w14:paraId="4B920543">
      <w:pPr>
        <w:topLinePunct/>
        <w:spacing w:line="360" w:lineRule="auto"/>
        <w:rPr>
          <w:rFonts w:hint="eastAsia" w:hAnsi="Cambria Math" w:cs="宋体"/>
          <w:i w:val="0"/>
          <w:kern w:val="2"/>
          <w:sz w:val="24"/>
          <w:szCs w:val="24"/>
          <w:lang w:val="en-US" w:eastAsia="zh-CN" w:bidi="ar-SA"/>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28</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Times New Roman" w:hAnsi="Times New Roman"/>
          <w:sz w:val="24"/>
          <w:szCs w:val="24"/>
          <w:lang w:val="en-US" w:eastAsia="zh-CN"/>
        </w:rPr>
        <w:t>本步骤利用门控网络模块</w:t>
      </w:r>
      <m:oMath>
        <m:r>
          <m:rPr/>
          <w:rPr>
            <w:rFonts w:hint="default" w:ascii="Cambria Math" w:hAnsi="Cambria Math" w:cs="Times New Roman"/>
            <w:kern w:val="2"/>
            <w:sz w:val="24"/>
            <w:szCs w:val="24"/>
            <w:lang w:val="en-US" w:eastAsia="zh-CN" w:bidi="ar-SA"/>
          </w:rPr>
          <m:t>G</m:t>
        </m:r>
      </m:oMath>
      <w:r>
        <w:rPr>
          <w:rFonts w:hint="eastAsia" w:hAnsi="Cambria Math" w:cs="Times New Roman"/>
          <w:i w:val="0"/>
          <w:kern w:val="2"/>
          <w:sz w:val="24"/>
          <w:szCs w:val="24"/>
          <w:lang w:val="en-US" w:eastAsia="zh-CN" w:bidi="ar-SA"/>
        </w:rPr>
        <w:t>计算各专家网络</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E</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i</m:t>
            </m:r>
            <m:ctrlPr>
              <w:rPr>
                <w:rFonts w:ascii="Cambria Math" w:hAnsi="Cambria Math" w:cs="Times New Roman"/>
                <w:i/>
                <w:kern w:val="2"/>
                <w:sz w:val="24"/>
                <w:szCs w:val="24"/>
                <w:lang w:val="en-US" w:bidi="ar-SA"/>
              </w:rPr>
            </m:ctrlPr>
          </m:sub>
        </m:sSub>
      </m:oMath>
      <w:r>
        <w:rPr>
          <w:rFonts w:hint="eastAsia" w:hAnsi="Cambria Math" w:cs="Times New Roman"/>
          <w:i w:val="0"/>
          <w:kern w:val="2"/>
          <w:sz w:val="24"/>
          <w:szCs w:val="24"/>
          <w:lang w:val="en-US" w:eastAsia="zh-CN" w:bidi="ar-SA"/>
        </w:rPr>
        <w:t>的</w:t>
      </w:r>
      <w:r>
        <w:rPr>
          <w:rFonts w:hint="eastAsia" w:hAnsi="Cambria Math" w:cs="宋体"/>
          <w:i w:val="0"/>
          <w:kern w:val="2"/>
          <w:sz w:val="24"/>
          <w:szCs w:val="24"/>
          <w:lang w:val="en-US" w:eastAsia="zh-CN" w:bidi="ar-SA"/>
        </w:rPr>
        <w:t>融合权重分布</w:t>
      </w:r>
      <m:oMath>
        <m:r>
          <m:rPr/>
          <w:rPr>
            <w:rFonts w:hint="default" w:ascii="Cambria Math" w:hAnsi="Cambria Math" w:cs="宋体"/>
            <w:kern w:val="2"/>
            <w:sz w:val="24"/>
            <w:szCs w:val="24"/>
            <w:lang w:val="en-US" w:eastAsia="zh-CN" w:bidi="ar-SA"/>
          </w:rPr>
          <m:t>W={</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N</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w:r>
        <w:rPr>
          <w:rFonts w:hint="eastAsia" w:hAnsi="Cambria Math" w:cs="宋体"/>
          <w:i w:val="0"/>
          <w:kern w:val="2"/>
          <w:sz w:val="24"/>
          <w:szCs w:val="24"/>
          <w:lang w:val="en-US" w:eastAsia="zh-CN" w:bidi="ar-SA"/>
        </w:rPr>
        <w:t>。门控网络</w:t>
      </w:r>
      <m:oMath>
        <m:r>
          <m:rPr/>
          <w:rPr>
            <w:rFonts w:hint="default" w:ascii="Cambria Math" w:hAnsi="Cambria Math" w:cs="宋体"/>
            <w:kern w:val="2"/>
            <w:sz w:val="24"/>
            <w:szCs w:val="24"/>
            <w:lang w:val="en-US" w:eastAsia="zh-CN" w:bidi="ar-SA"/>
          </w:rPr>
          <m:t>G</m:t>
        </m:r>
      </m:oMath>
      <w:r>
        <w:rPr>
          <w:rFonts w:hint="eastAsia" w:hAnsi="Cambria Math" w:cs="宋体"/>
          <w:i w:val="0"/>
          <w:kern w:val="2"/>
          <w:sz w:val="24"/>
          <w:szCs w:val="24"/>
          <w:lang w:val="en-US" w:eastAsia="zh-CN" w:bidi="ar-SA"/>
        </w:rPr>
        <w:t>根据全局上下文特征</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X</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global</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生成权重，具体计算为：</w:t>
      </w:r>
    </w:p>
    <w:p w14:paraId="5AD44853">
      <w:pPr>
        <w:topLinePunct/>
        <w:spacing w:line="360" w:lineRule="auto"/>
        <w:jc w:val="center"/>
        <w:rPr>
          <w:rFonts w:hint="default" w:hAnsi="Cambria Math" w:cs="宋体"/>
          <w:i w:val="0"/>
          <w:kern w:val="2"/>
          <w:sz w:val="24"/>
          <w:szCs w:val="24"/>
          <w:lang w:val="en-US" w:eastAsia="zh-CN" w:bidi="ar-SA"/>
        </w:rPr>
      </w:pPr>
      <m:oMathPara>
        <m:oMath>
          <m:r>
            <m:rPr/>
            <w:rPr>
              <w:rFonts w:hint="default" w:ascii="Cambria Math" w:hAnsi="Cambria Math" w:cs="宋体"/>
              <w:kern w:val="2"/>
              <w:sz w:val="24"/>
              <w:szCs w:val="24"/>
              <w:lang w:val="en-US" w:eastAsia="zh-CN" w:bidi="ar-SA"/>
            </w:rPr>
            <m:t>W=Softmax(Linear(</m:t>
          </m:r>
          <m:f>
            <m:fPr>
              <m:type m:val="lin"/>
              <m:ctrlPr>
                <w:rPr>
                  <w:rFonts w:hint="default" w:ascii="Cambria Math" w:hAnsi="Cambria Math" w:cs="宋体"/>
                  <w:i/>
                  <w:kern w:val="2"/>
                  <w:sz w:val="24"/>
                  <w:szCs w:val="24"/>
                  <w:lang w:val="en-US" w:eastAsia="zh-CN" w:bidi="ar-SA"/>
                </w:rPr>
              </m:ctrlPr>
            </m:fPr>
            <m:num>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global</m:t>
                  </m:r>
                  <m:ctrlPr>
                    <w:rPr>
                      <w:rFonts w:hint="default" w:ascii="Cambria Math" w:hAnsi="Cambria Math" w:cs="宋体"/>
                      <w:i/>
                      <w:kern w:val="2"/>
                      <w:sz w:val="24"/>
                      <w:szCs w:val="24"/>
                      <w:lang w:val="en-US" w:eastAsia="zh-CN" w:bidi="ar-SA"/>
                    </w:rPr>
                  </m:ctrlPr>
                </m:sub>
              </m:sSub>
              <m:ctrlPr>
                <w:rPr>
                  <w:rFonts w:hint="default" w:ascii="Cambria Math" w:hAnsi="Cambria Math" w:cs="宋体"/>
                  <w:i/>
                  <w:kern w:val="2"/>
                  <w:sz w:val="24"/>
                  <w:szCs w:val="24"/>
                  <w:lang w:val="en-US" w:eastAsia="zh-CN" w:bidi="ar-SA"/>
                </w:rPr>
              </m:ctrlPr>
            </m:num>
            <m:den>
              <m:r>
                <m:rPr/>
                <w:rPr>
                  <w:rFonts w:hint="default" w:ascii="Cambria Math" w:hAnsi="Cambria Math" w:cs="宋体"/>
                  <w:kern w:val="2"/>
                  <w:sz w:val="24"/>
                  <w:szCs w:val="24"/>
                  <w:lang w:val="en-US" w:eastAsia="zh-CN" w:bidi="ar-SA"/>
                </w:rPr>
                <m:t>T</m:t>
              </m:r>
              <m:ctrlPr>
                <w:rPr>
                  <w:rFonts w:hint="default" w:ascii="Cambria Math" w:hAnsi="Cambria Math" w:cs="宋体"/>
                  <w:i/>
                  <w:kern w:val="2"/>
                  <w:sz w:val="24"/>
                  <w:szCs w:val="24"/>
                  <w:lang w:val="en-US" w:eastAsia="zh-CN" w:bidi="ar-SA"/>
                </w:rPr>
              </m:ctrlPr>
            </m:den>
          </m:f>
          <m:r>
            <m:rPr/>
            <w:rPr>
              <w:rFonts w:hint="default" w:ascii="Cambria Math" w:hAnsi="Cambria Math" w:cs="宋体"/>
              <w:kern w:val="2"/>
              <w:sz w:val="24"/>
              <w:szCs w:val="24"/>
              <w:lang w:val="en-US" w:eastAsia="zh-CN" w:bidi="ar-SA"/>
            </w:rPr>
            <m:t>))</m:t>
          </m:r>
        </m:oMath>
      </m:oMathPara>
    </w:p>
    <w:p w14:paraId="747B75CE">
      <w:pPr>
        <w:topLinePunct/>
        <w:spacing w:line="360" w:lineRule="auto"/>
        <w:jc w:val="both"/>
        <w:rPr>
          <w:rFonts w:hint="eastAsia" w:hAnsi="Cambria Math" w:cs="宋体"/>
          <w:i w:val="0"/>
          <w:sz w:val="24"/>
          <w:szCs w:val="24"/>
          <w:lang w:val="en-US" w:eastAsia="zh-CN"/>
        </w:rPr>
      </w:pPr>
      <w:r>
        <w:rPr>
          <w:rFonts w:hint="eastAsia" w:hAnsi="Cambria Math" w:cs="宋体"/>
          <w:i w:val="0"/>
          <w:kern w:val="2"/>
          <w:sz w:val="24"/>
          <w:szCs w:val="24"/>
          <w:lang w:val="en-US" w:eastAsia="zh-CN" w:bidi="ar-SA"/>
        </w:rPr>
        <w:t>其中</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global</m:t>
            </m:r>
            <m:ctrlPr>
              <w:rPr>
                <w:rFonts w:hint="default" w:ascii="Cambria Math" w:hAnsi="Cambria Math" w:cs="宋体"/>
                <w:i/>
                <w:kern w:val="2"/>
                <w:sz w:val="24"/>
                <w:szCs w:val="24"/>
                <w:lang w:val="en-US" w:eastAsia="zh-CN" w:bidi="ar-SA"/>
              </w:rPr>
            </m:ctrlPr>
          </m:sub>
        </m:sSub>
      </m:oMath>
      <w:r>
        <w:rPr>
          <w:rFonts w:hint="eastAsia" w:hAnsi="Cambria Math" w:cs="宋体"/>
          <w:i w:val="0"/>
          <w:kern w:val="2"/>
          <w:sz w:val="24"/>
          <w:szCs w:val="24"/>
          <w:lang w:val="en-US" w:eastAsia="zh-CN" w:bidi="ar-SA"/>
        </w:rPr>
        <w:t>为全局池化特征，</w:t>
      </w:r>
      <m:oMath>
        <m:r>
          <m:rPr/>
          <w:rPr>
            <w:rFonts w:hint="default" w:ascii="Cambria Math" w:hAnsi="Cambria Math" w:cs="宋体"/>
            <w:kern w:val="2"/>
            <w:sz w:val="24"/>
            <w:szCs w:val="24"/>
            <w:lang w:val="en-US" w:eastAsia="zh-CN" w:bidi="ar-SA"/>
          </w:rPr>
          <m:t>Linear(</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w:rPr>
          <w:rFonts w:hint="eastAsia" w:hAnsi="Cambria Math" w:cs="宋体"/>
          <w:i w:val="0"/>
          <w:kern w:val="2"/>
          <w:sz w:val="24"/>
          <w:szCs w:val="24"/>
          <w:lang w:val="en-US" w:eastAsia="zh-CN" w:bidi="ar-SA"/>
        </w:rPr>
        <w:t>为线性变化层，</w:t>
      </w:r>
      <m:oMath>
        <m:r>
          <m:rPr/>
          <w:rPr>
            <w:rFonts w:hint="default" w:ascii="Cambria Math" w:hAnsi="Cambria Math" w:cs="宋体"/>
            <w:kern w:val="2"/>
            <w:sz w:val="24"/>
            <w:szCs w:val="24"/>
            <w:lang w:val="en-US" w:eastAsia="zh-CN" w:bidi="ar-SA"/>
          </w:rPr>
          <m:t>T</m:t>
        </m:r>
      </m:oMath>
      <w:r>
        <w:rPr>
          <w:rFonts w:hint="eastAsia" w:hAnsi="Cambria Math" w:cs="宋体"/>
          <w:i w:val="0"/>
          <w:kern w:val="2"/>
          <w:sz w:val="24"/>
          <w:szCs w:val="24"/>
          <w:lang w:val="en-US" w:eastAsia="zh-CN" w:bidi="ar-SA"/>
        </w:rPr>
        <w:t>为温度参数，用于控制权重分布的尖锐程度。所述</w:t>
      </w:r>
      <m:oMath>
        <m:r>
          <m:rPr/>
          <w:rPr>
            <w:rFonts w:hint="default" w:ascii="Cambria Math" w:hAnsi="Cambria Math" w:cs="宋体"/>
            <w:kern w:val="2"/>
            <w:sz w:val="24"/>
            <w:szCs w:val="24"/>
            <w:lang w:val="en-US" w:eastAsia="zh-CN" w:bidi="ar-SA"/>
          </w:rPr>
          <m:t>Softmax(</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w:rPr>
          <w:rFonts w:hint="eastAsia" w:hAnsi="Cambria Math" w:cs="宋体"/>
          <w:i w:val="0"/>
          <w:kern w:val="2"/>
          <w:sz w:val="24"/>
          <w:szCs w:val="24"/>
          <w:lang w:val="en-US" w:eastAsia="zh-CN" w:bidi="ar-SA"/>
        </w:rPr>
        <w:t>函数用于对权重进行归一化处理，确保</w:t>
      </w:r>
      <m:oMath>
        <m:nary>
          <m:naryPr>
            <m:chr m:val="∑"/>
            <m:limLoc m:val="undOvr"/>
            <m:ctrlPr>
              <w:rPr>
                <w:rFonts w:ascii="Cambria Math" w:hAnsi="Cambria Math" w:cs="宋体"/>
                <w:i/>
                <w:kern w:val="2"/>
                <w:sz w:val="24"/>
                <w:szCs w:val="24"/>
                <w:lang w:val="en-US" w:bidi="ar-SA"/>
              </w:rPr>
            </m:ctrlPr>
          </m:naryPr>
          <m:sub>
            <m:r>
              <m:rPr/>
              <w:rPr>
                <w:rFonts w:hint="default" w:ascii="Cambria Math" w:hAnsi="Cambria Math" w:cs="宋体"/>
                <w:kern w:val="2"/>
                <w:sz w:val="24"/>
                <w:szCs w:val="24"/>
                <w:lang w:val="en-US" w:eastAsia="zh-CN" w:bidi="ar-SA"/>
              </w:rPr>
              <m:t>i=1</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N</m:t>
            </m:r>
            <m:ctrlPr>
              <w:rPr>
                <w:rFonts w:ascii="Cambria Math" w:hAnsi="Cambria Math" w:cs="宋体"/>
                <w:i/>
                <w:kern w:val="2"/>
                <w:sz w:val="24"/>
                <w:szCs w:val="24"/>
                <w:lang w:val="en-US" w:bidi="ar-SA"/>
              </w:rPr>
            </m:ctrlPr>
          </m:sup>
          <m:e>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w</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=1</m:t>
            </m:r>
            <m:ctrlPr>
              <w:rPr>
                <w:rFonts w:ascii="Cambria Math" w:hAnsi="Cambria Math" w:cs="宋体"/>
                <w:i/>
                <w:kern w:val="2"/>
                <w:sz w:val="24"/>
                <w:szCs w:val="24"/>
                <w:lang w:val="en-US" w:bidi="ar-SA"/>
              </w:rPr>
            </m:ctrlPr>
          </m:e>
        </m:nary>
      </m:oMath>
      <w:r>
        <w:rPr>
          <w:rFonts w:hint="eastAsia" w:hAnsi="Cambria Math" w:cs="宋体"/>
          <w:i w:val="0"/>
          <w:kern w:val="2"/>
          <w:sz w:val="24"/>
          <w:szCs w:val="24"/>
          <w:lang w:val="en-US" w:eastAsia="zh-CN" w:bidi="ar-SA"/>
        </w:rPr>
        <w:t>。随后</w:t>
      </w:r>
      <w:ins w:id="5" w:author="Jisoo" w:date="2025-12-08T00:22:30Z">
        <w:r>
          <w:rPr>
            <w:rFonts w:hint="eastAsia" w:hAnsi="Cambria Math" w:cs="宋体"/>
            <w:i w:val="0"/>
            <w:kern w:val="2"/>
            <w:sz w:val="24"/>
            <w:szCs w:val="24"/>
            <w:lang w:val="en-US" w:eastAsia="zh-CN" w:bidi="ar-SA"/>
          </w:rPr>
          <w:t>，</w:t>
        </w:r>
      </w:ins>
      <w:del w:id="6" w:author="Jisoo" w:date="2025-12-08T00:22:30Z">
        <w:r>
          <w:rPr>
            <w:rFonts w:hint="eastAsia" w:hAnsi="Cambria Math" w:cs="宋体"/>
            <w:i w:val="0"/>
            <w:kern w:val="2"/>
            <w:sz w:val="24"/>
            <w:szCs w:val="24"/>
            <w:lang w:val="en-US" w:eastAsia="zh-CN" w:bidi="ar-SA"/>
          </w:rPr>
          <w:delText>，</w:delText>
        </w:r>
      </w:del>
      <w:r>
        <w:rPr>
          <w:rFonts w:hint="eastAsia" w:hAnsi="Cambria Math" w:cs="宋体"/>
          <w:i w:val="0"/>
          <w:kern w:val="2"/>
          <w:sz w:val="24"/>
          <w:szCs w:val="24"/>
          <w:lang w:val="en-US" w:eastAsia="zh-CN" w:bidi="ar-SA"/>
        </w:rPr>
        <w:t>根据所述权重</w:t>
      </w:r>
      <m:oMath>
        <m:r>
          <m:rPr/>
          <w:rPr>
            <w:rFonts w:hint="default" w:ascii="Cambria Math" w:hAnsi="Cambria Math" w:cs="宋体"/>
            <w:kern w:val="2"/>
            <w:sz w:val="24"/>
            <w:szCs w:val="24"/>
            <w:lang w:val="en-US" w:eastAsia="zh-CN" w:bidi="ar-SA"/>
          </w:rPr>
          <m:t>W</m:t>
        </m:r>
      </m:oMath>
      <w:r>
        <w:rPr>
          <w:rFonts w:ascii="宋体" w:hAnsi="宋体" w:eastAsia="宋体" w:cs="宋体"/>
          <w:sz w:val="24"/>
          <w:szCs w:val="24"/>
        </w:rPr>
        <w:t>对各专家网络的专业化特征输出</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G</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eastAsia" w:hAnsi="Cambria Math" w:cs="宋体"/>
          <w:i w:val="0"/>
          <w:sz w:val="24"/>
          <w:szCs w:val="24"/>
          <w:lang w:val="en-US" w:eastAsia="zh-CN"/>
        </w:rPr>
        <w:t>进行加权求和，得到融合特征</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fusiion_weighted</m:t>
            </m:r>
            <m:ctrlPr>
              <w:rPr>
                <w:rFonts w:ascii="Cambria Math" w:hAnsi="Cambria Math" w:cs="宋体"/>
                <w:i/>
                <w:sz w:val="24"/>
                <w:szCs w:val="24"/>
                <w:lang w:val="en-US"/>
              </w:rPr>
            </m:ctrlPr>
          </m:sub>
        </m:sSub>
      </m:oMath>
      <w:r>
        <w:rPr>
          <w:rFonts w:hint="eastAsia" w:hAnsi="Cambria Math" w:cs="宋体"/>
          <w:i w:val="0"/>
          <w:sz w:val="24"/>
          <w:szCs w:val="24"/>
          <w:lang w:val="en-US" w:eastAsia="zh-CN"/>
        </w:rPr>
        <w:t>：</w:t>
      </w:r>
    </w:p>
    <w:p w14:paraId="2E8039CA">
      <w:pPr>
        <w:topLinePunct/>
        <w:spacing w:line="360" w:lineRule="auto"/>
        <w:jc w:val="center"/>
        <w:rPr>
          <w:rFonts w:hint="default" w:hAnsi="Cambria Math" w:cs="宋体"/>
          <w:i w:val="0"/>
          <w:sz w:val="24"/>
          <w:szCs w:val="24"/>
          <w:lang w:val="en-US" w:eastAsia="zh-CN"/>
        </w:rPr>
      </w:pPr>
      <m:oMathPara>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fusiion_weighted</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nary>
            <m:naryPr>
              <m:chr m:val="∑"/>
              <m:limLoc m:val="undOvr"/>
              <m:ctrlPr>
                <w:rPr>
                  <w:rFonts w:hint="default" w:ascii="Cambria Math" w:hAnsi="Cambria Math" w:cs="宋体"/>
                  <w:i/>
                  <w:sz w:val="24"/>
                  <w:szCs w:val="24"/>
                  <w:lang w:val="en-US" w:eastAsia="zh-CN"/>
                </w:rPr>
              </m:ctrlPr>
            </m:naryPr>
            <m:sub>
              <m:r>
                <m:rPr/>
                <w:rPr>
                  <w:rFonts w:hint="default" w:ascii="Cambria Math" w:hAnsi="Cambria Math" w:cs="宋体"/>
                  <w:sz w:val="24"/>
                  <w:szCs w:val="24"/>
                  <w:lang w:val="en-US" w:eastAsia="zh-CN"/>
                </w:rPr>
                <m:t>i=1</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N</m:t>
              </m:r>
              <m:ctrlPr>
                <w:rPr>
                  <w:rFonts w:hint="default" w:ascii="Cambria Math" w:hAnsi="Cambria Math" w:cs="宋体"/>
                  <w:i/>
                  <w:sz w:val="24"/>
                  <w:szCs w:val="24"/>
                  <w:lang w:val="en-US" w:eastAsia="zh-CN"/>
                </w:rPr>
              </m:ctrlPr>
            </m:sup>
            <m:e>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w</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eastAsia" w:ascii="Cambria Math" w:hAnsi="Cambria Math" w:cs="宋体"/>
                  <w:sz w:val="24"/>
                  <w:szCs w:val="24"/>
                  <w:lang w:val="en-US" w:eastAsia="zh-CN"/>
                </w:rPr>
                <m:t>·</m:t>
              </m:r>
              <m:ctrlPr>
                <w:rPr>
                  <w:rFonts w:hint="default" w:ascii="Cambria Math" w:hAnsi="Cambria Math" w:cs="宋体"/>
                  <w:i/>
                  <w:sz w:val="24"/>
                  <w:szCs w:val="24"/>
                  <w:lang w:val="en-US" w:eastAsia="zh-CN"/>
                </w:rPr>
              </m:ctrlPr>
            </m:e>
          </m:nary>
          <m:r>
            <m:rPr/>
            <w:rPr>
              <w:rFonts w:hint="default" w:ascii="Cambria Math" w:hAnsi="Cambria Math" w:cs="宋体"/>
              <w:sz w:val="24"/>
              <w:szCs w:val="24"/>
              <w:lang w:val="en-US" w:eastAsia="zh-CN"/>
            </w:rPr>
            <m:t>Aggregate(</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G</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oMath>
      </m:oMathPara>
    </w:p>
    <w:p w14:paraId="023C914A">
      <w:pPr>
        <w:topLinePunct/>
        <w:spacing w:line="360" w:lineRule="auto"/>
        <w:jc w:val="both"/>
        <w:rPr>
          <w:rFonts w:hint="eastAsia" w:hAnsi="Cambria Math" w:cs="宋体"/>
          <w:i w:val="0"/>
          <w:sz w:val="24"/>
          <w:szCs w:val="24"/>
          <w:lang w:val="en-US" w:eastAsia="zh-CN"/>
        </w:rPr>
      </w:pPr>
      <w:r>
        <w:rPr>
          <w:rFonts w:hint="eastAsia" w:hAnsi="Cambria Math" w:cs="宋体"/>
          <w:i w:val="0"/>
          <w:kern w:val="2"/>
          <w:sz w:val="24"/>
          <w:szCs w:val="24"/>
          <w:lang w:val="en-US" w:eastAsia="zh-CN" w:bidi="ar-SA"/>
        </w:rPr>
        <w:t>其中</w:t>
      </w:r>
      <m:oMath>
        <m:r>
          <m:rPr/>
          <w:rPr>
            <w:rFonts w:hint="default" w:ascii="Cambria Math" w:hAnsi="Cambria Math" w:cs="宋体"/>
            <w:sz w:val="24"/>
            <w:szCs w:val="24"/>
            <w:lang w:val="en-US" w:eastAsia="zh-CN"/>
          </w:rPr>
          <m:t>Aggregate(</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G</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oMath>
      <w:r>
        <w:rPr>
          <w:rFonts w:hint="eastAsia" w:hAnsi="Cambria Math" w:cs="宋体"/>
          <w:i w:val="0"/>
          <w:sz w:val="24"/>
          <w:szCs w:val="24"/>
          <w:lang w:val="en-US" w:eastAsia="zh-CN"/>
        </w:rPr>
        <w:t>表示对</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G</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eastAsia" w:hAnsi="Cambria Math" w:cs="宋体"/>
          <w:i w:val="0"/>
          <w:sz w:val="24"/>
          <w:szCs w:val="24"/>
          <w:lang w:val="en-US" w:eastAsia="zh-CN"/>
        </w:rPr>
        <w:t>集合进行平均池化或最大池化等操作得到的单特征向量。最后，通过最终融合层</w:t>
      </w:r>
      <m:oMath>
        <m:r>
          <m:rPr/>
          <w:rPr>
            <w:rFonts w:hint="default" w:ascii="Cambria Math" w:hAnsi="Cambria Math" w:cs="宋体"/>
            <w:kern w:val="2"/>
            <w:sz w:val="24"/>
            <w:szCs w:val="24"/>
            <w:lang w:val="en-US" w:eastAsia="zh-CN" w:bidi="ar-SA"/>
          </w:rPr>
          <m:t>FinalLayer(</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w:rPr>
          <w:rFonts w:hint="eastAsia" w:hAnsi="Cambria Math" w:cs="宋体"/>
          <w:i w:val="0"/>
          <w:kern w:val="2"/>
          <w:sz w:val="24"/>
          <w:szCs w:val="24"/>
          <w:lang w:val="en-US" w:eastAsia="zh-CN" w:bidi="ar-SA"/>
        </w:rPr>
        <w:t>对加权融合结果</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fusiion_weighted</m:t>
            </m:r>
            <m:ctrlPr>
              <w:rPr>
                <w:rFonts w:ascii="Cambria Math" w:hAnsi="Cambria Math" w:cs="宋体"/>
                <w:i/>
                <w:sz w:val="24"/>
                <w:szCs w:val="24"/>
                <w:lang w:val="en-US"/>
              </w:rPr>
            </m:ctrlPr>
          </m:sub>
        </m:sSub>
      </m:oMath>
      <w:r>
        <w:rPr>
          <w:rFonts w:hint="eastAsia" w:hAnsi="Cambria Math" w:cs="宋体"/>
          <w:i w:val="0"/>
          <w:sz w:val="24"/>
          <w:szCs w:val="24"/>
          <w:lang w:val="en-US" w:eastAsia="zh-CN"/>
        </w:rPr>
        <w:t>进行进一步处理，输出该行人图像的统一判别特征</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fused</m:t>
            </m:r>
            <m:ctrlPr>
              <w:rPr>
                <w:rFonts w:ascii="Cambria Math" w:hAnsi="Cambria Math" w:cs="宋体"/>
                <w:i/>
                <w:sz w:val="24"/>
                <w:szCs w:val="24"/>
                <w:lang w:val="en-US"/>
              </w:rPr>
            </m:ctrlPr>
          </m:sub>
        </m:sSub>
      </m:oMath>
      <w:r>
        <w:rPr>
          <w:rFonts w:hint="eastAsia" w:hAnsi="Cambria Math" w:cs="宋体"/>
          <w:i w:val="0"/>
          <w:sz w:val="24"/>
          <w:szCs w:val="24"/>
          <w:lang w:val="en-US" w:eastAsia="zh-CN"/>
        </w:rPr>
        <w:t>：</w:t>
      </w:r>
    </w:p>
    <w:p w14:paraId="6B7AC145">
      <w:pPr>
        <w:topLinePunct/>
        <w:spacing w:line="360" w:lineRule="auto"/>
        <w:jc w:val="center"/>
        <w:rPr>
          <w:rFonts w:hint="eastAsia" w:hAnsi="Cambria Math" w:cs="宋体"/>
          <w:i w:val="0"/>
          <w:kern w:val="2"/>
          <w:sz w:val="24"/>
          <w:szCs w:val="24"/>
          <w:lang w:val="en-US" w:eastAsia="zh-CN" w:bidi="ar-SA"/>
        </w:rPr>
      </w:pPr>
      <m:oMathPara>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fused</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=FinalLayer(</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fusiion_weighted</m:t>
              </m:r>
              <m:ctrlPr>
                <w:rPr>
                  <w:rFonts w:ascii="Cambria Math" w:hAnsi="Cambria Math" w:cs="宋体"/>
                  <w:i/>
                  <w:sz w:val="24"/>
                  <w:szCs w:val="24"/>
                  <w:lang w:val="en-US"/>
                </w:rPr>
              </m:ctrlPr>
            </m:sub>
          </m:sSub>
          <m:r>
            <m:rPr/>
            <w:rPr>
              <w:rFonts w:hint="default" w:ascii="Cambria Math" w:hAnsi="Cambria Math" w:cs="宋体"/>
              <w:kern w:val="2"/>
              <w:sz w:val="24"/>
              <w:szCs w:val="24"/>
              <w:lang w:val="en-US" w:eastAsia="zh-CN" w:bidi="ar-SA"/>
            </w:rPr>
            <m:t>)</m:t>
          </m:r>
        </m:oMath>
      </m:oMathPara>
    </w:p>
    <w:p w14:paraId="0D99DDDB">
      <w:pPr>
        <w:pStyle w:val="8"/>
        <w:keepNext w:val="0"/>
        <w:keepLines w:val="0"/>
        <w:pageBreakBefore w:val="0"/>
        <w:widowControl w:val="0"/>
        <w:kinsoku/>
        <w:wordWrap/>
        <w:overflowPunct/>
        <w:topLinePunct w:val="0"/>
        <w:autoSpaceDE/>
        <w:autoSpaceDN/>
        <w:bidi w:val="0"/>
        <w:adjustRightInd/>
        <w:snapToGrid/>
        <w:spacing w:before="0" w:after="0" w:line="360" w:lineRule="auto"/>
        <w:textAlignment w:val="auto"/>
        <w:rPr>
          <w:rFonts w:hint="eastAsia" w:ascii="Times New Roman" w:hAnsi="Times New Roman"/>
          <w:b w:val="0"/>
          <w:bCs w:val="0"/>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29</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b w:val="0"/>
          <w:bCs w:val="0"/>
          <w:sz w:val="24"/>
          <w:szCs w:val="24"/>
          <w:lang w:val="en-US" w:eastAsia="zh-CN"/>
        </w:rPr>
        <w:t>步骤</w:t>
      </w:r>
      <w:r>
        <w:rPr>
          <w:rFonts w:hint="eastAsia" w:ascii="宋体" w:hAnsi="宋体" w:cs="宋体"/>
          <w:b w:val="0"/>
          <w:bCs w:val="0"/>
          <w:sz w:val="24"/>
          <w:szCs w:val="24"/>
          <w:lang w:val="en-US" w:eastAsia="zh-CN"/>
        </w:rPr>
        <w:t xml:space="preserve">S5 </w:t>
      </w:r>
      <w:r>
        <w:rPr>
          <w:rFonts w:hint="eastAsia" w:hAnsi="Cambria Math" w:cs="宋体"/>
          <w:i w:val="0"/>
          <w:kern w:val="2"/>
          <w:sz w:val="24"/>
          <w:szCs w:val="24"/>
          <w:lang w:val="en-US" w:eastAsia="zh-CN" w:bidi="ar-SA"/>
        </w:rPr>
        <w:t>行人重识别检索与优化</w:t>
      </w:r>
      <w:r>
        <w:rPr>
          <w:rFonts w:hint="eastAsia" w:ascii="Times New Roman" w:hAnsi="Times New Roman"/>
          <w:b w:val="0"/>
          <w:bCs w:val="0"/>
          <w:color w:val="000000"/>
          <w:sz w:val="24"/>
          <w:szCs w:val="24"/>
          <w:lang w:val="en-US" w:eastAsia="zh-CN"/>
        </w:rPr>
        <w:t>；</w:t>
      </w:r>
    </w:p>
    <w:p w14:paraId="39C34BAD">
      <w:pPr>
        <w:pStyle w:val="3"/>
        <w:spacing w:line="360" w:lineRule="auto"/>
        <w:jc w:val="both"/>
        <w:rPr>
          <w:rFonts w:hint="eastAsia" w:hAnsi="Cambria Math" w:cs="宋体"/>
          <w:b w:val="0"/>
          <w:bCs w:val="0"/>
          <w:i w:val="0"/>
          <w:kern w:val="2"/>
          <w:sz w:val="24"/>
          <w:szCs w:val="24"/>
          <w:lang w:val="en-US" w:eastAsia="zh-CN" w:bidi="ar-SA"/>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30</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Times New Roman" w:hAnsi="Times New Roman"/>
          <w:b w:val="0"/>
          <w:bCs w:val="0"/>
          <w:color w:val="000000"/>
          <w:sz w:val="24"/>
          <w:szCs w:val="24"/>
          <w:lang w:val="en-US" w:eastAsia="zh-CN"/>
        </w:rPr>
        <w:t>本步骤利用</w:t>
      </w:r>
      <m:oMath>
        <m:sSub>
          <m:sSubPr>
            <m:ctrlPr>
              <w:rPr>
                <w:rFonts w:ascii="Cambria Math" w:hAnsi="Cambria Math" w:cs="宋体"/>
                <w:b w:val="0"/>
                <w:bCs w:val="0"/>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b w:val="0"/>
                <w:bCs w:val="0"/>
                <w:i/>
                <w:kern w:val="2"/>
                <w:sz w:val="24"/>
                <w:szCs w:val="24"/>
                <w:lang w:val="en-US" w:bidi="ar-SA"/>
              </w:rPr>
            </m:ctrlPr>
          </m:e>
          <m:sub>
            <m:r>
              <m:rPr/>
              <w:rPr>
                <w:rFonts w:hint="default" w:ascii="Cambria Math" w:hAnsi="Cambria Math" w:cs="宋体"/>
                <w:kern w:val="2"/>
                <w:sz w:val="24"/>
                <w:szCs w:val="24"/>
                <w:lang w:val="en-US" w:eastAsia="zh-CN" w:bidi="ar-SA"/>
              </w:rPr>
              <m:t>fused</m:t>
            </m:r>
            <m:ctrlPr>
              <w:rPr>
                <w:rFonts w:ascii="Cambria Math" w:hAnsi="Cambria Math" w:cs="宋体"/>
                <w:b w:val="0"/>
                <w:bCs w:val="0"/>
                <w:i/>
                <w:kern w:val="2"/>
                <w:sz w:val="24"/>
                <w:szCs w:val="24"/>
                <w:lang w:val="en-US" w:bidi="ar-SA"/>
              </w:rPr>
            </m:ctrlPr>
          </m:sub>
        </m:sSub>
      </m:oMath>
      <w:r>
        <w:rPr>
          <w:rFonts w:ascii="宋体" w:hAnsi="宋体" w:eastAsia="宋体" w:cs="宋体"/>
          <w:b w:val="0"/>
          <w:bCs w:val="0"/>
          <w:sz w:val="24"/>
          <w:szCs w:val="24"/>
        </w:rPr>
        <w:t>完成行人重识别任务</w:t>
      </w:r>
      <w:r>
        <w:rPr>
          <w:rFonts w:hint="eastAsia" w:ascii="宋体" w:hAnsi="宋体" w:cs="宋体"/>
          <w:b w:val="0"/>
          <w:bCs w:val="0"/>
          <w:sz w:val="24"/>
          <w:szCs w:val="24"/>
          <w:lang w:eastAsia="zh-CN"/>
        </w:rPr>
        <w:t>，</w:t>
      </w:r>
      <w:r>
        <w:rPr>
          <w:rFonts w:ascii="宋体" w:hAnsi="宋体" w:eastAsia="宋体" w:cs="宋体"/>
          <w:b w:val="0"/>
          <w:bCs w:val="0"/>
          <w:sz w:val="24"/>
          <w:szCs w:val="24"/>
        </w:rPr>
        <w:t>该步骤涵盖了模型的推理（检索）和训练（优化）两个阶段。在推理阶段，所述方法计算该行人图像的统一判别特征</w:t>
      </w:r>
      <m:oMath>
        <m:sSub>
          <m:sSubPr>
            <m:ctrlPr>
              <w:rPr>
                <w:rFonts w:ascii="Cambria Math" w:hAnsi="Cambria Math" w:cs="宋体"/>
                <w:b w:val="0"/>
                <w:bCs w:val="0"/>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b w:val="0"/>
                <w:bCs w:val="0"/>
                <w:i/>
                <w:kern w:val="2"/>
                <w:sz w:val="24"/>
                <w:szCs w:val="24"/>
                <w:lang w:val="en-US" w:bidi="ar-SA"/>
              </w:rPr>
            </m:ctrlPr>
          </m:e>
          <m:sub>
            <m:r>
              <m:rPr/>
              <w:rPr>
                <w:rFonts w:hint="default" w:ascii="Cambria Math" w:hAnsi="Cambria Math" w:cs="宋体"/>
                <w:kern w:val="2"/>
                <w:sz w:val="24"/>
                <w:szCs w:val="24"/>
                <w:lang w:val="en-US" w:eastAsia="zh-CN" w:bidi="ar-SA"/>
              </w:rPr>
              <m:t>fused</m:t>
            </m:r>
            <m:ctrlPr>
              <w:rPr>
                <w:rFonts w:ascii="Cambria Math" w:hAnsi="Cambria Math" w:cs="宋体"/>
                <w:b w:val="0"/>
                <w:bCs w:val="0"/>
                <w:i/>
                <w:kern w:val="2"/>
                <w:sz w:val="24"/>
                <w:szCs w:val="24"/>
                <w:lang w:val="en-US" w:bidi="ar-SA"/>
              </w:rPr>
            </m:ctrlPr>
          </m:sub>
        </m:sSub>
      </m:oMath>
      <w:r>
        <w:rPr>
          <w:rFonts w:ascii="宋体" w:hAnsi="宋体" w:eastAsia="宋体" w:cs="宋体"/>
          <w:b w:val="0"/>
          <w:bCs w:val="0"/>
          <w:sz w:val="24"/>
          <w:szCs w:val="24"/>
        </w:rPr>
        <w:t>与图库（Gallery）中所有已存储行人特征之间的</w:t>
      </w:r>
      <w:r>
        <w:rPr>
          <w:rFonts w:hint="eastAsia" w:ascii="宋体" w:hAnsi="宋体" w:cs="宋体"/>
          <w:b w:val="0"/>
          <w:bCs w:val="0"/>
          <w:sz w:val="24"/>
          <w:szCs w:val="24"/>
          <w:lang w:val="en-US" w:eastAsia="zh-CN"/>
        </w:rPr>
        <w:t>距离度量</w:t>
      </w:r>
      <m:oMath>
        <m:r>
          <m:rPr/>
          <w:rPr>
            <w:rFonts w:hint="default" w:ascii="Cambria Math" w:hAnsi="Cambria Math" w:cs="宋体"/>
            <w:kern w:val="2"/>
            <w:sz w:val="24"/>
            <w:szCs w:val="24"/>
            <w:lang w:val="en-US" w:eastAsia="zh-CN" w:bidi="ar-SA"/>
          </w:rPr>
          <m:t>D(</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m:rPr/>
        <w:rPr>
          <w:rFonts w:hint="eastAsia" w:hAnsi="Cambria Math" w:cs="宋体"/>
          <w:b w:val="0"/>
          <w:bCs w:val="0"/>
          <w:i w:val="0"/>
          <w:kern w:val="2"/>
          <w:sz w:val="24"/>
          <w:szCs w:val="24"/>
          <w:lang w:val="en-US" w:eastAsia="zh-CN" w:bidi="ar-SA"/>
        </w:rPr>
        <w:t>。</w:t>
      </w:r>
      <w:r>
        <w:rPr>
          <w:rFonts w:hint="eastAsia" w:ascii="宋体" w:hAnsi="宋体" w:cs="宋体"/>
          <w:b w:val="0"/>
          <w:bCs w:val="0"/>
          <w:sz w:val="24"/>
          <w:szCs w:val="24"/>
          <w:lang w:val="en-US" w:eastAsia="zh-CN"/>
        </w:rPr>
        <w:t>距离度量</w:t>
      </w:r>
      <m:oMath>
        <m:r>
          <m:rPr/>
          <w:rPr>
            <w:rFonts w:hint="default" w:ascii="Cambria Math" w:hAnsi="Cambria Math" w:cs="宋体"/>
            <w:kern w:val="2"/>
            <w:sz w:val="24"/>
            <w:szCs w:val="24"/>
            <w:lang w:val="en-US" w:eastAsia="zh-CN" w:bidi="ar-SA"/>
          </w:rPr>
          <m:t>D(</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w:rPr>
          <w:rFonts w:ascii="宋体" w:hAnsi="宋体" w:eastAsia="宋体" w:cs="宋体"/>
          <w:b w:val="0"/>
          <w:bCs w:val="0"/>
          <w:sz w:val="24"/>
          <w:szCs w:val="24"/>
        </w:rPr>
        <w:t>的大小用于评估特征的相似性，常用的度量方式</w:t>
      </w:r>
      <w:r>
        <w:rPr>
          <w:rFonts w:hint="eastAsia" w:ascii="宋体" w:hAnsi="宋体" w:cs="宋体"/>
          <w:b w:val="0"/>
          <w:bCs w:val="0"/>
          <w:sz w:val="24"/>
          <w:szCs w:val="24"/>
          <w:lang w:val="en-US" w:eastAsia="zh-CN"/>
        </w:rPr>
        <w:t>为欧氏距离，通过比较</w:t>
      </w:r>
      <m:oMath>
        <m:r>
          <m:rPr/>
          <w:rPr>
            <w:rFonts w:hint="default" w:ascii="Cambria Math" w:hAnsi="Cambria Math" w:cs="宋体"/>
            <w:kern w:val="2"/>
            <w:sz w:val="24"/>
            <w:szCs w:val="24"/>
            <w:lang w:val="en-US" w:eastAsia="zh-CN" w:bidi="ar-SA"/>
          </w:rPr>
          <m:t>D(</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w:rPr>
          <w:rFonts w:ascii="宋体" w:hAnsi="宋体" w:eastAsia="宋体" w:cs="宋体"/>
          <w:b w:val="0"/>
          <w:bCs w:val="0"/>
          <w:sz w:val="24"/>
          <w:szCs w:val="24"/>
        </w:rPr>
        <w:t>的结果，即可完成行人检索和匹配，距离度量值越小，匹配成功的可能性越高。在训练阶段，所述方法结合两种主要的损失函数对所述统一判别特征</w:t>
      </w:r>
      <m:oMath>
        <m:sSub>
          <m:sSubPr>
            <m:ctrlPr>
              <w:rPr>
                <w:rFonts w:ascii="Cambria Math" w:hAnsi="Cambria Math" w:cs="宋体"/>
                <w:b w:val="0"/>
                <w:bCs w:val="0"/>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b w:val="0"/>
                <w:bCs w:val="0"/>
                <w:i/>
                <w:kern w:val="2"/>
                <w:sz w:val="24"/>
                <w:szCs w:val="24"/>
                <w:lang w:val="en-US" w:bidi="ar-SA"/>
              </w:rPr>
            </m:ctrlPr>
          </m:e>
          <m:sub>
            <m:r>
              <m:rPr/>
              <w:rPr>
                <w:rFonts w:hint="default" w:ascii="Cambria Math" w:hAnsi="Cambria Math" w:cs="宋体"/>
                <w:kern w:val="2"/>
                <w:sz w:val="24"/>
                <w:szCs w:val="24"/>
                <w:lang w:val="en-US" w:eastAsia="zh-CN" w:bidi="ar-SA"/>
              </w:rPr>
              <m:t>fused</m:t>
            </m:r>
            <m:ctrlPr>
              <w:rPr>
                <w:rFonts w:ascii="Cambria Math" w:hAnsi="Cambria Math" w:cs="宋体"/>
                <w:b w:val="0"/>
                <w:bCs w:val="0"/>
                <w:i/>
                <w:kern w:val="2"/>
                <w:sz w:val="24"/>
                <w:szCs w:val="24"/>
                <w:lang w:val="en-US" w:bidi="ar-SA"/>
              </w:rPr>
            </m:ctrlPr>
          </m:sub>
        </m:sSub>
      </m:oMath>
      <w:r>
        <w:rPr>
          <w:rFonts w:ascii="宋体" w:hAnsi="宋体" w:eastAsia="宋体" w:cs="宋体"/>
          <w:b w:val="0"/>
          <w:bCs w:val="0"/>
          <w:sz w:val="24"/>
          <w:szCs w:val="24"/>
        </w:rPr>
        <w:t>进行优化，以提升行人重识别的检索性能和准确性。所述总损失函数</w:t>
      </w:r>
      <m:oMath>
        <m:sSub>
          <m:sSubPr>
            <m:ctrlPr>
              <w:rPr>
                <w:rFonts w:ascii="Cambria Math" w:hAnsi="Cambria Math" w:cs="宋体"/>
                <w:b w:val="0"/>
                <w:bCs w:val="0"/>
                <w:i/>
                <w:kern w:val="2"/>
                <w:sz w:val="24"/>
                <w:szCs w:val="24"/>
                <w:lang w:val="en-US" w:bidi="ar-SA"/>
              </w:rPr>
            </m:ctrlPr>
          </m:sSubPr>
          <m:e>
            <m:r>
              <m:rPr/>
              <w:rPr>
                <w:rFonts w:hint="default" w:ascii="Cambria Math" w:hAnsi="Cambria Math" w:cs="宋体"/>
                <w:kern w:val="2"/>
                <w:sz w:val="24"/>
                <w:szCs w:val="24"/>
                <w:lang w:val="en-US" w:eastAsia="zh-CN" w:bidi="ar-SA"/>
              </w:rPr>
              <m:t>L</m:t>
            </m:r>
            <m:ctrlPr>
              <w:rPr>
                <w:rFonts w:ascii="Cambria Math" w:hAnsi="Cambria Math" w:cs="宋体"/>
                <w:b w:val="0"/>
                <w:bCs w:val="0"/>
                <w:i/>
                <w:kern w:val="2"/>
                <w:sz w:val="24"/>
                <w:szCs w:val="24"/>
                <w:lang w:val="en-US" w:bidi="ar-SA"/>
              </w:rPr>
            </m:ctrlPr>
          </m:e>
          <m:sub>
            <m:r>
              <m:rPr/>
              <w:rPr>
                <w:rFonts w:hint="default" w:ascii="Cambria Math" w:hAnsi="Cambria Math" w:cs="宋体"/>
                <w:kern w:val="2"/>
                <w:sz w:val="24"/>
                <w:szCs w:val="24"/>
                <w:lang w:val="en-US" w:eastAsia="zh-CN" w:bidi="ar-SA"/>
              </w:rPr>
              <m:t>total</m:t>
            </m:r>
            <m:ctrlPr>
              <w:rPr>
                <w:rFonts w:ascii="Cambria Math" w:hAnsi="Cambria Math" w:cs="宋体"/>
                <w:b w:val="0"/>
                <w:bCs w:val="0"/>
                <w:i/>
                <w:kern w:val="2"/>
                <w:sz w:val="24"/>
                <w:szCs w:val="24"/>
                <w:lang w:val="en-US" w:bidi="ar-SA"/>
              </w:rPr>
            </m:ctrlPr>
          </m:sub>
        </m:sSub>
      </m:oMath>
      <w:r>
        <w:rPr>
          <w:rFonts w:hint="eastAsia" w:hAnsi="Cambria Math" w:cs="宋体"/>
          <w:b w:val="0"/>
          <w:bCs w:val="0"/>
          <w:i w:val="0"/>
          <w:kern w:val="2"/>
          <w:sz w:val="24"/>
          <w:szCs w:val="24"/>
          <w:lang w:val="en-US" w:eastAsia="zh-CN" w:bidi="ar-SA"/>
        </w:rPr>
        <w:t>可表示为身份分类损失</w:t>
      </w:r>
      <m:oMath>
        <m:sSub>
          <m:sSubPr>
            <m:ctrlPr>
              <w:rPr>
                <w:rFonts w:ascii="Cambria Math" w:hAnsi="Cambria Math" w:cs="宋体"/>
                <w:b w:val="0"/>
                <w:bCs w:val="0"/>
                <w:i/>
                <w:kern w:val="2"/>
                <w:sz w:val="24"/>
                <w:szCs w:val="24"/>
                <w:lang w:val="en-US" w:bidi="ar-SA"/>
              </w:rPr>
            </m:ctrlPr>
          </m:sSubPr>
          <m:e>
            <m:r>
              <m:rPr/>
              <w:rPr>
                <w:rFonts w:hint="default" w:ascii="Cambria Math" w:hAnsi="Cambria Math" w:cs="宋体"/>
                <w:kern w:val="2"/>
                <w:sz w:val="24"/>
                <w:szCs w:val="24"/>
                <w:lang w:val="en-US" w:eastAsia="zh-CN" w:bidi="ar-SA"/>
              </w:rPr>
              <m:t>L</m:t>
            </m:r>
            <m:ctrlPr>
              <w:rPr>
                <w:rFonts w:ascii="Cambria Math" w:hAnsi="Cambria Math" w:cs="宋体"/>
                <w:b w:val="0"/>
                <w:bCs w:val="0"/>
                <w:i/>
                <w:kern w:val="2"/>
                <w:sz w:val="24"/>
                <w:szCs w:val="24"/>
                <w:lang w:val="en-US" w:bidi="ar-SA"/>
              </w:rPr>
            </m:ctrlPr>
          </m:e>
          <m:sub>
            <m:r>
              <m:rPr/>
              <w:rPr>
                <w:rFonts w:hint="default" w:ascii="Cambria Math" w:hAnsi="Cambria Math" w:cs="宋体"/>
                <w:kern w:val="2"/>
                <w:sz w:val="24"/>
                <w:szCs w:val="24"/>
                <w:lang w:val="en-US" w:eastAsia="zh-CN" w:bidi="ar-SA"/>
              </w:rPr>
              <m:t>ID</m:t>
            </m:r>
            <m:ctrlPr>
              <w:rPr>
                <w:rFonts w:ascii="Cambria Math" w:hAnsi="Cambria Math" w:cs="宋体"/>
                <w:b w:val="0"/>
                <w:bCs w:val="0"/>
                <w:i/>
                <w:kern w:val="2"/>
                <w:sz w:val="24"/>
                <w:szCs w:val="24"/>
                <w:lang w:val="en-US" w:bidi="ar-SA"/>
              </w:rPr>
            </m:ctrlPr>
          </m:sub>
        </m:sSub>
      </m:oMath>
      <w:r>
        <w:rPr>
          <w:rFonts w:hint="eastAsia" w:hAnsi="Cambria Math" w:cs="宋体"/>
          <w:b w:val="0"/>
          <w:bCs w:val="0"/>
          <w:i w:val="0"/>
          <w:kern w:val="2"/>
          <w:sz w:val="24"/>
          <w:szCs w:val="24"/>
          <w:lang w:val="en-US" w:eastAsia="zh-CN" w:bidi="ar-SA"/>
        </w:rPr>
        <w:t>和三元组损失</w:t>
      </w:r>
      <m:oMath>
        <m:sSub>
          <m:sSubPr>
            <m:ctrlPr>
              <w:rPr>
                <w:rFonts w:ascii="Cambria Math" w:hAnsi="Cambria Math" w:cs="宋体"/>
                <w:b w:val="0"/>
                <w:bCs w:val="0"/>
                <w:i/>
                <w:kern w:val="2"/>
                <w:sz w:val="24"/>
                <w:szCs w:val="24"/>
                <w:lang w:val="en-US" w:bidi="ar-SA"/>
              </w:rPr>
            </m:ctrlPr>
          </m:sSubPr>
          <m:e>
            <m:r>
              <m:rPr/>
              <w:rPr>
                <w:rFonts w:hint="default" w:ascii="Cambria Math" w:hAnsi="Cambria Math" w:cs="宋体"/>
                <w:kern w:val="2"/>
                <w:sz w:val="24"/>
                <w:szCs w:val="24"/>
                <w:lang w:val="en-US" w:eastAsia="zh-CN" w:bidi="ar-SA"/>
              </w:rPr>
              <m:t>L</m:t>
            </m:r>
            <m:ctrlPr>
              <w:rPr>
                <w:rFonts w:ascii="Cambria Math" w:hAnsi="Cambria Math" w:cs="宋体"/>
                <w:b w:val="0"/>
                <w:bCs w:val="0"/>
                <w:i/>
                <w:kern w:val="2"/>
                <w:sz w:val="24"/>
                <w:szCs w:val="24"/>
                <w:lang w:val="en-US" w:bidi="ar-SA"/>
              </w:rPr>
            </m:ctrlPr>
          </m:e>
          <m:sub>
            <m:r>
              <m:rPr/>
              <w:rPr>
                <w:rFonts w:hint="default" w:ascii="Cambria Math" w:hAnsi="Cambria Math" w:cs="宋体"/>
                <w:kern w:val="2"/>
                <w:sz w:val="24"/>
                <w:szCs w:val="24"/>
                <w:lang w:val="en-US" w:eastAsia="zh-CN" w:bidi="ar-SA"/>
              </w:rPr>
              <m:t>Triplet</m:t>
            </m:r>
            <m:ctrlPr>
              <w:rPr>
                <w:rFonts w:ascii="Cambria Math" w:hAnsi="Cambria Math" w:cs="宋体"/>
                <w:b w:val="0"/>
                <w:bCs w:val="0"/>
                <w:i/>
                <w:kern w:val="2"/>
                <w:sz w:val="24"/>
                <w:szCs w:val="24"/>
                <w:lang w:val="en-US" w:bidi="ar-SA"/>
              </w:rPr>
            </m:ctrlPr>
          </m:sub>
        </m:sSub>
      </m:oMath>
      <w:r>
        <w:rPr>
          <w:rFonts w:hint="eastAsia" w:hAnsi="Cambria Math" w:cs="宋体"/>
          <w:b w:val="0"/>
          <w:bCs w:val="0"/>
          <w:i w:val="0"/>
          <w:kern w:val="2"/>
          <w:sz w:val="24"/>
          <w:szCs w:val="24"/>
          <w:lang w:val="en-US" w:eastAsia="zh-CN" w:bidi="ar-SA"/>
        </w:rPr>
        <w:t>的加权和：</w:t>
      </w:r>
    </w:p>
    <w:p w14:paraId="235AD1E0">
      <w:pPr>
        <w:topLinePunct/>
        <w:spacing w:line="360" w:lineRule="auto"/>
        <w:rPr>
          <w:rFonts w:hint="default" w:hAnsi="Cambria Math" w:cs="Cambria Math"/>
          <w:b w:val="0"/>
          <w:bCs w:val="0"/>
          <w:i w:val="0"/>
          <w:kern w:val="2"/>
          <w:sz w:val="24"/>
          <w:szCs w:val="24"/>
          <w:lang w:val="en-US" w:eastAsia="zh-CN" w:bidi="ar-SA"/>
        </w:rPr>
      </w:pPr>
      <m:oMathPara>
        <m:oMath>
          <m:sSub>
            <m:sSubPr>
              <m:ctrlPr>
                <w:rPr>
                  <w:rFonts w:ascii="Cambria Math" w:hAnsi="Cambria Math" w:cs="宋体"/>
                  <w:b w:val="0"/>
                  <w:bCs w:val="0"/>
                  <w:i/>
                  <w:kern w:val="2"/>
                  <w:sz w:val="24"/>
                  <w:szCs w:val="24"/>
                  <w:lang w:val="en-US" w:bidi="ar-SA"/>
                </w:rPr>
              </m:ctrlPr>
            </m:sSubPr>
            <m:e>
              <m:r>
                <m:rPr/>
                <w:rPr>
                  <w:rFonts w:hint="default" w:ascii="Cambria Math" w:hAnsi="Cambria Math" w:cs="宋体"/>
                  <w:kern w:val="2"/>
                  <w:sz w:val="24"/>
                  <w:szCs w:val="24"/>
                  <w:lang w:val="en-US" w:eastAsia="zh-CN" w:bidi="ar-SA"/>
                </w:rPr>
                <m:t>L</m:t>
              </m:r>
              <m:ctrlPr>
                <w:rPr>
                  <w:rFonts w:ascii="Cambria Math" w:hAnsi="Cambria Math" w:cs="宋体"/>
                  <w:b w:val="0"/>
                  <w:bCs w:val="0"/>
                  <w:i/>
                  <w:kern w:val="2"/>
                  <w:sz w:val="24"/>
                  <w:szCs w:val="24"/>
                  <w:lang w:val="en-US" w:bidi="ar-SA"/>
                </w:rPr>
              </m:ctrlPr>
            </m:e>
            <m:sub>
              <m:r>
                <m:rPr/>
                <w:rPr>
                  <w:rFonts w:hint="default" w:ascii="Cambria Math" w:hAnsi="Cambria Math" w:cs="宋体"/>
                  <w:kern w:val="2"/>
                  <w:sz w:val="24"/>
                  <w:szCs w:val="24"/>
                  <w:lang w:val="en-US" w:eastAsia="zh-CN" w:bidi="ar-SA"/>
                </w:rPr>
                <m:t>total</m:t>
              </m:r>
              <m:ctrlPr>
                <w:rPr>
                  <w:rFonts w:ascii="Cambria Math" w:hAnsi="Cambria Math" w:cs="宋体"/>
                  <w:b w:val="0"/>
                  <w:bCs w:val="0"/>
                  <w:i/>
                  <w:kern w:val="2"/>
                  <w:sz w:val="24"/>
                  <w:szCs w:val="24"/>
                  <w:lang w:val="en-US"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b w:val="0"/>
                  <w:bCs w:val="0"/>
                  <w:i/>
                  <w:kern w:val="2"/>
                  <w:sz w:val="24"/>
                  <w:szCs w:val="24"/>
                  <w:lang w:val="en-US" w:eastAsia="zh-CN" w:bidi="ar-SA"/>
                </w:rPr>
              </m:ctrlPr>
            </m:sSubPr>
            <m:e>
              <m:r>
                <m:rPr/>
                <w:rPr>
                  <w:rFonts w:hint="default" w:ascii="Cambria Math" w:hAnsi="Cambria Math" w:cs="宋体"/>
                  <w:kern w:val="2"/>
                  <w:sz w:val="24"/>
                  <w:szCs w:val="24"/>
                  <w:lang w:val="en-US" w:eastAsia="zh-CN" w:bidi="ar-SA"/>
                </w:rPr>
                <m:t>L</m:t>
              </m:r>
              <m:ctrlPr>
                <w:rPr>
                  <w:rFonts w:hint="default" w:ascii="Cambria Math" w:hAnsi="Cambria Math" w:cs="宋体"/>
                  <w:b w:val="0"/>
                  <w:bCs w:val="0"/>
                  <w:i/>
                  <w:kern w:val="2"/>
                  <w:sz w:val="24"/>
                  <w:szCs w:val="24"/>
                  <w:lang w:val="en-US" w:eastAsia="zh-CN" w:bidi="ar-SA"/>
                </w:rPr>
              </m:ctrlPr>
            </m:e>
            <m:sub>
              <m:r>
                <m:rPr/>
                <w:rPr>
                  <w:rFonts w:hint="default" w:ascii="Cambria Math" w:hAnsi="Cambria Math" w:cs="宋体"/>
                  <w:kern w:val="2"/>
                  <w:sz w:val="24"/>
                  <w:szCs w:val="24"/>
                  <w:lang w:val="en-US" w:eastAsia="zh-CN" w:bidi="ar-SA"/>
                </w:rPr>
                <m:t>ID</m:t>
              </m:r>
              <m:ctrlPr>
                <w:rPr>
                  <w:rFonts w:hint="default" w:ascii="Cambria Math" w:hAnsi="Cambria Math" w:cs="宋体"/>
                  <w:b w:val="0"/>
                  <w:bCs w:val="0"/>
                  <w:i/>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Cambria Math"/>
              <w:kern w:val="2"/>
              <w:sz w:val="24"/>
              <w:szCs w:val="24"/>
              <w:lang w:val="en-US" w:eastAsia="zh-CN" w:bidi="ar-SA"/>
            </w:rPr>
            <m:t>λ</m:t>
          </m:r>
          <m:sSub>
            <m:sSubPr>
              <m:ctrlPr>
                <w:rPr>
                  <w:rFonts w:hint="default" w:ascii="Cambria Math" w:hAnsi="Cambria Math" w:cs="Cambria Math"/>
                  <w:b w:val="0"/>
                  <w:bCs w:val="0"/>
                  <w:i/>
                  <w:kern w:val="2"/>
                  <w:sz w:val="24"/>
                  <w:szCs w:val="24"/>
                  <w:lang w:val="en-US" w:eastAsia="zh-CN" w:bidi="ar-SA"/>
                </w:rPr>
              </m:ctrlPr>
            </m:sSubPr>
            <m:e>
              <m:r>
                <m:rPr/>
                <w:rPr>
                  <w:rFonts w:hint="default" w:ascii="Cambria Math" w:hAnsi="Cambria Math" w:cs="Cambria Math"/>
                  <w:kern w:val="2"/>
                  <w:sz w:val="24"/>
                  <w:szCs w:val="24"/>
                  <w:lang w:val="en-US" w:eastAsia="zh-CN" w:bidi="ar-SA"/>
                </w:rPr>
                <m:t>L</m:t>
              </m:r>
              <m:ctrlPr>
                <w:rPr>
                  <w:rFonts w:hint="default" w:ascii="Cambria Math" w:hAnsi="Cambria Math" w:cs="Cambria Math"/>
                  <w:b w:val="0"/>
                  <w:bCs w:val="0"/>
                  <w:i/>
                  <w:kern w:val="2"/>
                  <w:sz w:val="24"/>
                  <w:szCs w:val="24"/>
                  <w:lang w:val="en-US" w:eastAsia="zh-CN" w:bidi="ar-SA"/>
                </w:rPr>
              </m:ctrlPr>
            </m:e>
            <m:sub>
              <m:r>
                <m:rPr/>
                <w:rPr>
                  <w:rFonts w:hint="default" w:ascii="Cambria Math" w:hAnsi="Cambria Math" w:cs="Cambria Math"/>
                  <w:kern w:val="2"/>
                  <w:sz w:val="24"/>
                  <w:szCs w:val="24"/>
                  <w:lang w:val="en-US" w:eastAsia="zh-CN" w:bidi="ar-SA"/>
                </w:rPr>
                <m:t>Triplet</m:t>
              </m:r>
              <m:ctrlPr>
                <w:rPr>
                  <w:rFonts w:hint="default" w:ascii="Cambria Math" w:hAnsi="Cambria Math" w:cs="Cambria Math"/>
                  <w:b w:val="0"/>
                  <w:bCs w:val="0"/>
                  <w:i/>
                  <w:kern w:val="2"/>
                  <w:sz w:val="24"/>
                  <w:szCs w:val="24"/>
                  <w:lang w:val="en-US" w:eastAsia="zh-CN" w:bidi="ar-SA"/>
                </w:rPr>
              </m:ctrlPr>
            </m:sub>
          </m:sSub>
        </m:oMath>
      </m:oMathPara>
      <w:bookmarkStart w:id="1" w:name="_GoBack"/>
      <w:bookmarkEnd w:id="1"/>
    </w:p>
    <w:p w14:paraId="5B45790C">
      <w:pPr>
        <w:keepNext w:val="0"/>
        <w:keepLines w:val="0"/>
        <w:widowControl/>
        <w:suppressLineNumbers w:val="0"/>
        <w:spacing w:line="360" w:lineRule="auto"/>
        <w:jc w:val="left"/>
        <w:rPr>
          <w:b w:val="0"/>
          <w:bCs w:val="0"/>
        </w:rPr>
      </w:pPr>
      <w:r>
        <m:rPr/>
        <w:rPr>
          <w:rFonts w:hint="eastAsia" w:hAnsi="Cambria Math" w:cs="宋体"/>
          <w:b w:val="0"/>
          <w:bCs w:val="0"/>
          <w:i w:val="0"/>
          <w:kern w:val="2"/>
          <w:sz w:val="24"/>
          <w:szCs w:val="24"/>
          <w:lang w:val="en-US" w:eastAsia="zh-CN" w:bidi="ar-SA"/>
        </w:rPr>
        <w:t>其中</w:t>
      </w:r>
      <w:r>
        <w:rPr>
          <w:rFonts w:hint="eastAsia" w:hAnsi="Cambria Math" w:cs="宋体"/>
          <w:b w:val="0"/>
          <w:bCs w:val="0"/>
          <w:i w:val="0"/>
          <w:kern w:val="2"/>
          <w:sz w:val="24"/>
          <w:szCs w:val="24"/>
          <w:lang w:val="en-US" w:eastAsia="zh-CN" w:bidi="ar-SA"/>
        </w:rPr>
        <w:t>身份分类损失</w:t>
      </w:r>
      <m:oMath>
        <m:sSub>
          <m:sSubPr>
            <m:ctrlPr>
              <w:rPr>
                <w:rFonts w:ascii="Cambria Math" w:hAnsi="Cambria Math" w:cs="宋体"/>
                <w:b w:val="0"/>
                <w:bCs w:val="0"/>
                <w:i/>
                <w:kern w:val="2"/>
                <w:sz w:val="24"/>
                <w:szCs w:val="24"/>
                <w:lang w:val="en-US" w:bidi="ar-SA"/>
              </w:rPr>
            </m:ctrlPr>
          </m:sSubPr>
          <m:e>
            <m:r>
              <m:rPr/>
              <w:rPr>
                <w:rFonts w:hint="default" w:ascii="Cambria Math" w:hAnsi="Cambria Math" w:cs="宋体"/>
                <w:kern w:val="2"/>
                <w:sz w:val="24"/>
                <w:szCs w:val="24"/>
                <w:lang w:val="en-US" w:eastAsia="zh-CN" w:bidi="ar-SA"/>
              </w:rPr>
              <m:t>L</m:t>
            </m:r>
            <m:ctrlPr>
              <w:rPr>
                <w:rFonts w:ascii="Cambria Math" w:hAnsi="Cambria Math" w:cs="宋体"/>
                <w:b w:val="0"/>
                <w:bCs w:val="0"/>
                <w:i/>
                <w:kern w:val="2"/>
                <w:sz w:val="24"/>
                <w:szCs w:val="24"/>
                <w:lang w:val="en-US" w:bidi="ar-SA"/>
              </w:rPr>
            </m:ctrlPr>
          </m:e>
          <m:sub>
            <m:r>
              <m:rPr/>
              <w:rPr>
                <w:rFonts w:hint="default" w:ascii="Cambria Math" w:hAnsi="Cambria Math" w:cs="宋体"/>
                <w:kern w:val="2"/>
                <w:sz w:val="24"/>
                <w:szCs w:val="24"/>
                <w:lang w:val="en-US" w:eastAsia="zh-CN" w:bidi="ar-SA"/>
              </w:rPr>
              <m:t>ID</m:t>
            </m:r>
            <m:ctrlPr>
              <w:rPr>
                <w:rFonts w:ascii="Cambria Math" w:hAnsi="Cambria Math" w:cs="宋体"/>
                <w:b w:val="0"/>
                <w:bCs w:val="0"/>
                <w:i/>
                <w:kern w:val="2"/>
                <w:sz w:val="24"/>
                <w:szCs w:val="24"/>
                <w:lang w:val="en-US" w:bidi="ar-SA"/>
              </w:rPr>
            </m:ctrlPr>
          </m:sub>
        </m:sSub>
      </m:oMath>
      <w:r>
        <w:rPr>
          <w:rFonts w:hint="eastAsia" w:hAnsi="Cambria Math" w:cs="宋体"/>
          <w:b w:val="0"/>
          <w:bCs w:val="0"/>
          <w:i w:val="0"/>
          <w:kern w:val="2"/>
          <w:sz w:val="24"/>
          <w:szCs w:val="24"/>
          <w:lang w:val="en-US" w:eastAsia="zh-CN" w:bidi="ar-SA"/>
        </w:rPr>
        <w:t>用于确保</w:t>
      </w:r>
      <m:oMath>
        <m:sSub>
          <m:sSubPr>
            <m:ctrlPr>
              <w:rPr>
                <w:rFonts w:ascii="Cambria Math" w:hAnsi="Cambria Math" w:cs="宋体"/>
                <w:b w:val="0"/>
                <w:bCs w:val="0"/>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b w:val="0"/>
                <w:bCs w:val="0"/>
                <w:i/>
                <w:kern w:val="2"/>
                <w:sz w:val="24"/>
                <w:szCs w:val="24"/>
                <w:lang w:val="en-US" w:bidi="ar-SA"/>
              </w:rPr>
            </m:ctrlPr>
          </m:e>
          <m:sub>
            <m:r>
              <m:rPr/>
              <w:rPr>
                <w:rFonts w:hint="default" w:ascii="Cambria Math" w:hAnsi="Cambria Math" w:cs="宋体"/>
                <w:kern w:val="2"/>
                <w:sz w:val="24"/>
                <w:szCs w:val="24"/>
                <w:lang w:val="en-US" w:eastAsia="zh-CN" w:bidi="ar-SA"/>
              </w:rPr>
              <m:t>fused</m:t>
            </m:r>
            <m:ctrlPr>
              <w:rPr>
                <w:rFonts w:ascii="Cambria Math" w:hAnsi="Cambria Math" w:cs="宋体"/>
                <w:b w:val="0"/>
                <w:bCs w:val="0"/>
                <w:i/>
                <w:kern w:val="2"/>
                <w:sz w:val="24"/>
                <w:szCs w:val="24"/>
                <w:lang w:val="en-US" w:bidi="ar-SA"/>
              </w:rPr>
            </m:ctrlPr>
          </m:sub>
        </m:sSub>
      </m:oMath>
      <w:r>
        <w:rPr>
          <w:rFonts w:ascii="宋体" w:hAnsi="宋体" w:eastAsia="宋体" w:cs="宋体"/>
          <w:b w:val="0"/>
          <w:bCs w:val="0"/>
          <w:sz w:val="24"/>
          <w:szCs w:val="24"/>
        </w:rPr>
        <w:t>具有区分不同行人身份的能力</w:t>
      </w:r>
      <w:r>
        <w:rPr>
          <w:rFonts w:hint="eastAsia" w:ascii="宋体" w:hAnsi="宋体" w:cs="宋体"/>
          <w:b w:val="0"/>
          <w:bCs w:val="0"/>
          <w:sz w:val="24"/>
          <w:szCs w:val="24"/>
          <w:lang w:eastAsia="zh-CN"/>
        </w:rPr>
        <w:t>，</w:t>
      </w:r>
      <w:r>
        <w:rPr>
          <w:rFonts w:hint="eastAsia" w:hAnsi="Cambria Math" w:cs="宋体"/>
          <w:b w:val="0"/>
          <w:bCs w:val="0"/>
          <w:i w:val="0"/>
          <w:kern w:val="2"/>
          <w:sz w:val="24"/>
          <w:szCs w:val="24"/>
          <w:lang w:val="en-US" w:eastAsia="zh-CN" w:bidi="ar-SA"/>
        </w:rPr>
        <w:t>三元组损失</w:t>
      </w:r>
      <m:oMath>
        <m:sSub>
          <m:sSubPr>
            <m:ctrlPr>
              <w:rPr>
                <w:rFonts w:ascii="Cambria Math" w:hAnsi="Cambria Math" w:cs="宋体"/>
                <w:b w:val="0"/>
                <w:bCs w:val="0"/>
                <w:i/>
                <w:kern w:val="2"/>
                <w:sz w:val="24"/>
                <w:szCs w:val="24"/>
                <w:lang w:val="en-US" w:bidi="ar-SA"/>
              </w:rPr>
            </m:ctrlPr>
          </m:sSubPr>
          <m:e>
            <m:r>
              <m:rPr/>
              <w:rPr>
                <w:rFonts w:hint="default" w:ascii="Cambria Math" w:hAnsi="Cambria Math" w:cs="宋体"/>
                <w:kern w:val="2"/>
                <w:sz w:val="24"/>
                <w:szCs w:val="24"/>
                <w:lang w:val="en-US" w:eastAsia="zh-CN" w:bidi="ar-SA"/>
              </w:rPr>
              <m:t>L</m:t>
            </m:r>
            <m:ctrlPr>
              <w:rPr>
                <w:rFonts w:ascii="Cambria Math" w:hAnsi="Cambria Math" w:cs="宋体"/>
                <w:b w:val="0"/>
                <w:bCs w:val="0"/>
                <w:i/>
                <w:kern w:val="2"/>
                <w:sz w:val="24"/>
                <w:szCs w:val="24"/>
                <w:lang w:val="en-US" w:bidi="ar-SA"/>
              </w:rPr>
            </m:ctrlPr>
          </m:e>
          <m:sub>
            <m:r>
              <m:rPr/>
              <w:rPr>
                <w:rFonts w:hint="default" w:ascii="Cambria Math" w:hAnsi="Cambria Math" w:cs="宋体"/>
                <w:kern w:val="2"/>
                <w:sz w:val="24"/>
                <w:szCs w:val="24"/>
                <w:lang w:val="en-US" w:eastAsia="zh-CN" w:bidi="ar-SA"/>
              </w:rPr>
              <m:t>Triplet</m:t>
            </m:r>
            <m:ctrlPr>
              <w:rPr>
                <w:rFonts w:ascii="Cambria Math" w:hAnsi="Cambria Math" w:cs="宋体"/>
                <w:b w:val="0"/>
                <w:bCs w:val="0"/>
                <w:i/>
                <w:kern w:val="2"/>
                <w:sz w:val="24"/>
                <w:szCs w:val="24"/>
                <w:lang w:val="en-US" w:bidi="ar-SA"/>
              </w:rPr>
            </m:ctrlPr>
          </m:sub>
        </m:sSub>
      </m:oMath>
      <w:r>
        <w:rPr>
          <w:rFonts w:ascii="宋体" w:hAnsi="宋体" w:eastAsia="宋体" w:cs="宋体"/>
          <w:b w:val="0"/>
          <w:bCs w:val="0"/>
          <w:sz w:val="24"/>
          <w:szCs w:val="24"/>
        </w:rPr>
        <w:t>作用是最大化不同行人特征之间的距离（类间距离），同时最小化相同行人特征之间的距离（类内距离</w:t>
      </w:r>
      <w:r>
        <w:rPr>
          <w:rFonts w:hint="eastAsia" w:ascii="宋体" w:hAnsi="宋体" w:cs="宋体"/>
          <w:b w:val="0"/>
          <w:bCs w:val="0"/>
          <w:sz w:val="24"/>
          <w:szCs w:val="24"/>
          <w:lang w:eastAsia="zh-CN"/>
        </w:rPr>
        <w:t>），</w:t>
      </w:r>
      <m:oMath>
        <m:r>
          <m:rPr/>
          <w:rPr>
            <w:rFonts w:hint="default" w:ascii="Cambria Math" w:hAnsi="Cambria Math" w:cs="Cambria Math"/>
            <w:kern w:val="2"/>
            <w:sz w:val="24"/>
            <w:szCs w:val="24"/>
            <w:lang w:val="en-US" w:eastAsia="zh-CN" w:bidi="ar-SA"/>
          </w:rPr>
          <m:t>λ</m:t>
        </m:r>
      </m:oMath>
      <w:r>
        <w:rPr>
          <w:rFonts w:ascii="宋体" w:hAnsi="宋体" w:eastAsia="宋体" w:cs="宋体"/>
          <w:b w:val="0"/>
          <w:bCs w:val="0"/>
          <w:kern w:val="0"/>
          <w:sz w:val="24"/>
          <w:szCs w:val="24"/>
          <w:lang w:val="en-US" w:eastAsia="zh-CN" w:bidi="ar"/>
        </w:rPr>
        <w:t>为</w:t>
      </w:r>
      <w:r>
        <w:rPr>
          <w:rFonts w:hint="default" w:ascii="sans-serif" w:hAnsi="sans-serif" w:eastAsia="sans-serif" w:cs="sans-serif"/>
          <w:b w:val="0"/>
          <w:bCs w:val="0"/>
          <w:kern w:val="0"/>
          <w:sz w:val="24"/>
          <w:szCs w:val="24"/>
          <w:lang w:val="en-US" w:eastAsia="zh-CN" w:bidi="ar"/>
        </w:rPr>
        <w:t>平衡系数</w:t>
      </w:r>
      <w:r>
        <w:rPr>
          <w:rFonts w:ascii="宋体" w:hAnsi="宋体" w:eastAsia="宋体" w:cs="宋体"/>
          <w:b w:val="0"/>
          <w:bCs w:val="0"/>
          <w:kern w:val="0"/>
          <w:sz w:val="24"/>
          <w:szCs w:val="24"/>
          <w:lang w:val="en-US" w:eastAsia="zh-CN" w:bidi="ar"/>
        </w:rPr>
        <w:t>，用于调节两种损失在优化过程中的相对权重。通过联合优化上述损失函数，本方法能够显著增强</w:t>
      </w:r>
      <m:oMath>
        <m:sSub>
          <m:sSubPr>
            <m:ctrlPr>
              <w:rPr>
                <w:rFonts w:ascii="Cambria Math" w:hAnsi="Cambria Math" w:cs="宋体"/>
                <w:b w:val="0"/>
                <w:bCs w:val="0"/>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b w:val="0"/>
                <w:bCs w:val="0"/>
                <w:i/>
                <w:kern w:val="2"/>
                <w:sz w:val="24"/>
                <w:szCs w:val="24"/>
                <w:lang w:val="en-US" w:bidi="ar-SA"/>
              </w:rPr>
            </m:ctrlPr>
          </m:e>
          <m:sub>
            <m:r>
              <m:rPr/>
              <w:rPr>
                <w:rFonts w:hint="default" w:ascii="Cambria Math" w:hAnsi="Cambria Math" w:cs="宋体"/>
                <w:kern w:val="2"/>
                <w:sz w:val="24"/>
                <w:szCs w:val="24"/>
                <w:lang w:val="en-US" w:eastAsia="zh-CN" w:bidi="ar-SA"/>
              </w:rPr>
              <m:t>fused</m:t>
            </m:r>
            <m:ctrlPr>
              <w:rPr>
                <w:rFonts w:ascii="Cambria Math" w:hAnsi="Cambria Math" w:cs="宋体"/>
                <w:b w:val="0"/>
                <w:bCs w:val="0"/>
                <w:i/>
                <w:kern w:val="2"/>
                <w:sz w:val="24"/>
                <w:szCs w:val="24"/>
                <w:lang w:val="en-US" w:bidi="ar-SA"/>
              </w:rPr>
            </m:ctrlPr>
          </m:sub>
        </m:sSub>
      </m:oMath>
      <w:r>
        <w:rPr>
          <w:rFonts w:ascii="宋体" w:hAnsi="宋体" w:eastAsia="宋体" w:cs="宋体"/>
          <w:b w:val="0"/>
          <w:bCs w:val="0"/>
          <w:kern w:val="0"/>
          <w:sz w:val="24"/>
          <w:szCs w:val="24"/>
          <w:lang w:val="en-US" w:eastAsia="zh-CN" w:bidi="ar"/>
        </w:rPr>
        <w:t>特征的</w:t>
      </w:r>
      <w:r>
        <w:rPr>
          <w:rFonts w:hint="default" w:ascii="sans-serif" w:hAnsi="sans-serif" w:eastAsia="sans-serif" w:cs="sans-serif"/>
          <w:b w:val="0"/>
          <w:bCs w:val="0"/>
          <w:kern w:val="0"/>
          <w:sz w:val="24"/>
          <w:szCs w:val="24"/>
          <w:lang w:val="en-US" w:eastAsia="zh-CN" w:bidi="ar"/>
        </w:rPr>
        <w:t>判别性</w:t>
      </w:r>
      <w:r>
        <w:rPr>
          <w:rFonts w:ascii="宋体" w:hAnsi="宋体" w:eastAsia="宋体" w:cs="宋体"/>
          <w:b w:val="0"/>
          <w:bCs w:val="0"/>
          <w:kern w:val="0"/>
          <w:sz w:val="24"/>
          <w:szCs w:val="24"/>
          <w:lang w:val="en-US" w:eastAsia="zh-CN" w:bidi="ar"/>
        </w:rPr>
        <w:t>和</w:t>
      </w:r>
      <w:r>
        <w:rPr>
          <w:rFonts w:hint="default" w:ascii="sans-serif" w:hAnsi="sans-serif" w:eastAsia="sans-serif" w:cs="sans-serif"/>
          <w:b w:val="0"/>
          <w:bCs w:val="0"/>
          <w:kern w:val="0"/>
          <w:sz w:val="24"/>
          <w:szCs w:val="24"/>
          <w:lang w:val="en-US" w:eastAsia="zh-CN" w:bidi="ar"/>
        </w:rPr>
        <w:t>泛化性</w:t>
      </w:r>
      <w:r>
        <w:rPr>
          <w:rFonts w:ascii="宋体" w:hAnsi="宋体" w:eastAsia="宋体" w:cs="宋体"/>
          <w:b w:val="0"/>
          <w:bCs w:val="0"/>
          <w:kern w:val="0"/>
          <w:sz w:val="24"/>
          <w:szCs w:val="24"/>
          <w:lang w:val="en-US" w:eastAsia="zh-CN" w:bidi="ar"/>
        </w:rPr>
        <w:t>。</w:t>
      </w:r>
    </w:p>
    <w:p w14:paraId="734361A1">
      <w:pPr>
        <w:keepNext w:val="0"/>
        <w:keepLines w:val="0"/>
        <w:widowControl/>
        <w:suppressLineNumbers w:val="0"/>
        <w:spacing w:line="360" w:lineRule="auto"/>
        <w:jc w:val="left"/>
      </w:pPr>
    </w:p>
    <w:p w14:paraId="0D3FD3D8">
      <w:pPr>
        <w:pStyle w:val="3"/>
        <w:spacing w:line="360" w:lineRule="auto"/>
        <w:jc w:val="both"/>
        <m:rPr/>
        <w:rPr>
          <w:rFonts w:hint="eastAsia" w:hAnsi="Cambria Math" w:eastAsia="宋体" w:cs="宋体"/>
          <w:i w:val="0"/>
          <w:kern w:val="2"/>
          <w:sz w:val="24"/>
          <w:szCs w:val="24"/>
          <w:lang w:val="en-US" w:eastAsia="zh-CN" w:bidi="ar-SA"/>
        </w:rPr>
      </w:pPr>
    </w:p>
    <w:p w14:paraId="24179A93">
      <w:pPr>
        <w:spacing w:line="360" w:lineRule="auto"/>
        <w:rPr>
          <w:rFonts w:hint="eastAsia" w:eastAsia="宋体"/>
          <w:sz w:val="24"/>
          <w:szCs w:val="24"/>
          <w:lang w:val="en-US" w:eastAsia="zh-CN"/>
        </w:rPr>
      </w:pPr>
    </w:p>
    <w:sectPr>
      <w:headerReference r:id="rId7" w:type="first"/>
      <w:footerReference r:id="rId9" w:type="first"/>
      <w:headerReference r:id="rId5" w:type="default"/>
      <w:headerReference r:id="rId6" w:type="even"/>
      <w:footerReference r:id="rId8" w:type="even"/>
      <w:pgSz w:w="11906" w:h="16838"/>
      <w:pgMar w:top="1418" w:right="851" w:bottom="851" w:left="1418" w:header="851" w:footer="113"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酸奶" w:date="2025-12-05T10:05:35Z" w:initials="">
    <w:p w14:paraId="635FB4D4">
      <w:pPr>
        <w:pStyle w:val="2"/>
        <w:rPr>
          <w:rFonts w:hint="default" w:eastAsia="宋体"/>
          <w:lang w:val="en-US" w:eastAsia="zh-CN"/>
        </w:rPr>
      </w:pPr>
      <w:r>
        <w:rPr>
          <w:rFonts w:hint="eastAsia"/>
          <w:lang w:val="en-US" w:eastAsia="zh-CN"/>
        </w:rPr>
        <w:t>目前的方法名称和这块描述不太统一。围绕已有reid技术来提区别？如果只提特征融合，感觉可能有点泛，会让看的人所关注的创新点在特征融合方式上。可以从多尺度滑动窗口，moe的优势来描述当前现有方法的缺点，它俩可以做到的现有reid方法做不到的地方在哪里，所以才有了我们这套方案。</w:t>
      </w:r>
    </w:p>
  </w:comment>
  <w:comment w:id="1" w:author="♚酸奶" w:date="2025-12-05T09:42:26Z" w:initials="">
    <w:p w14:paraId="1B11DB89">
      <w:pPr>
        <w:pStyle w:val="2"/>
        <w:rPr>
          <w:rFonts w:hint="default" w:eastAsia="宋体"/>
          <w:lang w:val="en-US" w:eastAsia="zh-CN"/>
        </w:rPr>
      </w:pPr>
      <w:r>
        <w:rPr>
          <w:rFonts w:hint="eastAsia"/>
          <w:lang w:val="en-US" w:eastAsia="zh-CN"/>
        </w:rPr>
        <w:t>同在权利要求书里提到的，题目是一种reid方法，步骤里最后一步少了和reid模型相关的描述，需要提一下然后进行reid检索之类的，提升行人重识别的性能，使行人检索结果更加准确等等</w:t>
      </w:r>
    </w:p>
  </w:comment>
  <w:comment w:id="2" w:author="♚酸奶" w:date="2025-12-05T09:51:48Z" w:initials="">
    <w:p w14:paraId="3EBAA7ED">
      <w:pPr>
        <w:pStyle w:val="2"/>
        <w:rPr>
          <w:rFonts w:hint="default" w:eastAsia="宋体"/>
          <w:lang w:val="en-US" w:eastAsia="zh-CN"/>
        </w:rPr>
      </w:pPr>
      <w:r>
        <w:rPr>
          <w:rFonts w:hint="eastAsia"/>
          <w:lang w:val="en-US" w:eastAsia="zh-CN"/>
        </w:rPr>
        <w:t>同前面建议</w:t>
      </w:r>
    </w:p>
  </w:comment>
  <w:comment w:id="3" w:author="♚酸奶" w:date="2025-12-05T09:46:19Z" w:initials="">
    <w:p w14:paraId="57BC4955">
      <w:pPr>
        <w:pStyle w:val="2"/>
        <w:rPr>
          <w:rFonts w:hint="default" w:eastAsia="宋体"/>
          <w:lang w:val="en-US" w:eastAsia="zh-CN"/>
        </w:rPr>
      </w:pPr>
      <w:r>
        <w:rPr>
          <w:rFonts w:hint="eastAsia"/>
          <w:lang w:val="en-US" w:eastAsia="zh-CN"/>
        </w:rPr>
        <w:t>公式后面的标点符号如果加就都加，如果不加就都不加，有些有有些没有，统一一下</w:t>
      </w:r>
    </w:p>
  </w:comment>
  <w:comment w:id="4" w:author="♚酸奶" w:date="2025-12-05T09:53:38Z" w:initials="">
    <w:p w14:paraId="7738C67A">
      <w:pPr>
        <w:pStyle w:val="2"/>
        <w:rPr>
          <w:rFonts w:hint="default" w:eastAsia="宋体"/>
          <w:lang w:val="en-US" w:eastAsia="zh-CN"/>
        </w:rPr>
      </w:pPr>
      <w:r>
        <w:rPr>
          <w:rFonts w:hint="eastAsia"/>
          <w:lang w:val="en-US" w:eastAsia="zh-CN"/>
        </w:rPr>
        <w:t>专利审查员要求提到的每一个字母都需要解释含义，下面公式中很多字母没有解释，需要自查+补充其含义，比如Flatten，GAP，专家网络中的W_k等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5FB4D4" w15:done="0"/>
  <w15:commentEx w15:paraId="1B11DB89" w15:done="0"/>
  <w15:commentEx w15:paraId="3EBAA7ED" w15:done="0"/>
  <w15:commentEx w15:paraId="57BC4955" w15:done="0"/>
  <w15:commentEx w15:paraId="7738C67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panose1 w:val="02020609040205080304"/>
    <w:charset w:val="80"/>
    <w:family w:val="auto"/>
    <w:pitch w:val="default"/>
    <w:sig w:usb0="A00002BF" w:usb1="68C7FCFB" w:usb2="00000010" w:usb3="00000000" w:csb0="400200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1E10A">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FF3E8">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B7C61">
    <w:pPr>
      <w:jc w:val="center"/>
      <w:outlineLvl w:val="0"/>
      <w:rPr>
        <w:rFonts w:eastAsia="黑体"/>
        <w:spacing w:val="130"/>
        <w:sz w:val="28"/>
      </w:rPr>
    </w:pPr>
    <w:r>
      <w:rPr>
        <w:rFonts w:eastAsia="黑体"/>
        <w:spacing w:val="13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1SdldYAAAAGAQAADwAAAAAAAAABACAA&#10;AAAiAAAAZHJzL2Rvd25yZXYueG1sUEsBAhQAFAAAAAgAh07iQJSMCIfWAQAAogMAAA4AAAAAAAAA&#10;AQAgAAAAJQEAAGRycy9lMm9Eb2MueG1sUEsFBgAAAAAGAAYAWQEAAG0FAAAAAA==&#10;">
              <v:fill on="f" focussize="0,0"/>
              <v:stroke weight="1pt" color="#000000" joinstyle="round"/>
              <v:imagedata o:title=""/>
              <o:lock v:ext="edit" aspectratio="f"/>
            </v:line>
          </w:pict>
        </mc:Fallback>
      </mc:AlternateContent>
    </w:r>
    <w:r>
      <w:rPr>
        <w:rFonts w:hint="eastAsia" w:eastAsia="黑体"/>
        <w:spacing w:val="130"/>
        <w:sz w:val="28"/>
      </w:rPr>
      <w:t>说明书</w:t>
    </w:r>
  </w:p>
  <w:p w14:paraId="41BF5557">
    <w:pPr>
      <w:jc w:val="center"/>
      <w:outlineLvl w:val="0"/>
      <w:rPr>
        <w:rFonts w:ascii="黑体" w:eastAsia="黑体"/>
        <w:b/>
        <w:spacing w:val="130"/>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42FFB">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B048">
    <w:pPr>
      <w:pStyle w:val="5"/>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酸奶">
    <w15:presenceInfo w15:providerId="WPS Office" w15:userId="4106242587"/>
  </w15:person>
  <w15:person w15:author="Jisoo">
    <w15:presenceInfo w15:providerId="WPS Office" w15:userId="76802804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340379"/>
    <w:rsid w:val="001B2C4E"/>
    <w:rsid w:val="02F73CCD"/>
    <w:rsid w:val="037D4482"/>
    <w:rsid w:val="06A85AE0"/>
    <w:rsid w:val="06BE7A63"/>
    <w:rsid w:val="09366F3B"/>
    <w:rsid w:val="0B32480C"/>
    <w:rsid w:val="0BE95CE0"/>
    <w:rsid w:val="0CA13A94"/>
    <w:rsid w:val="0D814802"/>
    <w:rsid w:val="0DE451C4"/>
    <w:rsid w:val="0F201BE9"/>
    <w:rsid w:val="0F3464DC"/>
    <w:rsid w:val="0F3831EA"/>
    <w:rsid w:val="0F3A2C55"/>
    <w:rsid w:val="0F3D6E75"/>
    <w:rsid w:val="0F442C54"/>
    <w:rsid w:val="0F765660"/>
    <w:rsid w:val="108C1B65"/>
    <w:rsid w:val="123E7F36"/>
    <w:rsid w:val="189D2CD5"/>
    <w:rsid w:val="1C7C6822"/>
    <w:rsid w:val="1E877D62"/>
    <w:rsid w:val="1E8C1654"/>
    <w:rsid w:val="1F5743CB"/>
    <w:rsid w:val="20CB2DFD"/>
    <w:rsid w:val="21C65B15"/>
    <w:rsid w:val="21D11DED"/>
    <w:rsid w:val="25420CE0"/>
    <w:rsid w:val="27E55E77"/>
    <w:rsid w:val="27F800DA"/>
    <w:rsid w:val="2A1557EC"/>
    <w:rsid w:val="2C826D44"/>
    <w:rsid w:val="2E8069CA"/>
    <w:rsid w:val="31585E51"/>
    <w:rsid w:val="32261B46"/>
    <w:rsid w:val="359B3DDD"/>
    <w:rsid w:val="363F4272"/>
    <w:rsid w:val="378177FA"/>
    <w:rsid w:val="395445E7"/>
    <w:rsid w:val="3D6A657C"/>
    <w:rsid w:val="3DB92A70"/>
    <w:rsid w:val="3E231562"/>
    <w:rsid w:val="40311467"/>
    <w:rsid w:val="444960AC"/>
    <w:rsid w:val="444A0C6E"/>
    <w:rsid w:val="45D66A1F"/>
    <w:rsid w:val="4974257B"/>
    <w:rsid w:val="49AE2BAD"/>
    <w:rsid w:val="4A044128"/>
    <w:rsid w:val="4BAB6D26"/>
    <w:rsid w:val="4BF3534C"/>
    <w:rsid w:val="4C340379"/>
    <w:rsid w:val="4E3B72FE"/>
    <w:rsid w:val="4EC401DD"/>
    <w:rsid w:val="4F3F2787"/>
    <w:rsid w:val="51173837"/>
    <w:rsid w:val="52C4568B"/>
    <w:rsid w:val="55F05BF4"/>
    <w:rsid w:val="574506B9"/>
    <w:rsid w:val="581B3F1F"/>
    <w:rsid w:val="58C903E0"/>
    <w:rsid w:val="5BA25DA8"/>
    <w:rsid w:val="5FA01F47"/>
    <w:rsid w:val="622D7404"/>
    <w:rsid w:val="6297339E"/>
    <w:rsid w:val="62C566C4"/>
    <w:rsid w:val="62DE4DC9"/>
    <w:rsid w:val="63CB1352"/>
    <w:rsid w:val="654462BA"/>
    <w:rsid w:val="678409BE"/>
    <w:rsid w:val="6828797C"/>
    <w:rsid w:val="68EA776E"/>
    <w:rsid w:val="6A026F77"/>
    <w:rsid w:val="6C554977"/>
    <w:rsid w:val="6CBD37F6"/>
    <w:rsid w:val="6DA06D26"/>
    <w:rsid w:val="723476AB"/>
    <w:rsid w:val="728764B8"/>
    <w:rsid w:val="764C4C3F"/>
    <w:rsid w:val="76C53359"/>
    <w:rsid w:val="77095A14"/>
    <w:rsid w:val="7A8F2F6A"/>
    <w:rsid w:val="7ABA0DB3"/>
    <w:rsid w:val="7BA17406"/>
    <w:rsid w:val="7BF50B53"/>
    <w:rsid w:val="7C443295"/>
    <w:rsid w:val="7C525E60"/>
    <w:rsid w:val="7CD4694B"/>
    <w:rsid w:val="7DEE6A3B"/>
    <w:rsid w:val="7DEF2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name="header"/>
    <w:lsdException w:qFormat="1"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qFormat/>
    <w:uiPriority w:val="0"/>
    <w:pPr>
      <w:spacing w:before="180" w:after="180"/>
    </w:pPr>
  </w:style>
  <w:style w:type="paragraph" w:styleId="4">
    <w:name w:val="footer"/>
    <w:basedOn w:val="1"/>
    <w:semiHidden/>
    <w:qFormat/>
    <w:uiPriority w:val="0"/>
    <w:pPr>
      <w:tabs>
        <w:tab w:val="center" w:pos="4153"/>
        <w:tab w:val="right" w:pos="8306"/>
      </w:tabs>
      <w:snapToGrid w:val="0"/>
      <w:jc w:val="left"/>
    </w:pPr>
    <w:rPr>
      <w:sz w:val="18"/>
    </w:rPr>
  </w:style>
  <w:style w:type="paragraph" w:styleId="5">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customStyle="1" w:styleId="8">
    <w:name w:val="First Paragraph"/>
    <w:basedOn w:val="3"/>
    <w:next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1558</Words>
  <Characters>1706</Characters>
  <Lines>0</Lines>
  <Paragraphs>0</Paragraphs>
  <TotalTime>28</TotalTime>
  <ScaleCrop>false</ScaleCrop>
  <LinksUpToDate>false</LinksUpToDate>
  <CharactersWithSpaces>1740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2025-11-29T03:13:00Z</dcterms:created>
  <dc:creator>Jisoo</dc:creator>
  <cp:lastModifiedBy>Jisoo</cp:lastModifiedBy>
  <dcterms:modified xsi:type="dcterms:W3CDTF">2025-12-07T16:23:55Z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57D19ED4433F49FDB5328036E40B7619_13</vt:lpwstr>
  </property>
  <property fmtid="{D5CDD505-2E9C-101B-9397-08002B2CF9AE}" pid="4" name="KSOTemplateDocerSaveRecord">
    <vt:lpwstr>eyJoZGlkIjoiMGIyN2EyZWU3NGVjNmM3MTZjMTFjZjAxZGJkZTdkYmEiLCJ1c2VySWQiOiIxMTMzMjY2MDI2In0=</vt:lpwstr>
  </property>
</Properties>
</file>