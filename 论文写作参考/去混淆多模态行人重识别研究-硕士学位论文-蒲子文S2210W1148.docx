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072" w:type="dxa"/>
        <w:tblInd w:w="0" w:type="dxa"/>
        <w:tblLayout w:type="fixed"/>
        <w:tblCellMar>
          <w:top w:w="0" w:type="dxa"/>
          <w:left w:w="10" w:type="dxa"/>
          <w:bottom w:w="0" w:type="dxa"/>
          <w:right w:w="10" w:type="dxa"/>
        </w:tblCellMar>
      </w:tblPr>
      <w:tblGrid>
        <w:gridCol w:w="1134"/>
        <w:gridCol w:w="2127"/>
        <w:gridCol w:w="3484"/>
        <w:gridCol w:w="2327"/>
      </w:tblGrid>
      <w:tr w14:paraId="73DAA253">
        <w:trPr>
          <w:trHeight w:val="513" w:hRule="exact"/>
        </w:trPr>
        <w:tc>
          <w:tcPr>
            <w:tcW w:w="1134" w:type="dxa"/>
            <w:shd w:val="clear" w:color="auto" w:fill="auto"/>
            <w:vAlign w:val="bottom"/>
          </w:tcPr>
          <w:p w14:paraId="12306049">
            <w:pPr>
              <w:pStyle w:val="104"/>
              <w:spacing w:line="240" w:lineRule="auto"/>
              <w:rPr>
                <w:rFonts w:ascii="Times New Roman" w:hAnsi="Times New Roman" w:eastAsia="黑体"/>
                <w:sz w:val="24"/>
                <w:szCs w:val="24"/>
              </w:rPr>
            </w:pPr>
            <w:bookmarkStart w:id="0" w:name="_Toc7077596"/>
            <w:bookmarkStart w:id="1" w:name="_Hlk4574065"/>
            <w:r>
              <w:rPr>
                <w:rFonts w:ascii="Times New Roman" w:hAnsi="Times New Roman" w:eastAsia="黑体"/>
                <w:color w:val="000000"/>
                <w:spacing w:val="12"/>
                <w:kern w:val="0"/>
                <w:sz w:val="24"/>
                <w:szCs w:val="24"/>
                <w:fitText w:val="1036" w:id="-983278592"/>
              </w:rPr>
              <w:t>学校代</w:t>
            </w:r>
            <w:r>
              <w:rPr>
                <w:rFonts w:ascii="Times New Roman" w:hAnsi="Times New Roman" w:eastAsia="黑体"/>
                <w:color w:val="000000"/>
                <w:spacing w:val="2"/>
                <w:kern w:val="0"/>
                <w:sz w:val="24"/>
                <w:szCs w:val="24"/>
                <w:fitText w:val="1036" w:id="-983278592"/>
              </w:rPr>
              <w:t>号</w:t>
            </w:r>
          </w:p>
        </w:tc>
        <w:tc>
          <w:tcPr>
            <w:tcW w:w="2127" w:type="dxa"/>
            <w:tcBorders>
              <w:bottom w:val="single" w:color="auto" w:sz="4" w:space="0"/>
            </w:tcBorders>
            <w:shd w:val="clear" w:color="auto" w:fill="auto"/>
            <w:vAlign w:val="bottom"/>
          </w:tcPr>
          <w:p w14:paraId="64EA87F7">
            <w:pPr>
              <w:pStyle w:val="104"/>
              <w:tabs>
                <w:tab w:val="left" w:pos="780"/>
              </w:tabs>
              <w:spacing w:line="240" w:lineRule="auto"/>
              <w:jc w:val="center"/>
              <w:rPr>
                <w:rFonts w:ascii="Times New Roman" w:hAnsi="Times New Roman"/>
                <w:b/>
                <w:bCs/>
                <w:sz w:val="24"/>
                <w:szCs w:val="24"/>
                <w:lang w:val="en-US" w:eastAsia="zh-CN"/>
              </w:rPr>
            </w:pPr>
            <w:r>
              <w:rPr>
                <w:rFonts w:ascii="Times New Roman" w:hAnsi="Times New Roman"/>
                <w:sz w:val="24"/>
                <w:szCs w:val="24"/>
                <w:lang w:val="en-US" w:eastAsia="zh-CN"/>
              </w:rPr>
              <w:t xml:space="preserve">10532  </w:t>
            </w:r>
          </w:p>
        </w:tc>
        <w:tc>
          <w:tcPr>
            <w:tcW w:w="3484" w:type="dxa"/>
            <w:shd w:val="clear" w:color="auto" w:fill="auto"/>
            <w:vAlign w:val="bottom"/>
          </w:tcPr>
          <w:p w14:paraId="146EF875">
            <w:pPr>
              <w:jc w:val="right"/>
            </w:pPr>
            <w:r>
              <w:rPr>
                <w:rFonts w:eastAsia="黑体"/>
                <w:color w:val="000000"/>
                <w:spacing w:val="278"/>
                <w:kern w:val="0"/>
                <w:fitText w:val="1036" w:id="-983278591"/>
              </w:rPr>
              <w:t>学</w:t>
            </w:r>
            <w:r>
              <w:rPr>
                <w:rFonts w:eastAsia="黑体"/>
                <w:color w:val="000000"/>
                <w:spacing w:val="0"/>
                <w:kern w:val="0"/>
                <w:fitText w:val="1036" w:id="-983278591"/>
              </w:rPr>
              <w:t>号</w:t>
            </w:r>
          </w:p>
        </w:tc>
        <w:tc>
          <w:tcPr>
            <w:tcW w:w="2327" w:type="dxa"/>
            <w:tcBorders>
              <w:bottom w:val="single" w:color="auto" w:sz="4" w:space="0"/>
            </w:tcBorders>
            <w:shd w:val="clear" w:color="auto" w:fill="auto"/>
            <w:vAlign w:val="bottom"/>
          </w:tcPr>
          <w:p w14:paraId="003E5F4C">
            <w:pPr>
              <w:pStyle w:val="104"/>
              <w:tabs>
                <w:tab w:val="left" w:pos="780"/>
              </w:tabs>
              <w:spacing w:line="240" w:lineRule="auto"/>
              <w:jc w:val="center"/>
              <w:rPr>
                <w:rFonts w:ascii="Times New Roman" w:hAnsi="Times New Roman"/>
                <w:sz w:val="24"/>
                <w:szCs w:val="24"/>
                <w:lang w:val="en-US" w:eastAsia="zh-CN"/>
              </w:rPr>
            </w:pPr>
            <w:r>
              <w:rPr>
                <w:rFonts w:hint="eastAsia" w:ascii="Times New Roman" w:hAnsi="Times New Roman" w:eastAsia="黑体"/>
                <w:color w:val="000000"/>
                <w:sz w:val="24"/>
                <w:szCs w:val="24"/>
                <w:lang w:val="en-US" w:eastAsia="zh-CN"/>
              </w:rPr>
              <w:t xml:space="preserve"> </w:t>
            </w:r>
            <w:r>
              <w:rPr>
                <w:rFonts w:hint="eastAsia" w:ascii="Times New Roman" w:hAnsi="Times New Roman" w:eastAsia="黑体"/>
                <w:color w:val="000000"/>
                <w:sz w:val="24"/>
                <w:szCs w:val="24"/>
                <w:lang w:eastAsia="zh-CN"/>
              </w:rPr>
              <w:t>S2</w:t>
            </w:r>
            <w:r>
              <w:rPr>
                <w:rFonts w:hint="eastAsia" w:ascii="Times New Roman" w:hAnsi="Times New Roman" w:eastAsia="黑体"/>
                <w:color w:val="000000"/>
                <w:sz w:val="24"/>
                <w:szCs w:val="24"/>
                <w:lang w:val="en-US" w:eastAsia="zh-CN"/>
              </w:rPr>
              <w:t>210W1148</w:t>
            </w:r>
          </w:p>
        </w:tc>
      </w:tr>
      <w:tr w14:paraId="0E0B69C2">
        <w:trPr>
          <w:trHeight w:val="513" w:hRule="exact"/>
        </w:trPr>
        <w:tc>
          <w:tcPr>
            <w:tcW w:w="1134" w:type="dxa"/>
            <w:shd w:val="clear" w:color="auto" w:fill="auto"/>
            <w:vAlign w:val="bottom"/>
          </w:tcPr>
          <w:p w14:paraId="25924171">
            <w:pPr>
              <w:pStyle w:val="104"/>
              <w:spacing w:line="240" w:lineRule="auto"/>
              <w:rPr>
                <w:rFonts w:ascii="Times New Roman" w:hAnsi="Times New Roman" w:eastAsia="黑体"/>
                <w:color w:val="000000"/>
                <w:sz w:val="24"/>
                <w:szCs w:val="24"/>
              </w:rPr>
            </w:pPr>
            <w:r>
              <w:rPr>
                <w:rFonts w:ascii="Times New Roman" w:hAnsi="Times New Roman" w:eastAsia="黑体"/>
                <w:color w:val="000000"/>
                <w:spacing w:val="9"/>
                <w:kern w:val="0"/>
                <w:sz w:val="24"/>
                <w:szCs w:val="24"/>
                <w:fitText w:val="1036" w:id="-983278590"/>
              </w:rPr>
              <w:t xml:space="preserve">分 类 </w:t>
            </w:r>
            <w:r>
              <w:rPr>
                <w:rFonts w:ascii="Times New Roman" w:hAnsi="Times New Roman" w:eastAsia="黑体"/>
                <w:color w:val="000000"/>
                <w:spacing w:val="2"/>
                <w:kern w:val="0"/>
                <w:sz w:val="24"/>
                <w:szCs w:val="24"/>
                <w:fitText w:val="1036" w:id="-983278590"/>
              </w:rPr>
              <w:t>号</w:t>
            </w:r>
          </w:p>
        </w:tc>
        <w:tc>
          <w:tcPr>
            <w:tcW w:w="2127" w:type="dxa"/>
            <w:tcBorders>
              <w:top w:val="single" w:color="auto" w:sz="4" w:space="0"/>
              <w:bottom w:val="single" w:color="auto" w:sz="4" w:space="0"/>
            </w:tcBorders>
            <w:shd w:val="clear" w:color="auto" w:fill="auto"/>
            <w:vAlign w:val="bottom"/>
          </w:tcPr>
          <w:p w14:paraId="76E55481">
            <w:pPr>
              <w:pStyle w:val="104"/>
              <w:tabs>
                <w:tab w:val="left" w:pos="780"/>
              </w:tabs>
              <w:spacing w:line="240" w:lineRule="auto"/>
              <w:jc w:val="center"/>
              <w:rPr>
                <w:rFonts w:ascii="Times New Roman" w:hAnsi="Times New Roman"/>
                <w:sz w:val="24"/>
                <w:szCs w:val="24"/>
                <w:lang w:eastAsia="zh-CN"/>
              </w:rPr>
            </w:pPr>
            <w:r>
              <w:rPr>
                <w:rFonts w:ascii="Times New Roman" w:hAnsi="Times New Roman"/>
                <w:sz w:val="24"/>
                <w:szCs w:val="24"/>
                <w:lang w:eastAsia="zh-CN"/>
              </w:rPr>
              <w:t>TP391</w:t>
            </w:r>
          </w:p>
        </w:tc>
        <w:tc>
          <w:tcPr>
            <w:tcW w:w="3484" w:type="dxa"/>
            <w:shd w:val="clear" w:color="auto" w:fill="auto"/>
            <w:vAlign w:val="bottom"/>
          </w:tcPr>
          <w:p w14:paraId="56E7CB81">
            <w:pPr>
              <w:jc w:val="right"/>
            </w:pPr>
            <w:r>
              <w:rPr>
                <w:rFonts w:eastAsia="黑体"/>
                <w:color w:val="000000"/>
                <w:spacing w:val="278"/>
                <w:kern w:val="0"/>
                <w:fitText w:val="1036" w:id="-983278589"/>
              </w:rPr>
              <w:t>密</w:t>
            </w:r>
            <w:r>
              <w:rPr>
                <w:rFonts w:eastAsia="黑体"/>
                <w:color w:val="000000"/>
                <w:spacing w:val="0"/>
                <w:kern w:val="0"/>
                <w:fitText w:val="1036" w:id="-983278589"/>
              </w:rPr>
              <w:t>级</w:t>
            </w:r>
          </w:p>
        </w:tc>
        <w:tc>
          <w:tcPr>
            <w:tcW w:w="2327" w:type="dxa"/>
            <w:tcBorders>
              <w:top w:val="single" w:color="auto" w:sz="4" w:space="0"/>
              <w:bottom w:val="single" w:color="auto" w:sz="4" w:space="0"/>
            </w:tcBorders>
            <w:shd w:val="clear" w:color="auto" w:fill="auto"/>
            <w:vAlign w:val="bottom"/>
          </w:tcPr>
          <w:p w14:paraId="1576EA69">
            <w:pPr>
              <w:pStyle w:val="104"/>
              <w:tabs>
                <w:tab w:val="left" w:pos="780"/>
              </w:tabs>
              <w:spacing w:line="240" w:lineRule="auto"/>
              <w:ind w:firstLine="516" w:firstLineChars="200"/>
              <w:jc w:val="left"/>
              <w:rPr>
                <w:rFonts w:ascii="Times New Roman" w:hAnsi="Times New Roman"/>
                <w:sz w:val="24"/>
                <w:szCs w:val="24"/>
                <w:lang w:val="en-US" w:eastAsia="zh-CN"/>
              </w:rPr>
            </w:pPr>
            <w:r>
              <w:rPr>
                <w:rFonts w:hint="eastAsia" w:ascii="Times New Roman" w:hAnsi="Times New Roman"/>
                <w:sz w:val="24"/>
                <w:szCs w:val="24"/>
                <w:lang w:val="en-US" w:eastAsia="zh-CN"/>
              </w:rPr>
              <w:t>不保密</w:t>
            </w:r>
          </w:p>
        </w:tc>
      </w:tr>
    </w:tbl>
    <w:p w14:paraId="66E4E003">
      <w:pPr>
        <w:spacing w:line="360" w:lineRule="auto"/>
        <w:rPr>
          <w:sz w:val="13"/>
          <w:u w:val="single"/>
        </w:rPr>
      </w:pPr>
    </w:p>
    <w:p w14:paraId="7572B731">
      <w:pPr>
        <w:spacing w:line="360" w:lineRule="auto"/>
        <w:jc w:val="center"/>
        <w:rPr>
          <w:sz w:val="13"/>
        </w:rPr>
      </w:pPr>
      <w:r>
        <w:rPr>
          <w:sz w:val="13"/>
        </w:rPr>
        <w:drawing>
          <wp:inline distT="0" distB="0" distL="0" distR="0">
            <wp:extent cx="1632585" cy="1744345"/>
            <wp:effectExtent l="0" t="0" r="13335" b="8255"/>
            <wp:docPr id="67" name="图片 67"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logo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638278" cy="1749995"/>
                    </a:xfrm>
                    <a:prstGeom prst="rect">
                      <a:avLst/>
                    </a:prstGeom>
                    <a:noFill/>
                    <a:ln>
                      <a:noFill/>
                    </a:ln>
                  </pic:spPr>
                </pic:pic>
              </a:graphicData>
            </a:graphic>
          </wp:inline>
        </w:drawing>
      </w:r>
    </w:p>
    <w:p w14:paraId="4CEAC66A">
      <w:pPr>
        <w:spacing w:line="360" w:lineRule="auto"/>
        <w:rPr>
          <w:rFonts w:eastAsia="黑体"/>
          <w:szCs w:val="30"/>
          <w:highlight w:val="black"/>
        </w:rPr>
      </w:pPr>
    </w:p>
    <w:p w14:paraId="65CAB4D6">
      <w:pPr>
        <w:spacing w:line="360" w:lineRule="auto"/>
        <w:jc w:val="center"/>
        <w:rPr>
          <w:rFonts w:eastAsia="黑体"/>
          <w:sz w:val="44"/>
          <w:szCs w:val="44"/>
        </w:rPr>
      </w:pPr>
      <w:r>
        <w:rPr>
          <w:rFonts w:hint="eastAsia" w:eastAsia="黑体"/>
          <w:sz w:val="44"/>
          <w:szCs w:val="44"/>
        </w:rPr>
        <w:t>专业</w:t>
      </w:r>
      <w:r>
        <w:rPr>
          <w:rFonts w:eastAsia="黑体"/>
          <w:sz w:val="44"/>
          <w:szCs w:val="44"/>
        </w:rPr>
        <w:t>硕士学位论文</w:t>
      </w:r>
    </w:p>
    <w:p w14:paraId="2C8857E6">
      <w:pPr>
        <w:spacing w:line="360" w:lineRule="auto"/>
        <w:jc w:val="center"/>
        <w:rPr>
          <w:rFonts w:eastAsia="黑体"/>
          <w:sz w:val="36"/>
          <w:szCs w:val="44"/>
        </w:rPr>
      </w:pPr>
    </w:p>
    <w:p w14:paraId="05A0EA73">
      <w:pPr>
        <w:spacing w:line="360" w:lineRule="auto"/>
        <w:ind w:left="840" w:firstLine="480"/>
        <w:rPr>
          <w:rFonts w:eastAsia="黑体"/>
        </w:rPr>
      </w:pPr>
      <w:r>
        <w:rPr>
          <w:rFonts w:hint="eastAsia" w:eastAsia="黑体"/>
          <w:color w:val="000000"/>
          <w:sz w:val="52"/>
          <w:szCs w:val="44"/>
        </w:rPr>
        <w:t>去混淆多模态行人重识别研究</w:t>
      </w:r>
    </w:p>
    <w:p w14:paraId="094EF3BB">
      <w:pPr>
        <w:tabs>
          <w:tab w:val="left" w:pos="5385"/>
        </w:tabs>
        <w:spacing w:line="360" w:lineRule="auto"/>
        <w:jc w:val="center"/>
        <w:rPr>
          <w:rFonts w:eastAsia="黑体"/>
          <w:sz w:val="52"/>
          <w:szCs w:val="52"/>
        </w:rPr>
      </w:pPr>
    </w:p>
    <w:p w14:paraId="34E8F805">
      <w:pPr>
        <w:tabs>
          <w:tab w:val="left" w:pos="5385"/>
        </w:tabs>
        <w:spacing w:line="360" w:lineRule="auto"/>
        <w:jc w:val="center"/>
        <w:rPr>
          <w:rFonts w:eastAsia="黑体"/>
          <w:sz w:val="44"/>
          <w:szCs w:val="28"/>
        </w:rPr>
      </w:pPr>
    </w:p>
    <w:tbl>
      <w:tblPr>
        <w:tblStyle w:val="32"/>
        <w:tblW w:w="0" w:type="auto"/>
        <w:jc w:val="center"/>
        <w:tblLayout w:type="fixed"/>
        <w:tblCellMar>
          <w:top w:w="0" w:type="dxa"/>
          <w:left w:w="10" w:type="dxa"/>
          <w:bottom w:w="0" w:type="dxa"/>
          <w:right w:w="10" w:type="dxa"/>
        </w:tblCellMar>
      </w:tblPr>
      <w:tblGrid>
        <w:gridCol w:w="2045"/>
        <w:gridCol w:w="4995"/>
      </w:tblGrid>
      <w:tr w14:paraId="38342EF1">
        <w:trPr>
          <w:trHeight w:val="513" w:hRule="exact"/>
          <w:jc w:val="center"/>
        </w:trPr>
        <w:tc>
          <w:tcPr>
            <w:tcW w:w="2045" w:type="dxa"/>
            <w:shd w:val="clear" w:color="auto" w:fill="auto"/>
            <w:vAlign w:val="bottom"/>
          </w:tcPr>
          <w:p w14:paraId="687F9C4C">
            <w:pPr>
              <w:pStyle w:val="104"/>
              <w:spacing w:line="240" w:lineRule="auto"/>
              <w:jc w:val="distribute"/>
              <w:rPr>
                <w:rFonts w:ascii="Times New Roman" w:hAnsi="Times New Roman" w:eastAsia="黑体"/>
                <w:sz w:val="24"/>
                <w:szCs w:val="24"/>
              </w:rPr>
            </w:pPr>
            <w:r>
              <w:rPr>
                <w:rFonts w:ascii="Times New Roman" w:hAnsi="Times New Roman" w:eastAsia="黑体"/>
                <w:color w:val="000000"/>
                <w:sz w:val="24"/>
                <w:szCs w:val="24"/>
              </w:rPr>
              <w:t>学位申请人姓名</w:t>
            </w:r>
          </w:p>
        </w:tc>
        <w:tc>
          <w:tcPr>
            <w:tcW w:w="4995" w:type="dxa"/>
            <w:tcBorders>
              <w:bottom w:val="single" w:color="auto" w:sz="4" w:space="0"/>
            </w:tcBorders>
            <w:shd w:val="clear" w:color="auto" w:fill="auto"/>
            <w:vAlign w:val="bottom"/>
          </w:tcPr>
          <w:p w14:paraId="029C1091">
            <w:pPr>
              <w:pStyle w:val="104"/>
              <w:tabs>
                <w:tab w:val="left" w:pos="780"/>
              </w:tabs>
              <w:spacing w:line="240" w:lineRule="auto"/>
              <w:ind w:firstLine="685" w:firstLineChars="266"/>
              <w:rPr>
                <w:rFonts w:ascii="Times New Roman" w:hAnsi="Times New Roman"/>
                <w:sz w:val="24"/>
                <w:szCs w:val="24"/>
                <w:lang w:val="en-US" w:eastAsia="zh-CN"/>
              </w:rPr>
            </w:pPr>
            <w:r>
              <w:rPr>
                <w:rFonts w:hint="eastAsia" w:ascii="Times New Roman" w:hAnsi="Times New Roman"/>
                <w:sz w:val="24"/>
                <w:szCs w:val="24"/>
                <w:lang w:val="en-US" w:eastAsia="zh-CN"/>
              </w:rPr>
              <w:t>蒲子文</w:t>
            </w:r>
          </w:p>
        </w:tc>
      </w:tr>
      <w:tr w14:paraId="33D4C980">
        <w:trPr>
          <w:trHeight w:val="513" w:hRule="exact"/>
          <w:jc w:val="center"/>
        </w:trPr>
        <w:tc>
          <w:tcPr>
            <w:tcW w:w="2045" w:type="dxa"/>
            <w:shd w:val="clear" w:color="auto" w:fill="auto"/>
            <w:vAlign w:val="bottom"/>
          </w:tcPr>
          <w:p w14:paraId="44F9AA18">
            <w:pPr>
              <w:pStyle w:val="104"/>
              <w:spacing w:line="240" w:lineRule="auto"/>
              <w:jc w:val="distribute"/>
              <w:rPr>
                <w:rFonts w:ascii="Times New Roman" w:hAnsi="Times New Roman" w:eastAsia="黑体"/>
                <w:color w:val="000000"/>
                <w:sz w:val="24"/>
                <w:szCs w:val="24"/>
              </w:rPr>
            </w:pPr>
            <w:r>
              <w:rPr>
                <w:rFonts w:ascii="Times New Roman" w:hAnsi="Times New Roman" w:eastAsia="黑体"/>
                <w:color w:val="000000"/>
                <w:sz w:val="24"/>
                <w:szCs w:val="24"/>
              </w:rPr>
              <w:t>培养单位</w:t>
            </w:r>
          </w:p>
        </w:tc>
        <w:tc>
          <w:tcPr>
            <w:tcW w:w="4995" w:type="dxa"/>
            <w:tcBorders>
              <w:top w:val="single" w:color="auto" w:sz="4" w:space="0"/>
              <w:bottom w:val="single" w:color="auto" w:sz="4" w:space="0"/>
            </w:tcBorders>
            <w:shd w:val="clear" w:color="auto" w:fill="auto"/>
            <w:vAlign w:val="bottom"/>
          </w:tcPr>
          <w:p w14:paraId="38FF43B2">
            <w:pPr>
              <w:pStyle w:val="104"/>
              <w:tabs>
                <w:tab w:val="left" w:pos="780"/>
              </w:tabs>
              <w:spacing w:line="240" w:lineRule="auto"/>
              <w:ind w:firstLine="685" w:firstLineChars="266"/>
              <w:rPr>
                <w:rFonts w:ascii="Times New Roman" w:hAnsi="Times New Roman"/>
                <w:sz w:val="24"/>
                <w:szCs w:val="24"/>
                <w:lang w:eastAsia="zh-CN"/>
              </w:rPr>
            </w:pPr>
            <w:r>
              <w:rPr>
                <w:rFonts w:ascii="Times New Roman" w:hAnsi="Times New Roman"/>
                <w:sz w:val="24"/>
                <w:szCs w:val="24"/>
                <w:lang w:eastAsia="zh-CN"/>
              </w:rPr>
              <w:t>信息科学与工程学院</w:t>
            </w:r>
          </w:p>
        </w:tc>
      </w:tr>
      <w:tr w14:paraId="531DB0FB">
        <w:trPr>
          <w:trHeight w:val="550" w:hRule="exact"/>
          <w:jc w:val="center"/>
        </w:trPr>
        <w:tc>
          <w:tcPr>
            <w:tcW w:w="2045" w:type="dxa"/>
            <w:shd w:val="clear" w:color="auto" w:fill="auto"/>
            <w:vAlign w:val="bottom"/>
          </w:tcPr>
          <w:p w14:paraId="0542F212">
            <w:pPr>
              <w:pStyle w:val="104"/>
              <w:spacing w:line="240" w:lineRule="auto"/>
              <w:jc w:val="distribute"/>
              <w:rPr>
                <w:rFonts w:ascii="Times New Roman" w:hAnsi="Times New Roman" w:eastAsia="黑体"/>
                <w:sz w:val="24"/>
                <w:szCs w:val="24"/>
              </w:rPr>
            </w:pPr>
            <w:r>
              <w:rPr>
                <w:rFonts w:ascii="Times New Roman" w:hAnsi="Times New Roman" w:eastAsia="黑体"/>
                <w:color w:val="000000"/>
                <w:sz w:val="24"/>
                <w:szCs w:val="24"/>
              </w:rPr>
              <w:t>导师姓名及职称</w:t>
            </w:r>
          </w:p>
        </w:tc>
        <w:tc>
          <w:tcPr>
            <w:tcW w:w="4995" w:type="dxa"/>
            <w:tcBorders>
              <w:top w:val="single" w:color="auto" w:sz="4" w:space="0"/>
              <w:bottom w:val="single" w:color="auto" w:sz="4" w:space="0"/>
            </w:tcBorders>
            <w:shd w:val="clear" w:color="auto" w:fill="auto"/>
            <w:vAlign w:val="bottom"/>
          </w:tcPr>
          <w:p w14:paraId="744D4359">
            <w:pPr>
              <w:pStyle w:val="104"/>
              <w:tabs>
                <w:tab w:val="left" w:pos="780"/>
              </w:tabs>
              <w:spacing w:line="240" w:lineRule="auto"/>
              <w:ind w:firstLine="685" w:firstLineChars="266"/>
              <w:rPr>
                <w:rFonts w:ascii="Times New Roman" w:hAnsi="Times New Roman"/>
                <w:sz w:val="24"/>
                <w:szCs w:val="24"/>
                <w:lang w:val="en-US" w:eastAsia="zh-CN"/>
              </w:rPr>
            </w:pPr>
            <w:r>
              <w:rPr>
                <w:rFonts w:hint="eastAsia" w:ascii="Times New Roman" w:hAnsi="Times New Roman"/>
                <w:sz w:val="24"/>
                <w:szCs w:val="24"/>
                <w:lang w:val="en-US" w:eastAsia="zh-CN"/>
              </w:rPr>
              <w:t>秦拯 教授  周志忠 高级工程师</w:t>
            </w:r>
          </w:p>
        </w:tc>
      </w:tr>
      <w:tr w14:paraId="1F3C7A7F">
        <w:trPr>
          <w:trHeight w:val="554" w:hRule="exact"/>
          <w:jc w:val="center"/>
        </w:trPr>
        <w:tc>
          <w:tcPr>
            <w:tcW w:w="2045" w:type="dxa"/>
            <w:shd w:val="clear" w:color="auto" w:fill="auto"/>
            <w:vAlign w:val="bottom"/>
          </w:tcPr>
          <w:p w14:paraId="351B6C91">
            <w:pPr>
              <w:pStyle w:val="104"/>
              <w:spacing w:line="240" w:lineRule="auto"/>
              <w:jc w:val="distribute"/>
              <w:rPr>
                <w:rFonts w:ascii="Times New Roman" w:hAnsi="Times New Roman" w:eastAsia="黑体"/>
                <w:sz w:val="24"/>
                <w:szCs w:val="24"/>
                <w:lang w:val="en-US" w:eastAsia="zh-CN"/>
              </w:rPr>
            </w:pPr>
            <w:r>
              <w:rPr>
                <w:rFonts w:ascii="Times New Roman" w:hAnsi="Times New Roman" w:eastAsia="黑体"/>
                <w:sz w:val="24"/>
                <w:szCs w:val="24"/>
                <w:lang w:val="en-US" w:eastAsia="zh-CN"/>
              </w:rPr>
              <w:t>学科专业</w:t>
            </w:r>
          </w:p>
        </w:tc>
        <w:tc>
          <w:tcPr>
            <w:tcW w:w="4995" w:type="dxa"/>
            <w:tcBorders>
              <w:top w:val="single" w:color="auto" w:sz="4" w:space="0"/>
              <w:bottom w:val="single" w:color="auto" w:sz="4" w:space="0"/>
            </w:tcBorders>
            <w:shd w:val="clear" w:color="auto" w:fill="auto"/>
            <w:vAlign w:val="bottom"/>
          </w:tcPr>
          <w:p w14:paraId="7820D947">
            <w:pPr>
              <w:pStyle w:val="104"/>
              <w:tabs>
                <w:tab w:val="left" w:pos="780"/>
              </w:tabs>
              <w:spacing w:line="240" w:lineRule="auto"/>
              <w:ind w:firstLine="685" w:firstLineChars="266"/>
              <w:rPr>
                <w:rFonts w:ascii="Times New Roman" w:hAnsi="Times New Roman"/>
                <w:sz w:val="24"/>
                <w:szCs w:val="24"/>
                <w:lang w:eastAsia="zh-CN"/>
              </w:rPr>
            </w:pPr>
            <w:r>
              <w:rPr>
                <w:rFonts w:ascii="Times New Roman" w:hAnsi="Times New Roman"/>
                <w:sz w:val="24"/>
                <w:szCs w:val="24"/>
                <w:lang w:eastAsia="zh-CN"/>
              </w:rPr>
              <w:t>电子信息</w:t>
            </w:r>
          </w:p>
        </w:tc>
      </w:tr>
      <w:tr w14:paraId="0F4C7EAE">
        <w:trPr>
          <w:trHeight w:val="554" w:hRule="exact"/>
          <w:jc w:val="center"/>
        </w:trPr>
        <w:tc>
          <w:tcPr>
            <w:tcW w:w="2045" w:type="dxa"/>
            <w:shd w:val="clear" w:color="auto" w:fill="auto"/>
            <w:vAlign w:val="bottom"/>
          </w:tcPr>
          <w:p w14:paraId="6E341DCB">
            <w:pPr>
              <w:pStyle w:val="104"/>
              <w:spacing w:line="240" w:lineRule="auto"/>
              <w:jc w:val="distribute"/>
              <w:rPr>
                <w:rFonts w:ascii="Times New Roman" w:hAnsi="Times New Roman" w:eastAsia="黑体"/>
                <w:sz w:val="24"/>
                <w:szCs w:val="24"/>
                <w:lang w:val="en-US" w:eastAsia="zh-CN"/>
              </w:rPr>
            </w:pPr>
            <w:r>
              <w:rPr>
                <w:rFonts w:ascii="Times New Roman" w:hAnsi="Times New Roman" w:eastAsia="黑体"/>
                <w:sz w:val="24"/>
                <w:szCs w:val="24"/>
                <w:lang w:val="en-US" w:eastAsia="zh-CN"/>
              </w:rPr>
              <w:t>研究方向</w:t>
            </w:r>
          </w:p>
        </w:tc>
        <w:tc>
          <w:tcPr>
            <w:tcW w:w="4995" w:type="dxa"/>
            <w:tcBorders>
              <w:top w:val="single" w:color="auto" w:sz="4" w:space="0"/>
              <w:bottom w:val="single" w:color="auto" w:sz="4" w:space="0"/>
            </w:tcBorders>
            <w:shd w:val="clear" w:color="auto" w:fill="auto"/>
            <w:vAlign w:val="bottom"/>
          </w:tcPr>
          <w:p w14:paraId="6067F5C5">
            <w:pPr>
              <w:pStyle w:val="104"/>
              <w:tabs>
                <w:tab w:val="left" w:pos="780"/>
              </w:tabs>
              <w:spacing w:line="240" w:lineRule="auto"/>
              <w:ind w:firstLine="685" w:firstLineChars="266"/>
              <w:rPr>
                <w:rFonts w:ascii="Times New Roman" w:hAnsi="Times New Roman"/>
                <w:color w:val="000000"/>
                <w:sz w:val="24"/>
                <w:szCs w:val="24"/>
                <w:lang w:val="en-US" w:eastAsia="zh-CN"/>
              </w:rPr>
            </w:pPr>
            <w:r>
              <w:rPr>
                <w:rFonts w:hint="eastAsia" w:ascii="Times New Roman" w:hAnsi="Times New Roman"/>
                <w:color w:val="000000"/>
                <w:sz w:val="24"/>
                <w:szCs w:val="24"/>
                <w:lang w:val="en-US" w:eastAsia="zh-CN"/>
              </w:rPr>
              <w:t>多媒体信息检索</w:t>
            </w:r>
          </w:p>
        </w:tc>
      </w:tr>
      <w:tr w14:paraId="5822EF8C">
        <w:trPr>
          <w:trHeight w:val="550" w:hRule="exact"/>
          <w:jc w:val="center"/>
        </w:trPr>
        <w:tc>
          <w:tcPr>
            <w:tcW w:w="2045" w:type="dxa"/>
            <w:shd w:val="clear" w:color="auto" w:fill="auto"/>
            <w:vAlign w:val="bottom"/>
          </w:tcPr>
          <w:p w14:paraId="04A49336">
            <w:pPr>
              <w:pStyle w:val="104"/>
              <w:spacing w:line="240" w:lineRule="auto"/>
              <w:jc w:val="distribute"/>
              <w:rPr>
                <w:rFonts w:ascii="Times New Roman" w:hAnsi="Times New Roman" w:eastAsia="黑体"/>
                <w:sz w:val="24"/>
                <w:szCs w:val="24"/>
              </w:rPr>
            </w:pPr>
            <w:r>
              <w:rPr>
                <w:rFonts w:ascii="Times New Roman" w:hAnsi="Times New Roman" w:eastAsia="黑体"/>
                <w:color w:val="000000"/>
                <w:sz w:val="24"/>
                <w:szCs w:val="24"/>
              </w:rPr>
              <w:t>论文提交日期</w:t>
            </w:r>
          </w:p>
        </w:tc>
        <w:tc>
          <w:tcPr>
            <w:tcW w:w="4995" w:type="dxa"/>
            <w:tcBorders>
              <w:top w:val="single" w:color="auto" w:sz="4" w:space="0"/>
              <w:bottom w:val="single" w:color="auto" w:sz="4" w:space="0"/>
            </w:tcBorders>
            <w:shd w:val="clear" w:color="auto" w:fill="auto"/>
            <w:vAlign w:val="bottom"/>
          </w:tcPr>
          <w:p w14:paraId="38B0225C">
            <w:pPr>
              <w:pStyle w:val="104"/>
              <w:tabs>
                <w:tab w:val="left" w:pos="780"/>
              </w:tabs>
              <w:spacing w:line="240" w:lineRule="auto"/>
              <w:ind w:firstLine="685" w:firstLineChars="266"/>
              <w:rPr>
                <w:rFonts w:ascii="Times New Roman" w:hAnsi="Times New Roman"/>
                <w:sz w:val="24"/>
                <w:szCs w:val="24"/>
              </w:rPr>
            </w:pPr>
            <w:r>
              <w:rPr>
                <w:rFonts w:ascii="Times New Roman" w:hAnsi="Times New Roman"/>
                <w:sz w:val="24"/>
                <w:szCs w:val="24"/>
              </w:rPr>
              <w:t>202</w:t>
            </w:r>
            <w:r>
              <w:rPr>
                <w:rFonts w:hint="eastAsia" w:ascii="Times New Roman" w:hAnsi="Times New Roman"/>
                <w:sz w:val="24"/>
                <w:szCs w:val="24"/>
                <w:lang w:val="en-US" w:eastAsia="zh-CN"/>
              </w:rPr>
              <w:t>5</w:t>
            </w:r>
            <w:r>
              <w:rPr>
                <w:rFonts w:ascii="Times New Roman" w:hAnsi="Times New Roman"/>
                <w:sz w:val="24"/>
                <w:szCs w:val="24"/>
              </w:rPr>
              <w:t>年</w:t>
            </w:r>
            <w:r>
              <w:rPr>
                <w:rFonts w:hint="eastAsia" w:ascii="Times New Roman" w:hAnsi="Times New Roman"/>
                <w:sz w:val="24"/>
                <w:szCs w:val="24"/>
                <w:lang w:val="en-US" w:eastAsia="zh-CN"/>
              </w:rPr>
              <w:t>5</w:t>
            </w:r>
            <w:r>
              <w:rPr>
                <w:rFonts w:ascii="Times New Roman" w:hAnsi="Times New Roman"/>
                <w:sz w:val="24"/>
                <w:szCs w:val="24"/>
              </w:rPr>
              <w:t>月</w:t>
            </w:r>
            <w:r>
              <w:rPr>
                <w:rFonts w:hint="eastAsia" w:ascii="Times New Roman" w:hAnsi="Times New Roman"/>
                <w:sz w:val="24"/>
                <w:szCs w:val="24"/>
                <w:lang w:val="en-US" w:eastAsia="zh-CN"/>
              </w:rPr>
              <w:t>8</w:t>
            </w:r>
            <w:r>
              <w:rPr>
                <w:rFonts w:ascii="Times New Roman" w:hAnsi="Times New Roman"/>
                <w:sz w:val="24"/>
                <w:szCs w:val="24"/>
              </w:rPr>
              <w:t>日</w:t>
            </w:r>
          </w:p>
        </w:tc>
      </w:tr>
    </w:tbl>
    <w:p w14:paraId="4F4CBCAD">
      <w:pPr>
        <w:pStyle w:val="105"/>
        <w:spacing w:after="180" w:line="240" w:lineRule="auto"/>
        <w:ind w:firstLine="480"/>
        <w:rPr>
          <w:rFonts w:ascii="Times New Roman" w:hAnsi="Times New Roman" w:eastAsia="黑体"/>
          <w:color w:val="000000"/>
          <w:sz w:val="24"/>
          <w:szCs w:val="24"/>
          <w:lang w:val="zh-TW" w:eastAsia="zh-TW" w:bidi="zh-TW"/>
        </w:rPr>
      </w:pPr>
    </w:p>
    <w:p w14:paraId="4DEF2B7D">
      <w:pPr>
        <w:pStyle w:val="105"/>
        <w:spacing w:after="180" w:line="240" w:lineRule="auto"/>
        <w:ind w:firstLine="480"/>
        <w:rPr>
          <w:rFonts w:ascii="Times New Roman" w:hAnsi="Times New Roman" w:eastAsia="黑体"/>
          <w:color w:val="000000"/>
          <w:sz w:val="24"/>
          <w:szCs w:val="24"/>
          <w:lang w:val="zh-TW" w:eastAsia="zh-TW" w:bidi="zh-TW"/>
        </w:rPr>
      </w:pPr>
    </w:p>
    <w:p w14:paraId="6B6430CD">
      <w:pPr>
        <w:pStyle w:val="105"/>
        <w:spacing w:after="180" w:line="240" w:lineRule="auto"/>
        <w:ind w:firstLine="480"/>
        <w:rPr>
          <w:rFonts w:ascii="Times New Roman" w:hAnsi="Times New Roman" w:eastAsia="黑体"/>
          <w:color w:val="000000"/>
          <w:sz w:val="24"/>
          <w:szCs w:val="24"/>
          <w:lang w:val="zh-TW" w:eastAsia="zh-TW" w:bidi="zh-TW"/>
        </w:rPr>
      </w:pPr>
    </w:p>
    <w:p w14:paraId="7DB112DE">
      <w:pPr>
        <w:pStyle w:val="105"/>
        <w:spacing w:after="180" w:line="240" w:lineRule="auto"/>
        <w:ind w:left="988" w:leftChars="383"/>
        <w:rPr>
          <w:rFonts w:ascii="Times New Roman" w:hAnsi="Times New Roman" w:eastAsia="PMingLiU"/>
          <w:color w:val="000000"/>
          <w:sz w:val="24"/>
          <w:szCs w:val="24"/>
          <w:lang w:val="zh-TW" w:eastAsia="zh-TW" w:bidi="zh-TW"/>
        </w:rPr>
        <w:sectPr>
          <w:headerReference r:id="rId8" w:type="first"/>
          <w:footerReference r:id="rId11" w:type="first"/>
          <w:footerReference r:id="rId9" w:type="default"/>
          <w:headerReference r:id="rId7" w:type="even"/>
          <w:footerReference r:id="rId10" w:type="even"/>
          <w:pgSz w:w="11906" w:h="16838"/>
          <w:pgMar w:top="1247" w:right="1418" w:bottom="1247" w:left="1418" w:header="624" w:footer="624" w:gutter="0"/>
          <w:pgNumType w:fmt="upperRoman" w:start="1"/>
          <w:cols w:space="425" w:num="1"/>
          <w:titlePg/>
          <w:docGrid w:type="linesAndChars" w:linePitch="409" w:charSpace="3891"/>
        </w:sectPr>
      </w:pPr>
    </w:p>
    <w:p w14:paraId="6F32FEEF">
      <w:pPr>
        <w:pStyle w:val="105"/>
        <w:spacing w:after="180" w:line="240" w:lineRule="auto"/>
        <w:ind w:left="988" w:leftChars="383"/>
        <w:rPr>
          <w:rFonts w:ascii="Times New Roman" w:hAnsi="Times New Roman" w:eastAsia="PMingLiU"/>
          <w:color w:val="000000"/>
          <w:sz w:val="24"/>
          <w:szCs w:val="24"/>
          <w:lang w:val="zh-TW" w:eastAsia="zh-TW" w:bidi="zh-TW"/>
        </w:rPr>
      </w:pPr>
    </w:p>
    <w:p w14:paraId="0D2DCC28">
      <w:pPr>
        <w:pStyle w:val="105"/>
        <w:spacing w:after="180" w:line="240" w:lineRule="auto"/>
        <w:ind w:left="988" w:leftChars="383"/>
        <w:rPr>
          <w:rFonts w:ascii="Times New Roman" w:hAnsi="Times New Roman" w:eastAsia="黑体"/>
          <w:sz w:val="24"/>
          <w:szCs w:val="24"/>
        </w:rPr>
      </w:pPr>
      <w:r>
        <w:rPr>
          <w:rFonts w:ascii="Times New Roman" w:hAnsi="Times New Roman" w:eastAsia="黑体"/>
          <w:color w:val="000000"/>
          <w:sz w:val="24"/>
          <w:szCs w:val="24"/>
          <w:lang w:val="zh-TW" w:eastAsia="zh-TW" w:bidi="zh-TW"/>
        </w:rPr>
        <w:t>学校代号：10532</w:t>
      </w:r>
    </w:p>
    <w:p w14:paraId="30FDD799">
      <w:pPr>
        <w:pStyle w:val="105"/>
        <w:spacing w:after="180" w:line="240" w:lineRule="auto"/>
        <w:ind w:left="988" w:leftChars="383"/>
        <w:rPr>
          <w:rFonts w:ascii="Times New Roman" w:hAnsi="Times New Roman" w:eastAsia="黑体"/>
          <w:sz w:val="24"/>
          <w:szCs w:val="24"/>
        </w:rPr>
      </w:pPr>
      <w:r>
        <w:rPr>
          <w:rFonts w:ascii="Times New Roman" w:hAnsi="Times New Roman" w:eastAsia="黑体"/>
          <w:color w:val="000000"/>
          <w:sz w:val="24"/>
          <w:szCs w:val="24"/>
          <w:lang w:val="zh-TW" w:eastAsia="zh-TW" w:bidi="zh-TW"/>
        </w:rPr>
        <w:t xml:space="preserve">学 </w:t>
      </w:r>
      <w:r>
        <w:rPr>
          <w:rFonts w:ascii="Times New Roman" w:hAnsi="Times New Roman" w:eastAsia="黑体"/>
          <w:color w:val="000000"/>
          <w:sz w:val="24"/>
          <w:szCs w:val="24"/>
          <w:lang w:bidi="zh-TW"/>
        </w:rPr>
        <w:t xml:space="preserve">   </w:t>
      </w:r>
      <w:r>
        <w:rPr>
          <w:rFonts w:ascii="Times New Roman" w:hAnsi="Times New Roman" w:eastAsia="黑体"/>
          <w:color w:val="000000"/>
          <w:sz w:val="24"/>
          <w:szCs w:val="24"/>
          <w:lang w:val="zh-TW" w:eastAsia="zh-TW" w:bidi="zh-TW"/>
        </w:rPr>
        <w:t>号：</w:t>
      </w:r>
      <w:r>
        <w:rPr>
          <w:rFonts w:hint="eastAsia" w:ascii="Times New Roman" w:hAnsi="Times New Roman" w:eastAsia="黑体"/>
          <w:color w:val="000000"/>
          <w:sz w:val="24"/>
          <w:szCs w:val="24"/>
        </w:rPr>
        <w:t>S2210W1148</w:t>
      </w:r>
    </w:p>
    <w:p w14:paraId="1544E3D9">
      <w:pPr>
        <w:pStyle w:val="106"/>
        <w:spacing w:after="1420" w:line="240" w:lineRule="auto"/>
        <w:ind w:left="988" w:leftChars="383" w:firstLine="0"/>
        <w:rPr>
          <w:rFonts w:ascii="Times New Roman" w:hAnsi="Times New Roman" w:eastAsia="PMingLiU" w:cs="Times New Roman"/>
          <w:sz w:val="24"/>
          <w:szCs w:val="24"/>
          <w:lang w:eastAsia="zh-CN"/>
        </w:rPr>
      </w:pPr>
      <w:r>
        <w:rPr>
          <w:rFonts w:ascii="Times New Roman" w:hAnsi="Times New Roman" w:eastAsia="黑体" w:cs="Times New Roman"/>
          <w:color w:val="000000"/>
          <w:sz w:val="24"/>
          <w:szCs w:val="24"/>
        </w:rPr>
        <w:t xml:space="preserve">密 </w:t>
      </w:r>
      <w:r>
        <w:rPr>
          <w:rFonts w:ascii="Times New Roman" w:hAnsi="Times New Roman" w:eastAsia="黑体" w:cs="Times New Roman"/>
          <w:color w:val="000000"/>
          <w:sz w:val="24"/>
          <w:szCs w:val="24"/>
          <w:lang w:val="en-US" w:eastAsia="zh-CN"/>
        </w:rPr>
        <w:t xml:space="preserve">   </w:t>
      </w:r>
      <w:r>
        <w:rPr>
          <w:rFonts w:ascii="Times New Roman" w:hAnsi="Times New Roman" w:eastAsia="黑体" w:cs="Times New Roman"/>
          <w:color w:val="000000"/>
          <w:sz w:val="24"/>
          <w:szCs w:val="24"/>
        </w:rPr>
        <w:t>级：</w:t>
      </w:r>
      <w:r>
        <w:rPr>
          <w:rFonts w:hint="eastAsia" w:ascii="Times New Roman" w:hAnsi="Times New Roman"/>
          <w:sz w:val="24"/>
          <w:szCs w:val="24"/>
          <w:lang w:val="en-US" w:eastAsia="zh-CN"/>
        </w:rPr>
        <w:t>不保密</w:t>
      </w:r>
    </w:p>
    <w:p w14:paraId="0EE5B874">
      <w:pPr>
        <w:pStyle w:val="107"/>
        <w:spacing w:after="1420"/>
        <w:ind w:left="988" w:leftChars="383"/>
        <w:jc w:val="both"/>
        <w:rPr>
          <w:rFonts w:ascii="Times New Roman" w:hAnsi="Times New Roman" w:cs="Times New Roman"/>
          <w:b/>
          <w:sz w:val="36"/>
          <w:szCs w:val="36"/>
        </w:rPr>
      </w:pPr>
      <w:r>
        <w:rPr>
          <w:rFonts w:ascii="Times New Roman" w:hAnsi="Times New Roman" w:cs="Times New Roman"/>
          <w:b/>
          <w:color w:val="000000"/>
          <w:sz w:val="36"/>
          <w:szCs w:val="36"/>
        </w:rPr>
        <w:t>湖南大学硕士学位论文</w:t>
      </w:r>
    </w:p>
    <w:p w14:paraId="00325C76">
      <w:pPr>
        <w:spacing w:line="240" w:lineRule="auto"/>
        <w:ind w:left="988" w:leftChars="383"/>
        <w:rPr>
          <w:rFonts w:eastAsia="黑体"/>
        </w:rPr>
      </w:pPr>
      <w:r>
        <w:rPr>
          <w:rFonts w:hint="eastAsia" w:eastAsia="黑体"/>
          <w:color w:val="000000"/>
          <w:sz w:val="52"/>
          <w:szCs w:val="44"/>
        </w:rPr>
        <w:t>去混淆多模态行人重识别研究</w:t>
      </w:r>
    </w:p>
    <w:p w14:paraId="4E6B2967">
      <w:pPr>
        <w:ind w:firstLine="838"/>
        <w:jc w:val="center"/>
        <w:rPr>
          <w:rFonts w:eastAsia="黑体"/>
          <w:sz w:val="40"/>
        </w:rPr>
      </w:pPr>
    </w:p>
    <w:p w14:paraId="561A98E1">
      <w:pPr>
        <w:ind w:firstLine="838"/>
        <w:jc w:val="center"/>
        <w:rPr>
          <w:rFonts w:eastAsia="黑体"/>
          <w:sz w:val="40"/>
        </w:rPr>
      </w:pPr>
    </w:p>
    <w:tbl>
      <w:tblPr>
        <w:tblStyle w:val="32"/>
        <w:tblW w:w="0" w:type="auto"/>
        <w:tblInd w:w="1011" w:type="dxa"/>
        <w:tblLayout w:type="fixed"/>
        <w:tblCellMar>
          <w:top w:w="0" w:type="dxa"/>
          <w:left w:w="10" w:type="dxa"/>
          <w:bottom w:w="0" w:type="dxa"/>
          <w:right w:w="10" w:type="dxa"/>
        </w:tblCellMar>
      </w:tblPr>
      <w:tblGrid>
        <w:gridCol w:w="2193"/>
        <w:gridCol w:w="5549"/>
      </w:tblGrid>
      <w:tr w14:paraId="4B2CBD96">
        <w:trPr>
          <w:trHeight w:val="517" w:hRule="exact"/>
        </w:trPr>
        <w:tc>
          <w:tcPr>
            <w:tcW w:w="2193" w:type="dxa"/>
            <w:shd w:val="clear" w:color="auto" w:fill="auto"/>
            <w:vAlign w:val="bottom"/>
          </w:tcPr>
          <w:p w14:paraId="5567DA5C">
            <w:pPr>
              <w:pStyle w:val="104"/>
              <w:spacing w:line="240" w:lineRule="auto"/>
              <w:rPr>
                <w:rFonts w:ascii="Times New Roman" w:hAnsi="Times New Roman" w:eastAsia="黑体"/>
                <w:sz w:val="24"/>
                <w:szCs w:val="24"/>
                <w:lang w:eastAsia="zh-CN"/>
              </w:rPr>
            </w:pPr>
            <w:r>
              <w:rPr>
                <w:rFonts w:ascii="Times New Roman" w:hAnsi="Times New Roman" w:eastAsia="黑体"/>
                <w:color w:val="000000"/>
                <w:sz w:val="24"/>
                <w:szCs w:val="24"/>
              </w:rPr>
              <w:t>学位申请人姓名</w:t>
            </w:r>
            <w:r>
              <w:rPr>
                <w:rFonts w:ascii="Times New Roman" w:hAnsi="Times New Roman" w:eastAsia="黑体"/>
                <w:color w:val="000000"/>
                <w:sz w:val="24"/>
                <w:szCs w:val="24"/>
                <w:lang w:eastAsia="zh-CN"/>
              </w:rPr>
              <w:t>：</w:t>
            </w:r>
          </w:p>
        </w:tc>
        <w:tc>
          <w:tcPr>
            <w:tcW w:w="5549" w:type="dxa"/>
            <w:shd w:val="clear" w:color="auto" w:fill="auto"/>
            <w:vAlign w:val="bottom"/>
          </w:tcPr>
          <w:p w14:paraId="0C30E779">
            <w:pPr>
              <w:pStyle w:val="104"/>
              <w:spacing w:line="240" w:lineRule="auto"/>
              <w:ind w:firstLine="471" w:firstLineChars="183"/>
              <w:rPr>
                <w:rFonts w:ascii="Times New Roman" w:hAnsi="Times New Roman"/>
                <w:sz w:val="24"/>
                <w:szCs w:val="24"/>
                <w:lang w:val="en-US" w:eastAsia="zh-CN"/>
              </w:rPr>
            </w:pPr>
            <w:r>
              <w:rPr>
                <w:rFonts w:hint="eastAsia" w:ascii="Times New Roman" w:hAnsi="Times New Roman"/>
                <w:sz w:val="24"/>
                <w:szCs w:val="24"/>
                <w:lang w:val="en-US" w:eastAsia="zh-CN"/>
              </w:rPr>
              <w:t>蒲子文</w:t>
            </w:r>
          </w:p>
        </w:tc>
      </w:tr>
      <w:tr w14:paraId="168CCE11">
        <w:trPr>
          <w:trHeight w:val="554" w:hRule="exact"/>
        </w:trPr>
        <w:tc>
          <w:tcPr>
            <w:tcW w:w="2193" w:type="dxa"/>
            <w:tcBorders>
              <w:top w:val="single" w:color="auto" w:sz="4" w:space="0"/>
            </w:tcBorders>
            <w:shd w:val="clear" w:color="auto" w:fill="auto"/>
            <w:vAlign w:val="bottom"/>
          </w:tcPr>
          <w:p w14:paraId="0E71F8EA">
            <w:pPr>
              <w:pStyle w:val="104"/>
              <w:spacing w:line="240" w:lineRule="auto"/>
              <w:rPr>
                <w:rFonts w:ascii="Times New Roman" w:hAnsi="Times New Roman" w:eastAsia="黑体"/>
                <w:sz w:val="24"/>
                <w:szCs w:val="24"/>
                <w:lang w:eastAsia="zh-CN"/>
              </w:rPr>
            </w:pPr>
            <w:r>
              <w:rPr>
                <w:rFonts w:ascii="Times New Roman" w:hAnsi="Times New Roman" w:eastAsia="黑体"/>
                <w:color w:val="000000"/>
                <w:sz w:val="24"/>
                <w:szCs w:val="24"/>
              </w:rPr>
              <w:t>导师姓名及职称</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4566DF2E">
            <w:pPr>
              <w:pStyle w:val="104"/>
              <w:spacing w:line="240" w:lineRule="auto"/>
              <w:ind w:firstLine="471" w:firstLineChars="183"/>
              <w:rPr>
                <w:rFonts w:ascii="Times New Roman" w:hAnsi="Times New Roman"/>
                <w:sz w:val="24"/>
                <w:szCs w:val="24"/>
                <w:lang w:val="en-US" w:eastAsia="zh-CN"/>
              </w:rPr>
            </w:pPr>
            <w:r>
              <w:rPr>
                <w:rFonts w:hint="eastAsia" w:ascii="Times New Roman" w:hAnsi="Times New Roman"/>
                <w:sz w:val="24"/>
                <w:szCs w:val="24"/>
                <w:lang w:val="en-US" w:eastAsia="zh-CN"/>
              </w:rPr>
              <w:t>秦拯 教授  周志忠 高级工程师</w:t>
            </w:r>
          </w:p>
        </w:tc>
      </w:tr>
      <w:tr w14:paraId="08227D38">
        <w:trPr>
          <w:trHeight w:val="559" w:hRule="exact"/>
        </w:trPr>
        <w:tc>
          <w:tcPr>
            <w:tcW w:w="2193" w:type="dxa"/>
            <w:tcBorders>
              <w:top w:val="single" w:color="auto" w:sz="4" w:space="0"/>
            </w:tcBorders>
            <w:shd w:val="clear" w:color="auto" w:fill="auto"/>
            <w:vAlign w:val="bottom"/>
          </w:tcPr>
          <w:p w14:paraId="32CA1A4C">
            <w:pPr>
              <w:pStyle w:val="104"/>
              <w:spacing w:line="240" w:lineRule="auto"/>
              <w:rPr>
                <w:rFonts w:ascii="Times New Roman" w:hAnsi="Times New Roman" w:eastAsia="黑体"/>
                <w:sz w:val="24"/>
                <w:szCs w:val="24"/>
                <w:lang w:eastAsia="zh-CN"/>
              </w:rPr>
            </w:pPr>
            <w:r>
              <w:rPr>
                <w:rFonts w:ascii="Times New Roman" w:hAnsi="Times New Roman" w:eastAsia="黑体"/>
                <w:color w:val="000000"/>
                <w:spacing w:val="142"/>
                <w:kern w:val="0"/>
                <w:sz w:val="24"/>
                <w:szCs w:val="24"/>
                <w:fitText w:val="1813" w:id="-983278588"/>
              </w:rPr>
              <w:t>培养单</w:t>
            </w:r>
            <w:r>
              <w:rPr>
                <w:rFonts w:ascii="Times New Roman" w:hAnsi="Times New Roman" w:eastAsia="黑体"/>
                <w:color w:val="000000"/>
                <w:spacing w:val="0"/>
                <w:kern w:val="0"/>
                <w:sz w:val="24"/>
                <w:szCs w:val="24"/>
                <w:fitText w:val="1813" w:id="-983278588"/>
              </w:rPr>
              <w:t>位</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0E5FB153">
            <w:pPr>
              <w:pStyle w:val="104"/>
              <w:spacing w:line="240" w:lineRule="auto"/>
              <w:ind w:firstLine="471" w:firstLineChars="183"/>
              <w:rPr>
                <w:rFonts w:ascii="Times New Roman" w:hAnsi="Times New Roman"/>
                <w:sz w:val="24"/>
                <w:szCs w:val="24"/>
                <w:lang w:val="en-US" w:eastAsia="zh-CN"/>
              </w:rPr>
            </w:pPr>
            <w:r>
              <w:rPr>
                <w:rFonts w:ascii="Times New Roman" w:hAnsi="Times New Roman"/>
                <w:sz w:val="24"/>
                <w:szCs w:val="24"/>
                <w:lang w:val="en-US" w:eastAsia="zh-CN"/>
              </w:rPr>
              <w:t>信息科学与工程学院</w:t>
            </w:r>
          </w:p>
        </w:tc>
      </w:tr>
      <w:tr w14:paraId="719ED8CF">
        <w:trPr>
          <w:trHeight w:val="559" w:hRule="exact"/>
        </w:trPr>
        <w:tc>
          <w:tcPr>
            <w:tcW w:w="2193" w:type="dxa"/>
            <w:tcBorders>
              <w:top w:val="single" w:color="auto" w:sz="4" w:space="0"/>
            </w:tcBorders>
            <w:shd w:val="clear" w:color="auto" w:fill="auto"/>
            <w:vAlign w:val="bottom"/>
          </w:tcPr>
          <w:p w14:paraId="2E2A8C6F">
            <w:pPr>
              <w:pStyle w:val="104"/>
              <w:spacing w:line="240" w:lineRule="auto"/>
              <w:rPr>
                <w:rFonts w:ascii="Times New Roman" w:hAnsi="Times New Roman" w:eastAsia="黑体"/>
                <w:sz w:val="24"/>
                <w:szCs w:val="24"/>
                <w:lang w:eastAsia="zh-CN"/>
              </w:rPr>
            </w:pPr>
            <w:r>
              <w:rPr>
                <w:rFonts w:ascii="Times New Roman" w:hAnsi="Times New Roman" w:eastAsia="黑体"/>
                <w:color w:val="000000"/>
                <w:spacing w:val="142"/>
                <w:kern w:val="0"/>
                <w:sz w:val="24"/>
                <w:szCs w:val="24"/>
                <w:fitText w:val="1813" w:id="-983278587"/>
              </w:rPr>
              <w:t>专业名</w:t>
            </w:r>
            <w:r>
              <w:rPr>
                <w:rFonts w:ascii="Times New Roman" w:hAnsi="Times New Roman" w:eastAsia="黑体"/>
                <w:color w:val="000000"/>
                <w:spacing w:val="0"/>
                <w:kern w:val="0"/>
                <w:sz w:val="24"/>
                <w:szCs w:val="24"/>
                <w:fitText w:val="1813" w:id="-983278587"/>
              </w:rPr>
              <w:t>称</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315A55EB">
            <w:pPr>
              <w:pStyle w:val="104"/>
              <w:spacing w:line="240" w:lineRule="auto"/>
              <w:ind w:firstLine="471" w:firstLineChars="183"/>
              <w:rPr>
                <w:rFonts w:ascii="Times New Roman" w:hAnsi="Times New Roman"/>
                <w:sz w:val="24"/>
                <w:szCs w:val="24"/>
                <w:lang w:val="en-US" w:eastAsia="zh-CN"/>
              </w:rPr>
            </w:pPr>
            <w:r>
              <w:rPr>
                <w:rFonts w:ascii="Times New Roman" w:hAnsi="Times New Roman"/>
                <w:sz w:val="24"/>
                <w:szCs w:val="24"/>
                <w:lang w:eastAsia="zh-CN"/>
              </w:rPr>
              <w:t>电子信息</w:t>
            </w:r>
          </w:p>
        </w:tc>
      </w:tr>
      <w:tr w14:paraId="07F8D1DE">
        <w:trPr>
          <w:trHeight w:val="554" w:hRule="exact"/>
        </w:trPr>
        <w:tc>
          <w:tcPr>
            <w:tcW w:w="2193" w:type="dxa"/>
            <w:tcBorders>
              <w:top w:val="single" w:color="auto" w:sz="4" w:space="0"/>
            </w:tcBorders>
            <w:shd w:val="clear" w:color="auto" w:fill="auto"/>
            <w:vAlign w:val="bottom"/>
          </w:tcPr>
          <w:p w14:paraId="75F05F21">
            <w:pPr>
              <w:pStyle w:val="104"/>
              <w:spacing w:line="240" w:lineRule="auto"/>
              <w:rPr>
                <w:rFonts w:ascii="Times New Roman" w:hAnsi="Times New Roman" w:eastAsia="黑体"/>
                <w:sz w:val="24"/>
                <w:szCs w:val="24"/>
                <w:lang w:eastAsia="zh-CN"/>
              </w:rPr>
            </w:pPr>
            <w:r>
              <w:rPr>
                <w:rFonts w:ascii="Times New Roman" w:hAnsi="Times New Roman" w:eastAsia="黑体"/>
                <w:color w:val="000000"/>
                <w:spacing w:val="37"/>
                <w:kern w:val="0"/>
                <w:sz w:val="24"/>
                <w:szCs w:val="24"/>
                <w:fitText w:val="1813" w:id="-983278586"/>
              </w:rPr>
              <w:t>论文提交日</w:t>
            </w:r>
            <w:r>
              <w:rPr>
                <w:rFonts w:ascii="Times New Roman" w:hAnsi="Times New Roman" w:eastAsia="黑体"/>
                <w:color w:val="000000"/>
                <w:spacing w:val="1"/>
                <w:kern w:val="0"/>
                <w:sz w:val="24"/>
                <w:szCs w:val="24"/>
                <w:fitText w:val="1813" w:id="-983278586"/>
              </w:rPr>
              <w:t>期</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217E5E6A">
            <w:pPr>
              <w:pStyle w:val="104"/>
              <w:spacing w:line="240" w:lineRule="auto"/>
              <w:ind w:firstLine="471" w:firstLineChars="183"/>
              <w:rPr>
                <w:rFonts w:ascii="Times New Roman" w:hAnsi="Times New Roman"/>
                <w:sz w:val="24"/>
                <w:szCs w:val="24"/>
              </w:rPr>
            </w:pPr>
            <w:r>
              <w:rPr>
                <w:rFonts w:ascii="Times New Roman" w:hAnsi="Times New Roman"/>
                <w:sz w:val="24"/>
                <w:szCs w:val="24"/>
              </w:rPr>
              <w:t>202</w:t>
            </w:r>
            <w:r>
              <w:rPr>
                <w:rFonts w:hint="eastAsia" w:ascii="Times New Roman" w:hAnsi="Times New Roman"/>
                <w:sz w:val="24"/>
                <w:szCs w:val="24"/>
                <w:lang w:val="en-US" w:eastAsia="zh-CN"/>
              </w:rPr>
              <w:t>5</w:t>
            </w:r>
            <w:r>
              <w:rPr>
                <w:rFonts w:ascii="Times New Roman" w:hAnsi="Times New Roman"/>
                <w:sz w:val="24"/>
                <w:szCs w:val="24"/>
              </w:rPr>
              <w:t>年</w:t>
            </w:r>
            <w:r>
              <w:rPr>
                <w:rFonts w:hint="eastAsia" w:ascii="Times New Roman" w:hAnsi="Times New Roman"/>
                <w:sz w:val="24"/>
                <w:szCs w:val="24"/>
                <w:lang w:val="en-US" w:eastAsia="zh-CN"/>
              </w:rPr>
              <w:t>5</w:t>
            </w:r>
            <w:r>
              <w:rPr>
                <w:rFonts w:ascii="Times New Roman" w:hAnsi="Times New Roman"/>
                <w:sz w:val="24"/>
                <w:szCs w:val="24"/>
              </w:rPr>
              <w:t>月</w:t>
            </w:r>
            <w:r>
              <w:rPr>
                <w:rFonts w:hint="eastAsia" w:ascii="Times New Roman" w:hAnsi="Times New Roman"/>
                <w:sz w:val="24"/>
                <w:szCs w:val="24"/>
                <w:lang w:val="en-US" w:eastAsia="zh-CN"/>
              </w:rPr>
              <w:t>8</w:t>
            </w:r>
            <w:r>
              <w:rPr>
                <w:rFonts w:ascii="Times New Roman" w:hAnsi="Times New Roman"/>
                <w:sz w:val="24"/>
                <w:szCs w:val="24"/>
              </w:rPr>
              <w:t>日</w:t>
            </w:r>
          </w:p>
        </w:tc>
      </w:tr>
      <w:tr w14:paraId="54A542CE">
        <w:trPr>
          <w:trHeight w:val="543" w:hRule="exact"/>
        </w:trPr>
        <w:tc>
          <w:tcPr>
            <w:tcW w:w="2193" w:type="dxa"/>
            <w:tcBorders>
              <w:top w:val="single" w:color="auto" w:sz="4" w:space="0"/>
            </w:tcBorders>
            <w:shd w:val="clear" w:color="auto" w:fill="auto"/>
            <w:vAlign w:val="bottom"/>
          </w:tcPr>
          <w:p w14:paraId="6F97DE74">
            <w:pPr>
              <w:pStyle w:val="104"/>
              <w:spacing w:line="240" w:lineRule="auto"/>
              <w:rPr>
                <w:rFonts w:ascii="Times New Roman" w:hAnsi="Times New Roman" w:eastAsia="黑体"/>
                <w:sz w:val="24"/>
                <w:szCs w:val="24"/>
                <w:lang w:eastAsia="zh-CN"/>
              </w:rPr>
            </w:pPr>
            <w:r>
              <w:rPr>
                <w:rFonts w:ascii="Times New Roman" w:hAnsi="Times New Roman" w:eastAsia="黑体"/>
                <w:color w:val="000000"/>
                <w:spacing w:val="37"/>
                <w:kern w:val="0"/>
                <w:sz w:val="24"/>
                <w:szCs w:val="24"/>
                <w:fitText w:val="1813" w:id="-983278585"/>
              </w:rPr>
              <w:t>论文答辩日</w:t>
            </w:r>
            <w:r>
              <w:rPr>
                <w:rFonts w:ascii="Times New Roman" w:hAnsi="Times New Roman" w:eastAsia="黑体"/>
                <w:color w:val="000000"/>
                <w:spacing w:val="1"/>
                <w:kern w:val="0"/>
                <w:sz w:val="24"/>
                <w:szCs w:val="24"/>
                <w:fitText w:val="1813" w:id="-983278585"/>
              </w:rPr>
              <w:t>期</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303DF9CF">
            <w:pPr>
              <w:pStyle w:val="104"/>
              <w:spacing w:line="240" w:lineRule="auto"/>
              <w:ind w:firstLine="471" w:firstLineChars="183"/>
              <w:rPr>
                <w:rFonts w:ascii="Times New Roman" w:hAnsi="Times New Roman"/>
                <w:sz w:val="24"/>
                <w:szCs w:val="24"/>
              </w:rPr>
            </w:pPr>
            <w:r>
              <w:rPr>
                <w:rFonts w:ascii="Times New Roman" w:hAnsi="Times New Roman"/>
                <w:sz w:val="24"/>
                <w:szCs w:val="24"/>
              </w:rPr>
              <w:t>202</w:t>
            </w:r>
            <w:r>
              <w:rPr>
                <w:rFonts w:hint="eastAsia" w:ascii="Times New Roman" w:hAnsi="Times New Roman"/>
                <w:sz w:val="24"/>
                <w:szCs w:val="24"/>
                <w:lang w:val="en-US" w:eastAsia="zh-CN"/>
              </w:rPr>
              <w:t>5</w:t>
            </w:r>
            <w:r>
              <w:rPr>
                <w:rFonts w:ascii="Times New Roman" w:hAnsi="Times New Roman"/>
                <w:sz w:val="24"/>
                <w:szCs w:val="24"/>
              </w:rPr>
              <w:t>年</w:t>
            </w:r>
            <w:r>
              <w:rPr>
                <w:rFonts w:hint="eastAsia" w:ascii="Times New Roman" w:hAnsi="Times New Roman"/>
                <w:sz w:val="24"/>
                <w:szCs w:val="24"/>
                <w:lang w:val="en-US" w:eastAsia="zh-CN"/>
              </w:rPr>
              <w:t>5</w:t>
            </w:r>
            <w:r>
              <w:rPr>
                <w:rFonts w:ascii="Times New Roman" w:hAnsi="Times New Roman"/>
                <w:sz w:val="24"/>
                <w:szCs w:val="24"/>
              </w:rPr>
              <w:t>月</w:t>
            </w:r>
            <w:r>
              <w:rPr>
                <w:rFonts w:hint="eastAsia" w:ascii="Times New Roman" w:hAnsi="Times New Roman"/>
                <w:sz w:val="24"/>
                <w:szCs w:val="24"/>
                <w:lang w:val="en-US" w:eastAsia="zh-CN"/>
              </w:rPr>
              <w:t>17</w:t>
            </w:r>
            <w:r>
              <w:rPr>
                <w:rFonts w:ascii="Times New Roman" w:hAnsi="Times New Roman"/>
                <w:sz w:val="24"/>
                <w:szCs w:val="24"/>
              </w:rPr>
              <w:t>日</w:t>
            </w:r>
          </w:p>
        </w:tc>
      </w:tr>
      <w:tr w14:paraId="6CBDA128">
        <w:trPr>
          <w:trHeight w:val="543" w:hRule="exact"/>
        </w:trPr>
        <w:tc>
          <w:tcPr>
            <w:tcW w:w="2193" w:type="dxa"/>
            <w:tcBorders>
              <w:top w:val="single" w:color="auto" w:sz="4" w:space="0"/>
              <w:bottom w:val="single" w:color="auto" w:sz="4" w:space="0"/>
            </w:tcBorders>
            <w:shd w:val="clear" w:color="auto" w:fill="auto"/>
            <w:vAlign w:val="bottom"/>
          </w:tcPr>
          <w:p w14:paraId="6300B30C">
            <w:pPr>
              <w:pStyle w:val="104"/>
              <w:spacing w:line="240" w:lineRule="auto"/>
              <w:rPr>
                <w:rFonts w:ascii="Times New Roman" w:hAnsi="Times New Roman" w:eastAsia="黑体"/>
                <w:sz w:val="24"/>
                <w:szCs w:val="24"/>
                <w:lang w:eastAsia="zh-CN"/>
              </w:rPr>
            </w:pPr>
            <w:r>
              <w:rPr>
                <w:rFonts w:ascii="Times New Roman" w:hAnsi="Times New Roman" w:eastAsia="黑体"/>
                <w:color w:val="000000"/>
                <w:sz w:val="24"/>
                <w:szCs w:val="24"/>
              </w:rPr>
              <w:t>答辩委员会主席</w:t>
            </w:r>
            <w:r>
              <w:rPr>
                <w:rFonts w:ascii="Times New Roman" w:hAnsi="Times New Roman" w:eastAsia="黑体"/>
                <w:color w:val="000000"/>
                <w:sz w:val="24"/>
                <w:szCs w:val="24"/>
                <w:lang w:eastAsia="zh-CN"/>
              </w:rPr>
              <w:t>：</w:t>
            </w:r>
          </w:p>
        </w:tc>
        <w:tc>
          <w:tcPr>
            <w:tcW w:w="5549" w:type="dxa"/>
            <w:tcBorders>
              <w:top w:val="single" w:color="auto" w:sz="4" w:space="0"/>
              <w:bottom w:val="single" w:color="auto" w:sz="4" w:space="0"/>
            </w:tcBorders>
            <w:shd w:val="clear" w:color="auto" w:fill="auto"/>
            <w:vAlign w:val="bottom"/>
          </w:tcPr>
          <w:p w14:paraId="2CE1C7E0">
            <w:pPr>
              <w:pStyle w:val="104"/>
              <w:spacing w:line="240" w:lineRule="auto"/>
              <w:ind w:firstLine="471" w:firstLineChars="183"/>
              <w:rPr>
                <w:rFonts w:ascii="Times New Roman" w:hAnsi="Times New Roman"/>
                <w:sz w:val="24"/>
                <w:szCs w:val="24"/>
                <w:lang w:val="en-US" w:eastAsia="zh-CN"/>
              </w:rPr>
            </w:pPr>
            <w:r>
              <w:rPr>
                <w:rFonts w:hint="eastAsia" w:ascii="Times New Roman" w:hAnsi="Times New Roman"/>
                <w:sz w:val="24"/>
                <w:szCs w:val="24"/>
                <w:lang w:val="en-US" w:eastAsia="zh-CN"/>
              </w:rPr>
              <w:t>廖鑫 教授</w:t>
            </w:r>
          </w:p>
        </w:tc>
      </w:tr>
    </w:tbl>
    <w:p w14:paraId="41DC71FE">
      <w:pPr>
        <w:pStyle w:val="105"/>
        <w:spacing w:line="240" w:lineRule="auto"/>
        <w:ind w:firstLine="480"/>
        <w:rPr>
          <w:rFonts w:ascii="Times New Roman" w:hAnsi="Times New Roman"/>
          <w:color w:val="000000"/>
          <w:lang w:val="zh-TW" w:eastAsia="zh-TW" w:bidi="zh-TW"/>
        </w:rPr>
      </w:pPr>
    </w:p>
    <w:p w14:paraId="2DBEDB22">
      <w:pPr>
        <w:tabs>
          <w:tab w:val="left" w:pos="8119"/>
        </w:tabs>
        <w:ind w:left="1331" w:leftChars="516" w:right="-98" w:rightChars="-38"/>
        <w:rPr>
          <w:rFonts w:eastAsia="黑体"/>
        </w:rPr>
      </w:pPr>
      <w:r>
        <w:br w:type="page"/>
      </w:r>
    </w:p>
    <w:p w14:paraId="0DE97FFF">
      <w:pPr>
        <w:autoSpaceDE w:val="0"/>
        <w:autoSpaceDN w:val="0"/>
        <w:spacing w:line="360" w:lineRule="auto"/>
        <w:rPr>
          <w:rFonts w:eastAsia="黑体"/>
        </w:rPr>
        <w:sectPr>
          <w:footerReference r:id="rId14" w:type="first"/>
          <w:footerReference r:id="rId12" w:type="default"/>
          <w:footerReference r:id="rId13" w:type="even"/>
          <w:pgSz w:w="11906" w:h="16838"/>
          <w:pgMar w:top="1247" w:right="1418" w:bottom="1247" w:left="1418" w:header="624" w:footer="624" w:gutter="0"/>
          <w:pgNumType w:fmt="upperRoman" w:start="1"/>
          <w:cols w:space="425" w:num="1"/>
          <w:docGrid w:type="linesAndChars" w:linePitch="409" w:charSpace="3891"/>
        </w:sectPr>
      </w:pPr>
      <w:bookmarkStart w:id="2" w:name="_Toc197683650"/>
      <w:bookmarkStart w:id="3" w:name="_Toc227482340"/>
      <w:bookmarkStart w:id="4" w:name="_Toc209512137"/>
      <w:bookmarkStart w:id="5" w:name="_Toc383283661"/>
      <w:bookmarkStart w:id="6" w:name="_Toc209536096"/>
      <w:bookmarkStart w:id="7" w:name="_Toc227483331"/>
      <w:bookmarkStart w:id="8" w:name="_Toc449134671"/>
      <w:bookmarkStart w:id="9" w:name="_Toc451765708"/>
      <w:bookmarkStart w:id="10" w:name="_Toc216171647"/>
      <w:bookmarkStart w:id="11" w:name="_Toc449134318"/>
      <w:bookmarkStart w:id="12" w:name="_Toc211998807"/>
      <w:bookmarkStart w:id="13" w:name="_Toc202405750"/>
      <w:bookmarkStart w:id="14" w:name="_Toc383784423"/>
      <w:bookmarkStart w:id="15" w:name="_Toc209514884"/>
      <w:bookmarkStart w:id="16" w:name="_Toc357433863"/>
      <w:bookmarkStart w:id="17" w:name="_Toc205624170"/>
      <w:bookmarkStart w:id="18" w:name="_Toc206732677"/>
      <w:bookmarkStart w:id="19" w:name="_Toc207678355"/>
      <w:bookmarkStart w:id="20" w:name="_Toc449134578"/>
      <w:bookmarkStart w:id="21" w:name="_Toc216170234"/>
      <w:bookmarkStart w:id="22" w:name="_Toc291327380"/>
      <w:bookmarkStart w:id="23" w:name="_Toc206407314"/>
    </w:p>
    <w:p w14:paraId="30A51130">
      <w:pPr>
        <w:spacing w:line="480" w:lineRule="auto"/>
        <w:jc w:val="center"/>
        <w:rPr>
          <w:rFonts w:hint="eastAsia" w:cs="Linux Biolinum"/>
          <w:bCs/>
          <w:color w:val="181717" w:themeColor="background2" w:themeShade="1A"/>
          <w:sz w:val="30"/>
          <w:szCs w:val="30"/>
        </w:rPr>
      </w:pPr>
      <w:r>
        <w:rPr>
          <w:rFonts w:hint="eastAsia" w:cs="Linux Biolinum"/>
          <w:bCs/>
          <w:color w:val="181717" w:themeColor="background2" w:themeShade="1A"/>
          <w:sz w:val="30"/>
          <w:szCs w:val="30"/>
        </w:rPr>
        <w:t xml:space="preserve">Research on Confusing Multimodal </w:t>
      </w:r>
      <w:r>
        <w:rPr>
          <w:rFonts w:hint="eastAsia" w:cs="Linux Biolinum"/>
          <w:bCs/>
          <w:color w:val="181717" w:themeColor="background2" w:themeShade="1A"/>
          <w:sz w:val="30"/>
          <w:szCs w:val="30"/>
          <w:lang w:val="en-US" w:eastAsia="zh-CN"/>
        </w:rPr>
        <w:t>Person</w:t>
      </w:r>
      <w:r>
        <w:rPr>
          <w:rFonts w:hint="eastAsia" w:cs="Linux Biolinum"/>
          <w:bCs/>
          <w:color w:val="181717" w:themeColor="background2" w:themeShade="1A"/>
          <w:sz w:val="30"/>
          <w:szCs w:val="30"/>
        </w:rPr>
        <w:t xml:space="preserve"> Re identification</w:t>
      </w:r>
    </w:p>
    <w:p w14:paraId="6BEE0127">
      <w:pPr>
        <w:spacing w:line="480" w:lineRule="auto"/>
        <w:jc w:val="center"/>
      </w:pPr>
      <w:r>
        <w:t>by</w:t>
      </w:r>
    </w:p>
    <w:p w14:paraId="6291DA14">
      <w:pPr>
        <w:spacing w:line="480" w:lineRule="auto"/>
        <w:ind w:firstLine="420"/>
        <w:jc w:val="center"/>
      </w:pPr>
      <w:r>
        <w:rPr>
          <w:rFonts w:hint="eastAsia"/>
        </w:rPr>
        <w:t>Pu</w:t>
      </w:r>
      <w:r>
        <w:t xml:space="preserve"> </w:t>
      </w:r>
      <w:r>
        <w:rPr>
          <w:rFonts w:hint="eastAsia"/>
        </w:rPr>
        <w:t>Ziw</w:t>
      </w:r>
      <w:r>
        <w:t>en</w:t>
      </w:r>
    </w:p>
    <w:p w14:paraId="22C343B5">
      <w:pPr>
        <w:spacing w:line="480" w:lineRule="auto"/>
        <w:jc w:val="center"/>
      </w:pPr>
      <w:r>
        <w:t>B.E.( Hunan Institute of Engineering)2021</w:t>
      </w:r>
    </w:p>
    <w:p w14:paraId="7C88D035">
      <w:pPr>
        <w:spacing w:line="480" w:lineRule="auto"/>
        <w:jc w:val="center"/>
      </w:pPr>
      <w:r>
        <w:t xml:space="preserve">A thesis submitted in partial satisfaction of the </w:t>
      </w:r>
    </w:p>
    <w:p w14:paraId="7D273F90">
      <w:pPr>
        <w:spacing w:line="480" w:lineRule="auto"/>
        <w:jc w:val="center"/>
      </w:pPr>
      <w:r>
        <w:t>Requirements for the degree of</w:t>
      </w:r>
    </w:p>
    <w:p w14:paraId="71442469">
      <w:pPr>
        <w:spacing w:line="480" w:lineRule="auto"/>
        <w:jc w:val="center"/>
      </w:pPr>
      <w:r>
        <w:t xml:space="preserve">Master of </w:t>
      </w:r>
      <w:r>
        <w:rPr>
          <w:rFonts w:hint="eastAsia"/>
        </w:rPr>
        <w:t>Engineering</w:t>
      </w:r>
    </w:p>
    <w:p w14:paraId="1FD2E4A7">
      <w:pPr>
        <w:spacing w:line="480" w:lineRule="auto"/>
        <w:jc w:val="center"/>
      </w:pPr>
      <w:r>
        <w:t>in</w:t>
      </w:r>
    </w:p>
    <w:p w14:paraId="1D23049F">
      <w:pPr>
        <w:spacing w:line="480" w:lineRule="auto"/>
        <w:jc w:val="center"/>
        <w:rPr>
          <w:bCs/>
          <w:szCs w:val="24"/>
        </w:rPr>
      </w:pPr>
      <w:r>
        <w:rPr>
          <w:bCs/>
          <w:szCs w:val="24"/>
        </w:rPr>
        <w:t>Electronic Information</w:t>
      </w:r>
      <w:r>
        <w:rPr>
          <w:rFonts w:hint="eastAsia"/>
          <w:bCs/>
          <w:szCs w:val="24"/>
        </w:rPr>
        <w:t xml:space="preserve"> </w:t>
      </w:r>
    </w:p>
    <w:p w14:paraId="01FA6880">
      <w:pPr>
        <w:spacing w:line="480" w:lineRule="auto"/>
        <w:jc w:val="center"/>
      </w:pPr>
      <w:r>
        <w:t>in the</w:t>
      </w:r>
    </w:p>
    <w:p w14:paraId="75D77B61">
      <w:pPr>
        <w:spacing w:line="480" w:lineRule="auto"/>
        <w:jc w:val="center"/>
      </w:pPr>
      <w:r>
        <w:t>Graduate School</w:t>
      </w:r>
    </w:p>
    <w:p w14:paraId="524FD407">
      <w:pPr>
        <w:spacing w:line="480" w:lineRule="auto"/>
        <w:jc w:val="center"/>
      </w:pPr>
      <w:r>
        <w:t>of</w:t>
      </w:r>
    </w:p>
    <w:p w14:paraId="3959BD4B">
      <w:pPr>
        <w:spacing w:line="480" w:lineRule="auto"/>
        <w:jc w:val="center"/>
      </w:pPr>
      <w:r>
        <w:t>Hunan University</w:t>
      </w:r>
    </w:p>
    <w:p w14:paraId="50E5BE7C">
      <w:pPr>
        <w:spacing w:line="480" w:lineRule="auto"/>
        <w:jc w:val="center"/>
      </w:pPr>
      <w:r>
        <w:t>Supervisor</w:t>
      </w:r>
    </w:p>
    <w:p w14:paraId="41762199">
      <w:pPr>
        <w:spacing w:line="480" w:lineRule="auto"/>
        <w:jc w:val="center"/>
      </w:pPr>
      <w:r>
        <w:t xml:space="preserve">Professor </w:t>
      </w:r>
      <w:r>
        <w:rPr>
          <w:rFonts w:hint="eastAsia"/>
        </w:rPr>
        <w:t>Qin</w:t>
      </w:r>
      <w:r>
        <w:t xml:space="preserve"> </w:t>
      </w:r>
      <w:r>
        <w:rPr>
          <w:rFonts w:hint="eastAsia"/>
        </w:rPr>
        <w:t>Zheng</w:t>
      </w:r>
    </w:p>
    <w:p w14:paraId="08042065">
      <w:pPr>
        <w:spacing w:line="480" w:lineRule="auto"/>
        <w:jc w:val="center"/>
      </w:pPr>
      <w:r>
        <w:rPr>
          <w:rFonts w:hint="eastAsia"/>
        </w:rPr>
        <w:t>Ma</w:t>
      </w:r>
      <w:r>
        <w:t>y, 202</w:t>
      </w:r>
      <w:r>
        <w:rPr>
          <w:rFonts w:hint="eastAsia"/>
        </w:rPr>
        <w:t>5</w:t>
      </w:r>
    </w:p>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14:paraId="2F265647">
      <w:pPr>
        <w:spacing w:before="240" w:after="240" w:line="240" w:lineRule="auto"/>
        <w:jc w:val="center"/>
        <w:rPr>
          <w:rFonts w:ascii="黑体" w:hAnsi="黑体" w:eastAsia="黑体"/>
          <w:bCs/>
          <w:sz w:val="36"/>
          <w:szCs w:val="36"/>
        </w:rPr>
        <w:sectPr>
          <w:footerReference r:id="rId15" w:type="default"/>
          <w:footerReference r:id="rId16" w:type="even"/>
          <w:pgSz w:w="11906" w:h="16838"/>
          <w:pgMar w:top="1247" w:right="1418" w:bottom="1247" w:left="1418" w:header="624" w:footer="624" w:gutter="0"/>
          <w:pgNumType w:fmt="upperRoman" w:start="1"/>
          <w:cols w:space="425" w:num="1"/>
          <w:docGrid w:type="linesAndChars" w:linePitch="409" w:charSpace="3891"/>
        </w:sectPr>
      </w:pPr>
    </w:p>
    <w:p w14:paraId="685420EA">
      <w:pPr>
        <w:spacing w:before="240" w:after="240" w:line="240" w:lineRule="auto"/>
        <w:jc w:val="center"/>
        <w:rPr>
          <w:rFonts w:ascii="黑体" w:hAnsi="黑体" w:eastAsia="黑体"/>
          <w:bCs/>
          <w:sz w:val="36"/>
          <w:szCs w:val="36"/>
        </w:rPr>
      </w:pPr>
    </w:p>
    <w:p w14:paraId="6DBE4AFF">
      <w:pPr>
        <w:tabs>
          <w:tab w:val="left" w:pos="2590"/>
          <w:tab w:val="center" w:pos="4535"/>
        </w:tabs>
        <w:spacing w:before="240" w:after="240" w:line="240" w:lineRule="auto"/>
        <w:jc w:val="center"/>
        <w:rPr>
          <w:rFonts w:ascii="黑体" w:hAnsi="黑体" w:eastAsia="黑体"/>
          <w:bCs/>
          <w:sz w:val="36"/>
          <w:szCs w:val="36"/>
        </w:rPr>
      </w:pPr>
      <w:r>
        <w:rPr>
          <w:rFonts w:ascii="黑体" w:hAnsi="黑体" w:eastAsia="黑体"/>
          <w:bCs/>
          <w:sz w:val="36"/>
          <w:szCs w:val="36"/>
        </w:rPr>
        <w:t>湖</w:t>
      </w:r>
      <w:r>
        <w:rPr>
          <w:rFonts w:hint="eastAsia" w:ascii="黑体" w:hAnsi="黑体" w:eastAsia="黑体"/>
          <w:bCs/>
          <w:sz w:val="36"/>
          <w:szCs w:val="36"/>
        </w:rPr>
        <w:t xml:space="preserve"> </w:t>
      </w:r>
      <w:r>
        <w:rPr>
          <w:rFonts w:ascii="黑体" w:hAnsi="黑体" w:eastAsia="黑体"/>
          <w:bCs/>
          <w:sz w:val="36"/>
          <w:szCs w:val="36"/>
        </w:rPr>
        <w:t>南</w:t>
      </w:r>
      <w:r>
        <w:rPr>
          <w:rFonts w:hint="eastAsia" w:ascii="黑体" w:hAnsi="黑体" w:eastAsia="黑体"/>
          <w:bCs/>
          <w:sz w:val="36"/>
          <w:szCs w:val="36"/>
        </w:rPr>
        <w:t xml:space="preserve"> </w:t>
      </w:r>
      <w:r>
        <w:rPr>
          <w:rFonts w:ascii="黑体" w:hAnsi="黑体" w:eastAsia="黑体"/>
          <w:bCs/>
          <w:sz w:val="36"/>
          <w:szCs w:val="36"/>
        </w:rPr>
        <w:t>大</w:t>
      </w:r>
      <w:r>
        <w:rPr>
          <w:rFonts w:hint="eastAsia" w:ascii="黑体" w:hAnsi="黑体" w:eastAsia="黑体"/>
          <w:bCs/>
          <w:sz w:val="36"/>
          <w:szCs w:val="36"/>
        </w:rPr>
        <w:t xml:space="preserve"> </w:t>
      </w:r>
      <w:r>
        <w:rPr>
          <w:rFonts w:ascii="黑体" w:hAnsi="黑体" w:eastAsia="黑体"/>
          <w:bCs/>
          <w:sz w:val="36"/>
          <w:szCs w:val="36"/>
        </w:rPr>
        <w:t>学</w:t>
      </w:r>
      <w:r>
        <w:rPr>
          <w:rFonts w:ascii="黑体" w:hAnsi="黑体" w:eastAsia="黑体"/>
          <w:bCs/>
          <w:sz w:val="36"/>
          <w:szCs w:val="36"/>
        </w:rPr>
        <w:br w:type="textWrapping"/>
      </w:r>
      <w:r>
        <w:rPr>
          <w:rFonts w:ascii="黑体" w:hAnsi="黑体" w:eastAsia="黑体"/>
          <w:bCs/>
          <w:sz w:val="36"/>
          <w:szCs w:val="36"/>
        </w:rPr>
        <w:t>学位论文原创性声明</w:t>
      </w:r>
    </w:p>
    <w:p w14:paraId="38500702">
      <w:pPr>
        <w:spacing w:line="480" w:lineRule="exact"/>
        <w:ind w:firstLine="516" w:firstLineChars="200"/>
        <w:rPr>
          <w:szCs w:val="24"/>
        </w:rPr>
      </w:pPr>
      <w:r>
        <w:rPr>
          <w:rFonts w:ascii="宋体" w:hAnsi="宋体"/>
          <w:szCs w:val="24"/>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7129A0A1">
      <w:pPr>
        <w:spacing w:line="480" w:lineRule="exact"/>
        <w:ind w:firstLine="480"/>
        <w:rPr>
          <w:szCs w:val="24"/>
        </w:rPr>
      </w:pPr>
      <w:r>
        <w:rPr>
          <w:szCs w:val="24"/>
        </w:rPr>
        <w:t xml:space="preserve"> </w:t>
      </w:r>
    </w:p>
    <w:p w14:paraId="65043693">
      <w:pPr>
        <w:spacing w:line="480" w:lineRule="exact"/>
        <w:ind w:firstLine="516" w:firstLineChars="200"/>
        <w:rPr>
          <w:szCs w:val="24"/>
        </w:rPr>
      </w:pPr>
      <w:r>
        <w:rPr>
          <w:rFonts w:ascii="宋体" w:hAnsi="宋体"/>
          <w:szCs w:val="24"/>
        </w:rPr>
        <w:t>作者签名：</w:t>
      </w:r>
      <w:r>
        <w:rPr>
          <w:szCs w:val="24"/>
        </w:rPr>
        <w:t xml:space="preserve">     </w:t>
      </w:r>
      <w:r>
        <w:rPr>
          <w:szCs w:val="24"/>
        </w:rPr>
        <w:tab/>
      </w:r>
      <w:r>
        <w:rPr>
          <w:szCs w:val="24"/>
        </w:rPr>
        <w:tab/>
      </w:r>
      <w:r>
        <w:rPr>
          <w:szCs w:val="24"/>
        </w:rPr>
        <w:tab/>
      </w:r>
      <w:r>
        <w:rPr>
          <w:szCs w:val="24"/>
        </w:rPr>
        <w:t xml:space="preserve"> </w:t>
      </w:r>
      <w:r>
        <w:rPr>
          <w:szCs w:val="24"/>
        </w:rPr>
        <w:tab/>
      </w:r>
      <w:r>
        <w:rPr>
          <w:szCs w:val="24"/>
        </w:rPr>
        <w:t xml:space="preserve">        </w:t>
      </w:r>
      <w:r>
        <w:rPr>
          <w:rFonts w:ascii="宋体" w:hAnsi="宋体"/>
          <w:szCs w:val="24"/>
        </w:rPr>
        <w:t>日期：</w:t>
      </w:r>
      <w:r>
        <w:rPr>
          <w:szCs w:val="24"/>
        </w:rPr>
        <w:t xml:space="preserve">    </w:t>
      </w:r>
      <w:r>
        <w:rPr>
          <w:rFonts w:ascii="宋体" w:hAnsi="宋体"/>
          <w:szCs w:val="24"/>
        </w:rPr>
        <w:t>年</w:t>
      </w:r>
      <w:r>
        <w:rPr>
          <w:szCs w:val="24"/>
        </w:rPr>
        <w:t xml:space="preserve">   </w:t>
      </w:r>
      <w:r>
        <w:rPr>
          <w:rFonts w:ascii="宋体" w:hAnsi="宋体"/>
          <w:szCs w:val="24"/>
        </w:rPr>
        <w:t>月</w:t>
      </w:r>
      <w:r>
        <w:rPr>
          <w:szCs w:val="24"/>
        </w:rPr>
        <w:t xml:space="preserve">   </w:t>
      </w:r>
      <w:r>
        <w:rPr>
          <w:rFonts w:ascii="宋体" w:hAnsi="宋体"/>
          <w:szCs w:val="24"/>
        </w:rPr>
        <w:t>日</w:t>
      </w:r>
    </w:p>
    <w:p w14:paraId="6DAE896E">
      <w:pPr>
        <w:spacing w:line="480" w:lineRule="exact"/>
        <w:ind w:firstLine="480"/>
        <w:rPr>
          <w:szCs w:val="24"/>
        </w:rPr>
      </w:pPr>
      <w:r>
        <w:rPr>
          <w:szCs w:val="24"/>
        </w:rPr>
        <w:t xml:space="preserve"> </w:t>
      </w:r>
    </w:p>
    <w:p w14:paraId="5BDB2D9B">
      <w:pPr>
        <w:spacing w:before="240" w:after="240" w:line="480" w:lineRule="exact"/>
        <w:jc w:val="center"/>
        <w:rPr>
          <w:rFonts w:eastAsia="黑体"/>
          <w:bCs/>
          <w:sz w:val="36"/>
          <w:szCs w:val="36"/>
        </w:rPr>
      </w:pPr>
      <w:r>
        <w:rPr>
          <w:rFonts w:ascii="黑体" w:hAnsi="黑体" w:eastAsia="黑体"/>
          <w:bCs/>
          <w:sz w:val="36"/>
          <w:szCs w:val="36"/>
        </w:rPr>
        <w:t>学位论文版权使用授权书</w:t>
      </w:r>
    </w:p>
    <w:p w14:paraId="02717BD6">
      <w:pPr>
        <w:spacing w:line="480" w:lineRule="exact"/>
        <w:ind w:firstLine="516" w:firstLineChars="200"/>
        <w:rPr>
          <w:szCs w:val="24"/>
        </w:rPr>
      </w:pPr>
      <w:r>
        <w:rPr>
          <w:rFonts w:ascii="宋体" w:hAnsi="宋体"/>
          <w:szCs w:val="24"/>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6A88321">
      <w:pPr>
        <w:spacing w:line="480" w:lineRule="exact"/>
        <w:ind w:firstLine="516" w:firstLineChars="200"/>
        <w:rPr>
          <w:szCs w:val="24"/>
        </w:rPr>
      </w:pPr>
      <w:r>
        <w:rPr>
          <w:rFonts w:ascii="宋体" w:hAnsi="宋体"/>
          <w:szCs w:val="24"/>
        </w:rPr>
        <w:t>本学位论文属于</w:t>
      </w:r>
    </w:p>
    <w:p w14:paraId="19BB6049">
      <w:pPr>
        <w:spacing w:line="480" w:lineRule="exact"/>
        <w:ind w:firstLine="503" w:firstLineChars="195"/>
        <w:rPr>
          <w:szCs w:val="24"/>
        </w:rPr>
      </w:pPr>
      <w:r>
        <w:rPr>
          <w:szCs w:val="24"/>
        </w:rPr>
        <w:t>1</w:t>
      </w:r>
      <w:r>
        <w:rPr>
          <w:rFonts w:ascii="宋体" w:hAnsi="宋体"/>
          <w:szCs w:val="24"/>
        </w:rPr>
        <w:t>、保密</w:t>
      </w:r>
      <w:r>
        <w:rPr>
          <w:sz w:val="32"/>
          <w:szCs w:val="32"/>
        </w:rPr>
        <w:t>□</w:t>
      </w:r>
      <w:r>
        <w:rPr>
          <w:rFonts w:ascii="宋体" w:hAnsi="宋体"/>
          <w:szCs w:val="24"/>
        </w:rPr>
        <w:t>，在</w:t>
      </w:r>
      <w:r>
        <w:rPr>
          <w:szCs w:val="24"/>
        </w:rPr>
        <w:t>______</w:t>
      </w:r>
      <w:r>
        <w:rPr>
          <w:rFonts w:ascii="宋体" w:hAnsi="宋体"/>
          <w:szCs w:val="24"/>
        </w:rPr>
        <w:t>年解密后适用本授权书。</w:t>
      </w:r>
    </w:p>
    <w:p w14:paraId="44698C16">
      <w:pPr>
        <w:spacing w:line="480" w:lineRule="exact"/>
        <w:ind w:firstLine="503" w:firstLineChars="195"/>
        <w:rPr>
          <w:szCs w:val="24"/>
        </w:rPr>
      </w:pPr>
      <w:r>
        <w:rPr>
          <w:szCs w:val="24"/>
        </w:rPr>
        <w:t>2</w:t>
      </w:r>
      <w:r>
        <w:rPr>
          <w:rFonts w:ascii="宋体" w:hAnsi="宋体"/>
          <w:szCs w:val="24"/>
        </w:rPr>
        <w:t>、不保密</w:t>
      </w:r>
      <w:r>
        <w:rPr>
          <w:rFonts w:hint="eastAsia"/>
          <w:sz w:val="32"/>
          <w:szCs w:val="32"/>
        </w:rPr>
        <w:t>☑</w:t>
      </w:r>
      <w:r>
        <w:rPr>
          <w:rFonts w:ascii="宋体" w:hAnsi="宋体"/>
          <w:szCs w:val="24"/>
        </w:rPr>
        <w:t>。</w:t>
      </w:r>
    </w:p>
    <w:p w14:paraId="20301158">
      <w:pPr>
        <w:spacing w:line="480" w:lineRule="exact"/>
        <w:ind w:firstLine="376" w:firstLineChars="146"/>
        <w:rPr>
          <w:szCs w:val="24"/>
        </w:rPr>
      </w:pPr>
      <w:r>
        <w:rPr>
          <w:rFonts w:ascii="宋体" w:hAnsi="宋体"/>
          <w:szCs w:val="24"/>
        </w:rPr>
        <w:t>（请在以上相应方框内打</w:t>
      </w:r>
      <w:r>
        <w:rPr>
          <w:szCs w:val="24"/>
        </w:rPr>
        <w:t>“√”</w:t>
      </w:r>
      <w:r>
        <w:rPr>
          <w:rFonts w:ascii="宋体" w:hAnsi="宋体"/>
          <w:szCs w:val="24"/>
        </w:rPr>
        <w:t>）</w:t>
      </w:r>
    </w:p>
    <w:p w14:paraId="6F161F47">
      <w:pPr>
        <w:spacing w:line="480" w:lineRule="exact"/>
        <w:ind w:firstLine="480"/>
        <w:rPr>
          <w:szCs w:val="24"/>
        </w:rPr>
      </w:pPr>
      <w:r>
        <w:rPr>
          <w:szCs w:val="24"/>
        </w:rPr>
        <w:t xml:space="preserve"> </w:t>
      </w:r>
    </w:p>
    <w:p w14:paraId="3EBADD7B">
      <w:pPr>
        <w:spacing w:line="480" w:lineRule="exact"/>
        <w:ind w:firstLine="516" w:firstLineChars="200"/>
        <w:rPr>
          <w:szCs w:val="24"/>
        </w:rPr>
      </w:pPr>
      <w:r>
        <w:rPr>
          <w:rFonts w:ascii="宋体" w:hAnsi="宋体"/>
          <w:szCs w:val="24"/>
        </w:rPr>
        <w:t>作者签名：</w:t>
      </w:r>
      <w:r>
        <w:rPr>
          <w:szCs w:val="24"/>
        </w:rPr>
        <w:tab/>
      </w:r>
      <w:r>
        <w:rPr>
          <w:szCs w:val="24"/>
        </w:rPr>
        <w:tab/>
      </w:r>
      <w:r>
        <w:rPr>
          <w:szCs w:val="24"/>
        </w:rPr>
        <w:tab/>
      </w:r>
      <w:r>
        <w:rPr>
          <w:szCs w:val="24"/>
        </w:rPr>
        <w:t xml:space="preserve">          </w:t>
      </w:r>
      <w:r>
        <w:rPr>
          <w:rFonts w:hint="eastAsia"/>
          <w:szCs w:val="24"/>
        </w:rPr>
        <w:t xml:space="preserve">   </w:t>
      </w:r>
      <w:r>
        <w:rPr>
          <w:rFonts w:ascii="宋体" w:hAnsi="宋体"/>
          <w:szCs w:val="24"/>
        </w:rPr>
        <w:t>日期：</w:t>
      </w:r>
      <w:r>
        <w:rPr>
          <w:szCs w:val="24"/>
        </w:rPr>
        <w:t xml:space="preserve">     </w:t>
      </w:r>
      <w:r>
        <w:rPr>
          <w:rFonts w:ascii="宋体" w:hAnsi="宋体"/>
          <w:szCs w:val="24"/>
        </w:rPr>
        <w:t>年</w:t>
      </w:r>
      <w:r>
        <w:rPr>
          <w:szCs w:val="24"/>
        </w:rPr>
        <w:t xml:space="preserve">   </w:t>
      </w:r>
      <w:r>
        <w:rPr>
          <w:rFonts w:ascii="宋体" w:hAnsi="宋体"/>
          <w:szCs w:val="24"/>
        </w:rPr>
        <w:t>月</w:t>
      </w:r>
      <w:r>
        <w:rPr>
          <w:szCs w:val="24"/>
        </w:rPr>
        <w:t xml:space="preserve">   </w:t>
      </w:r>
      <w:r>
        <w:rPr>
          <w:rFonts w:ascii="宋体" w:hAnsi="宋体"/>
          <w:szCs w:val="24"/>
        </w:rPr>
        <w:t>日</w:t>
      </w:r>
    </w:p>
    <w:p w14:paraId="21CF86BC">
      <w:pPr>
        <w:spacing w:line="480" w:lineRule="exact"/>
        <w:ind w:firstLine="516" w:firstLineChars="200"/>
        <w:rPr>
          <w:szCs w:val="24"/>
        </w:rPr>
      </w:pPr>
      <w:r>
        <w:rPr>
          <w:rFonts w:ascii="宋体" w:hAnsi="宋体"/>
          <w:szCs w:val="24"/>
        </w:rPr>
        <w:t>导师签名：</w:t>
      </w:r>
      <w:r>
        <w:rPr>
          <w:szCs w:val="24"/>
        </w:rPr>
        <w:tab/>
      </w:r>
      <w:r>
        <w:rPr>
          <w:szCs w:val="24"/>
        </w:rPr>
        <w:tab/>
      </w:r>
      <w:r>
        <w:rPr>
          <w:szCs w:val="24"/>
        </w:rPr>
        <w:tab/>
      </w:r>
      <w:r>
        <w:rPr>
          <w:szCs w:val="24"/>
        </w:rPr>
        <w:t xml:space="preserve">          </w:t>
      </w:r>
      <w:r>
        <w:rPr>
          <w:rFonts w:hint="eastAsia"/>
          <w:szCs w:val="24"/>
        </w:rPr>
        <w:t xml:space="preserve">   </w:t>
      </w:r>
      <w:r>
        <w:rPr>
          <w:rFonts w:ascii="宋体" w:hAnsi="宋体"/>
          <w:szCs w:val="24"/>
        </w:rPr>
        <w:t>日期：</w:t>
      </w:r>
      <w:r>
        <w:rPr>
          <w:szCs w:val="24"/>
        </w:rPr>
        <w:t xml:space="preserve">     </w:t>
      </w:r>
      <w:r>
        <w:rPr>
          <w:rFonts w:ascii="宋体" w:hAnsi="宋体"/>
          <w:szCs w:val="24"/>
        </w:rPr>
        <w:t>年</w:t>
      </w:r>
      <w:r>
        <w:rPr>
          <w:szCs w:val="24"/>
        </w:rPr>
        <w:t xml:space="preserve">   </w:t>
      </w:r>
      <w:r>
        <w:rPr>
          <w:rFonts w:ascii="宋体" w:hAnsi="宋体"/>
          <w:szCs w:val="24"/>
        </w:rPr>
        <w:t>月</w:t>
      </w:r>
      <w:r>
        <w:rPr>
          <w:szCs w:val="24"/>
        </w:rPr>
        <w:t xml:space="preserve">   </w:t>
      </w:r>
      <w:r>
        <w:rPr>
          <w:rFonts w:ascii="宋体" w:hAnsi="宋体"/>
          <w:szCs w:val="24"/>
        </w:rPr>
        <w:t>日</w:t>
      </w:r>
    </w:p>
    <w:p w14:paraId="3170A5FA">
      <w:pPr>
        <w:spacing w:line="240" w:lineRule="auto"/>
        <w:ind w:firstLine="516" w:firstLineChars="200"/>
        <w:jc w:val="left"/>
        <w:rPr>
          <w:szCs w:val="24"/>
        </w:rPr>
      </w:pPr>
      <w:r>
        <w:rPr>
          <w:szCs w:val="24"/>
        </w:rPr>
        <w:t xml:space="preserve"> </w:t>
      </w:r>
    </w:p>
    <w:p w14:paraId="499C2CD4">
      <w:pPr>
        <w:spacing w:line="240" w:lineRule="auto"/>
        <w:ind w:firstLine="516" w:firstLineChars="200"/>
        <w:jc w:val="left"/>
        <w:rPr>
          <w:szCs w:val="24"/>
        </w:rPr>
      </w:pPr>
      <w:r>
        <w:rPr>
          <w:szCs w:val="24"/>
        </w:rPr>
        <w:t xml:space="preserve"> </w:t>
      </w:r>
    </w:p>
    <w:p w14:paraId="6A602D72">
      <w:pPr>
        <w:widowControl/>
        <w:spacing w:line="240" w:lineRule="auto"/>
        <w:jc w:val="left"/>
        <w:rPr>
          <w:szCs w:val="24"/>
        </w:rPr>
        <w:sectPr>
          <w:footerReference r:id="rId17" w:type="default"/>
          <w:footerReference r:id="rId18" w:type="even"/>
          <w:pgSz w:w="11906" w:h="16838"/>
          <w:pgMar w:top="1247" w:right="1418" w:bottom="1247" w:left="1418" w:header="624" w:footer="624" w:gutter="0"/>
          <w:pgNumType w:fmt="upperRoman" w:start="1"/>
          <w:cols w:space="425" w:num="1"/>
          <w:docGrid w:type="linesAndChars" w:linePitch="409" w:charSpace="3891"/>
        </w:sectPr>
      </w:pPr>
      <w:r>
        <w:rPr>
          <w:szCs w:val="24"/>
        </w:rPr>
        <w:br w:type="page"/>
      </w:r>
    </w:p>
    <w:p w14:paraId="35493459">
      <w:pPr>
        <w:pStyle w:val="2"/>
        <w:numPr>
          <w:ilvl w:val="0"/>
          <w:numId w:val="0"/>
        </w:numPr>
        <w:tabs>
          <w:tab w:val="left" w:pos="2590"/>
          <w:tab w:val="left" w:pos="2849"/>
          <w:tab w:val="left" w:pos="3367"/>
          <w:tab w:val="center" w:pos="4535"/>
          <w:tab w:val="center" w:pos="4745"/>
        </w:tabs>
        <w:spacing w:before="409" w:after="409"/>
        <w:jc w:val="center"/>
      </w:pPr>
      <w:bookmarkStart w:id="24" w:name="_Toc6334"/>
      <w:bookmarkStart w:id="25" w:name="_Toc20836"/>
      <w:bookmarkStart w:id="26" w:name="_Toc1917"/>
      <w:bookmarkStart w:id="27" w:name="_Toc5276"/>
      <w:bookmarkStart w:id="28" w:name="_Toc22550"/>
      <w:bookmarkStart w:id="29" w:name="_Toc23036"/>
      <w:bookmarkStart w:id="30" w:name="_Toc2627"/>
      <w:bookmarkStart w:id="31" w:name="_Toc10598"/>
      <w:bookmarkStart w:id="32" w:name="_Toc15118"/>
      <w:bookmarkStart w:id="33" w:name="_Toc14267"/>
      <w:bookmarkStart w:id="34" w:name="_Toc11312"/>
      <w:bookmarkStart w:id="35" w:name="_Toc19179"/>
      <w:r>
        <w:rPr>
          <w:rFonts w:hint="eastAsia"/>
          <w:lang w:val="zh-CN"/>
        </w:rPr>
        <w:t>摘</w:t>
      </w:r>
      <w:r>
        <w:rPr>
          <w:rFonts w:hint="eastAsia"/>
        </w:rPr>
        <w:t xml:space="preserve"> </w:t>
      </w:r>
      <w:r>
        <w:t xml:space="preserve">  </w:t>
      </w:r>
      <w:r>
        <w:rPr>
          <w:rFonts w:hint="eastAsia"/>
          <w:lang w:val="zh-CN"/>
        </w:rPr>
        <w:t>要</w:t>
      </w:r>
      <w:bookmarkEnd w:id="0"/>
      <w:bookmarkEnd w:id="24"/>
      <w:bookmarkEnd w:id="25"/>
      <w:bookmarkEnd w:id="26"/>
      <w:bookmarkEnd w:id="27"/>
      <w:bookmarkEnd w:id="28"/>
      <w:bookmarkEnd w:id="29"/>
      <w:bookmarkEnd w:id="30"/>
      <w:bookmarkEnd w:id="31"/>
      <w:bookmarkEnd w:id="32"/>
      <w:bookmarkEnd w:id="33"/>
      <w:bookmarkEnd w:id="34"/>
      <w:bookmarkEnd w:id="35"/>
    </w:p>
    <w:p w14:paraId="6082330D">
      <w:pPr>
        <w:widowControl/>
        <w:ind w:firstLine="516" w:firstLineChars="200"/>
        <w:jc w:val="both"/>
        <w:rPr>
          <w:bCs/>
          <w:kern w:val="2"/>
          <w:szCs w:val="22"/>
        </w:rPr>
      </w:pPr>
      <w:r>
        <w:rPr>
          <w:bCs/>
          <w:kern w:val="2"/>
          <w:szCs w:val="22"/>
        </w:rPr>
        <w:t>基于文本</w:t>
      </w:r>
      <w:r>
        <w:rPr>
          <w:rFonts w:hint="eastAsia"/>
          <w:bCs/>
          <w:kern w:val="2"/>
          <w:szCs w:val="22"/>
        </w:rPr>
        <w:t>查询</w:t>
      </w:r>
      <w:r>
        <w:rPr>
          <w:bCs/>
          <w:kern w:val="2"/>
          <w:szCs w:val="22"/>
        </w:rPr>
        <w:t>的行人重识别</w:t>
      </w:r>
      <w:r>
        <w:rPr>
          <w:rFonts w:hint="eastAsia"/>
          <w:bCs/>
          <w:kern w:val="2"/>
          <w:szCs w:val="22"/>
        </w:rPr>
        <w:t>（Person Re-identification，</w:t>
      </w:r>
      <w:r>
        <w:rPr>
          <w:bCs/>
          <w:kern w:val="2"/>
          <w:szCs w:val="22"/>
        </w:rPr>
        <w:t>ReID</w:t>
      </w:r>
      <w:r>
        <w:rPr>
          <w:rFonts w:hint="eastAsia"/>
          <w:bCs/>
          <w:kern w:val="2"/>
          <w:szCs w:val="22"/>
        </w:rPr>
        <w:t>）任务</w:t>
      </w:r>
      <w:r>
        <w:rPr>
          <w:bCs/>
          <w:kern w:val="2"/>
          <w:szCs w:val="22"/>
        </w:rPr>
        <w:t>，旨在根据自然语言描述</w:t>
      </w:r>
      <w:r>
        <w:rPr>
          <w:rFonts w:hint="eastAsia"/>
          <w:bCs/>
          <w:kern w:val="2"/>
          <w:szCs w:val="22"/>
        </w:rPr>
        <w:t>，在图像库中检索语义匹配的目标行人图像。其通过</w:t>
      </w:r>
      <w:r>
        <w:rPr>
          <w:bCs/>
          <w:kern w:val="2"/>
          <w:szCs w:val="22"/>
        </w:rPr>
        <w:t>以不同的模态匹配行人</w:t>
      </w:r>
      <w:r>
        <w:rPr>
          <w:rFonts w:hint="eastAsia"/>
          <w:bCs/>
          <w:kern w:val="2"/>
          <w:szCs w:val="22"/>
        </w:rPr>
        <w:t>（即以文搜图）</w:t>
      </w:r>
      <w:r>
        <w:rPr>
          <w:bCs/>
          <w:kern w:val="2"/>
          <w:szCs w:val="22"/>
        </w:rPr>
        <w:t>，为实际应用提供更可靠和有效的解决方案，是智能安防与视频分析中的关键任务。近年来，研究者通过引入局部特征对齐、时空建模、生成对抗数据增强等技术，逐步提升了ReID的鲁棒性</w:t>
      </w:r>
      <w:r>
        <w:rPr>
          <w:rFonts w:hint="eastAsia"/>
          <w:bCs/>
          <w:kern w:val="2"/>
          <w:szCs w:val="22"/>
        </w:rPr>
        <w:t>和准确度</w:t>
      </w:r>
      <w:r>
        <w:rPr>
          <w:bCs/>
          <w:kern w:val="2"/>
          <w:szCs w:val="22"/>
        </w:rPr>
        <w:t>。然而当前主流方法在语义表达方面仍存在</w:t>
      </w:r>
      <w:r>
        <w:rPr>
          <w:rFonts w:hint="eastAsia"/>
          <w:bCs/>
          <w:kern w:val="2"/>
          <w:szCs w:val="22"/>
        </w:rPr>
        <w:t>难以区分</w:t>
      </w:r>
      <w:r>
        <w:rPr>
          <w:bCs/>
          <w:kern w:val="2"/>
          <w:szCs w:val="22"/>
        </w:rPr>
        <w:t>外观高度相似的不同个体</w:t>
      </w:r>
      <w:r>
        <w:rPr>
          <w:rFonts w:hint="eastAsia"/>
          <w:bCs/>
          <w:kern w:val="2"/>
          <w:szCs w:val="22"/>
        </w:rPr>
        <w:t>图像和有偏差的文本（如颜色偏差），模型易受到干扰，</w:t>
      </w:r>
      <w:r>
        <w:rPr>
          <w:bCs/>
          <w:kern w:val="2"/>
          <w:szCs w:val="22"/>
        </w:rPr>
        <w:t>表达能力有限</w:t>
      </w:r>
      <w:r>
        <w:rPr>
          <w:rFonts w:hint="eastAsia"/>
          <w:bCs/>
          <w:kern w:val="2"/>
          <w:szCs w:val="22"/>
        </w:rPr>
        <w:t>等挑战，导致行人检索性能仍有改善空间。为此，</w:t>
      </w:r>
      <w:r>
        <w:rPr>
          <w:rFonts w:hint="eastAsia"/>
          <w:bCs/>
          <w:kern w:val="2"/>
          <w:szCs w:val="22"/>
          <w:lang w:eastAsia="zh"/>
        </w:rPr>
        <w:t>本文</w:t>
      </w:r>
      <w:r>
        <w:rPr>
          <w:rFonts w:hint="eastAsia"/>
          <w:bCs/>
          <w:kern w:val="2"/>
          <w:szCs w:val="22"/>
        </w:rPr>
        <w:t>主要研究</w:t>
      </w:r>
      <w:r>
        <w:rPr>
          <w:rFonts w:hint="eastAsia"/>
          <w:bCs/>
          <w:kern w:val="2"/>
          <w:szCs w:val="22"/>
          <w:lang w:eastAsia="zh"/>
        </w:rPr>
        <w:t>去混淆多模态行人重识别</w:t>
      </w:r>
      <w:r>
        <w:rPr>
          <w:rFonts w:hint="eastAsia"/>
          <w:bCs/>
          <w:kern w:val="2"/>
          <w:szCs w:val="22"/>
        </w:rPr>
        <w:t>方法，提出</w:t>
      </w:r>
      <w:r>
        <w:rPr>
          <w:rFonts w:hint="eastAsia"/>
        </w:rPr>
        <w:t>基于文本去混淆的行人重识别方法</w:t>
      </w:r>
      <w:r>
        <w:rPr>
          <w:rFonts w:hint="eastAsia"/>
          <w:bCs/>
          <w:kern w:val="2"/>
          <w:szCs w:val="22"/>
        </w:rPr>
        <w:t>和</w:t>
      </w:r>
      <w:r>
        <w:rPr>
          <w:rFonts w:hint="eastAsia"/>
        </w:rPr>
        <w:t>基于双流</w:t>
      </w:r>
      <w:r>
        <w:rPr>
          <w:color w:val="000000"/>
          <w:szCs w:val="24"/>
          <w:lang w:bidi="ar"/>
        </w:rPr>
        <w:t>ViT</w:t>
      </w:r>
      <w:r>
        <w:rPr>
          <w:rFonts w:hint="eastAsia"/>
        </w:rPr>
        <w:t>的可扩展行人重识别方法增强语义表征，从文本与视觉两个模态分别构建因果机制以缓解语义偏差对匹配性能的影响，并分别在</w:t>
      </w:r>
      <w:r>
        <w:rPr>
          <w:rFonts w:hint="eastAsia"/>
          <w:kern w:val="2"/>
          <w:szCs w:val="22"/>
        </w:rPr>
        <w:t>CUHK-PEDES、ICFG-PEDES和RSTPReid三个多模态行人重识别数据集上</w:t>
      </w:r>
      <w:r>
        <w:rPr>
          <w:rFonts w:hint="eastAsia"/>
        </w:rPr>
        <w:t>验证其有效性。</w:t>
      </w:r>
      <w:r>
        <w:rPr>
          <w:rFonts w:hint="eastAsia"/>
          <w:bCs/>
          <w:kern w:val="2"/>
          <w:szCs w:val="22"/>
        </w:rPr>
        <w:t>主要研究工作如下：</w:t>
      </w:r>
    </w:p>
    <w:p w14:paraId="0A0E1612">
      <w:pPr>
        <w:pStyle w:val="57"/>
        <w:snapToGrid/>
        <w:spacing w:line="240" w:lineRule="auto"/>
        <w:ind w:firstLine="516" w:firstLineChars="200"/>
        <w:rPr>
          <w:kern w:val="2"/>
          <w:szCs w:val="22"/>
        </w:rPr>
      </w:pPr>
      <w:r>
        <w:rPr>
          <w:rFonts w:hint="eastAsia"/>
          <w:kern w:val="2"/>
          <w:szCs w:val="22"/>
        </w:rPr>
        <w:t>1</w:t>
      </w:r>
      <w:r>
        <w:rPr>
          <w:rFonts w:hint="eastAsia" w:cstheme="minorBidi"/>
          <w:kern w:val="2"/>
          <w:szCs w:val="21"/>
        </w:rPr>
        <w:t>.</w:t>
      </w:r>
      <w:r>
        <w:rPr>
          <w:rFonts w:hint="eastAsia"/>
          <w:kern w:val="2"/>
          <w:szCs w:val="22"/>
        </w:rPr>
        <w:t>针对文本描述中高频词汇引发的语义偏差问题，提出基于文本去混淆的行人重识别方法。通过构建语义相似性检索机制筛选示范样本，利用因果注意力掩码阻断偏差词汇对视觉特征的干扰路径，结合渐进式样本更新策略平衡高频与低频属性权重。实验结果表明，与现有最优方法相比，该方法在多个数据集上显著提升了文本查询的检索准确率，验证了文本语义偏差校正的有效性。</w:t>
      </w:r>
    </w:p>
    <w:p w14:paraId="444CA244">
      <w:pPr>
        <w:pStyle w:val="57"/>
        <w:snapToGrid/>
        <w:spacing w:line="240" w:lineRule="auto"/>
        <w:ind w:firstLine="516" w:firstLineChars="200"/>
        <w:rPr>
          <w:kern w:val="2"/>
          <w:szCs w:val="22"/>
        </w:rPr>
      </w:pPr>
      <w:r>
        <w:rPr>
          <w:kern w:val="2"/>
          <w:szCs w:val="22"/>
        </w:rPr>
        <w:t>2</w:t>
      </w:r>
      <w:r>
        <w:rPr>
          <w:rFonts w:hint="eastAsia" w:cstheme="minorBidi"/>
          <w:kern w:val="2"/>
          <w:szCs w:val="21"/>
        </w:rPr>
        <w:t>.</w:t>
      </w:r>
      <w:r>
        <w:rPr>
          <w:kern w:val="2"/>
          <w:szCs w:val="22"/>
        </w:rPr>
        <w:t>针对单一视觉编码器难以全面捕捉图像语义信息的问题，提出基于双流ViT</w:t>
      </w:r>
      <w:r>
        <w:rPr>
          <w:rFonts w:hint="eastAsia"/>
          <w:kern w:val="2"/>
          <w:szCs w:val="22"/>
        </w:rPr>
        <w:t>的</w:t>
      </w:r>
      <w:r>
        <w:rPr>
          <w:kern w:val="2"/>
          <w:szCs w:val="22"/>
        </w:rPr>
        <w:t>动态融合框架。通过联合使用两种结构差异明显的视觉编码器</w:t>
      </w:r>
      <w:r>
        <w:rPr>
          <w:rFonts w:hint="eastAsia"/>
          <w:kern w:val="2"/>
          <w:szCs w:val="22"/>
        </w:rPr>
        <w:t>，</w:t>
      </w:r>
      <w:r>
        <w:rPr>
          <w:kern w:val="2"/>
          <w:szCs w:val="22"/>
        </w:rPr>
        <w:t>从多个维度挖掘图像特征信息；设计因果注意力机制实现特征定向融合，</w:t>
      </w:r>
      <w:r>
        <w:rPr>
          <w:rFonts w:hint="eastAsia"/>
          <w:kern w:val="2"/>
          <w:szCs w:val="22"/>
        </w:rPr>
        <w:t>从而</w:t>
      </w:r>
      <w:r>
        <w:rPr>
          <w:kern w:val="2"/>
          <w:szCs w:val="22"/>
        </w:rPr>
        <w:t>增强视觉表征的多样性与判别性。实验结果表明，该</w:t>
      </w:r>
      <w:r>
        <w:rPr>
          <w:rFonts w:hint="eastAsia"/>
          <w:kern w:val="2"/>
          <w:szCs w:val="22"/>
        </w:rPr>
        <w:t>方法具备良好的扩展性和鲁棒性</w:t>
      </w:r>
      <w:r>
        <w:rPr>
          <w:kern w:val="2"/>
          <w:szCs w:val="22"/>
        </w:rPr>
        <w:t>。</w:t>
      </w:r>
      <w:r>
        <w:rPr>
          <w:rFonts w:hint="eastAsia"/>
          <w:kern w:val="2"/>
          <w:szCs w:val="22"/>
        </w:rPr>
        <w:t xml:space="preserve"> </w:t>
      </w:r>
    </w:p>
    <w:p w14:paraId="7E7C3AB8">
      <w:pPr>
        <w:pStyle w:val="57"/>
        <w:snapToGrid/>
        <w:spacing w:line="240" w:lineRule="auto"/>
        <w:ind w:firstLine="516" w:firstLineChars="200"/>
        <w:rPr>
          <w:kern w:val="2"/>
          <w:szCs w:val="22"/>
        </w:rPr>
      </w:pPr>
      <w:r>
        <w:rPr>
          <w:kern w:val="2"/>
          <w:szCs w:val="22"/>
        </w:rPr>
        <w:t>3</w:t>
      </w:r>
      <w:r>
        <w:rPr>
          <w:rFonts w:hint="eastAsia" w:cstheme="minorBidi"/>
          <w:kern w:val="2"/>
          <w:szCs w:val="21"/>
        </w:rPr>
        <w:t>.</w:t>
      </w:r>
      <w:r>
        <w:rPr>
          <w:kern w:val="2"/>
          <w:szCs w:val="22"/>
        </w:rPr>
        <w:t>面向实际安防场景</w:t>
      </w:r>
      <w:r>
        <w:rPr>
          <w:rFonts w:hint="eastAsia"/>
          <w:kern w:val="2"/>
          <w:szCs w:val="22"/>
        </w:rPr>
        <w:t>的</w:t>
      </w:r>
      <w:r>
        <w:rPr>
          <w:kern w:val="2"/>
          <w:szCs w:val="22"/>
        </w:rPr>
        <w:t>需求，系统化设计并</w:t>
      </w:r>
      <w:r>
        <w:rPr>
          <w:rFonts w:hint="eastAsia"/>
          <w:kern w:val="2"/>
          <w:szCs w:val="22"/>
        </w:rPr>
        <w:t>实现</w:t>
      </w:r>
      <w:r>
        <w:rPr>
          <w:kern w:val="2"/>
          <w:szCs w:val="22"/>
        </w:rPr>
        <w:t>智能安防原型系统，集成文本去混淆模块与双流ViT动态融合框架。通过可视化工具验证，该系统在跨摄像头追踪</w:t>
      </w:r>
      <w:r>
        <w:rPr>
          <w:rFonts w:hint="eastAsia"/>
          <w:kern w:val="2"/>
          <w:szCs w:val="22"/>
        </w:rPr>
        <w:t>等</w:t>
      </w:r>
      <w:r>
        <w:rPr>
          <w:kern w:val="2"/>
          <w:szCs w:val="22"/>
        </w:rPr>
        <w:t>场景下</w:t>
      </w:r>
      <w:r>
        <w:rPr>
          <w:rFonts w:hint="eastAsia"/>
          <w:kern w:val="2"/>
          <w:szCs w:val="22"/>
        </w:rPr>
        <w:t>具有较好的行人检索效果和实际应用价值</w:t>
      </w:r>
      <w:r>
        <w:rPr>
          <w:kern w:val="2"/>
          <w:szCs w:val="22"/>
        </w:rPr>
        <w:t>，满足复杂场景下的检索需求。</w:t>
      </w:r>
    </w:p>
    <w:p w14:paraId="0ACDD0F7">
      <w:pPr>
        <w:rPr>
          <w:bCs/>
          <w:kern w:val="2"/>
          <w:szCs w:val="22"/>
          <w:lang w:eastAsia="zh"/>
        </w:rPr>
      </w:pPr>
    </w:p>
    <w:p w14:paraId="22CE74A6">
      <w:pPr>
        <w:pStyle w:val="57"/>
        <w:snapToGrid/>
        <w:spacing w:line="240" w:lineRule="auto"/>
        <w:rPr>
          <w:rFonts w:ascii="黑体" w:hAnsi="黑体" w:eastAsia="黑体"/>
          <w:bCs w:val="0"/>
        </w:rPr>
      </w:pPr>
      <w:r>
        <w:rPr>
          <w:rFonts w:hint="eastAsia" w:ascii="黑体" w:hAnsi="黑体" w:eastAsia="黑体"/>
        </w:rPr>
        <w:t>关键词：信息检索；表征学习；多模态行人重识别</w:t>
      </w:r>
      <w:r>
        <w:rPr>
          <w:rFonts w:ascii="黑体" w:hAnsi="黑体" w:eastAsia="黑体"/>
        </w:rPr>
        <w:br w:type="page"/>
      </w:r>
    </w:p>
    <w:p w14:paraId="655DD035">
      <w:pPr>
        <w:pStyle w:val="3"/>
        <w:tabs>
          <w:tab w:val="left" w:pos="2331"/>
          <w:tab w:val="center" w:pos="4535"/>
        </w:tabs>
        <w:spacing w:before="409" w:after="409"/>
        <w:jc w:val="center"/>
        <w:rPr>
          <w:b w:val="0"/>
          <w:bCs w:val="0"/>
        </w:rPr>
      </w:pPr>
      <w:bookmarkStart w:id="36" w:name="_Toc30806"/>
      <w:bookmarkStart w:id="37" w:name="_Toc30312"/>
      <w:bookmarkStart w:id="38" w:name="_Toc12470"/>
      <w:bookmarkStart w:id="39" w:name="_Toc23613"/>
      <w:bookmarkStart w:id="40" w:name="_Toc15189"/>
      <w:bookmarkStart w:id="41" w:name="_Toc20500"/>
      <w:bookmarkStart w:id="42" w:name="_Toc28608"/>
      <w:bookmarkStart w:id="43" w:name="_Toc16844"/>
      <w:bookmarkStart w:id="44" w:name="_Toc18152"/>
      <w:bookmarkStart w:id="45" w:name="_Toc23484"/>
      <w:bookmarkStart w:id="46" w:name="_Toc7077597"/>
      <w:bookmarkStart w:id="47" w:name="_Toc29419"/>
      <w:bookmarkStart w:id="48" w:name="_Toc31006"/>
      <w:r>
        <w:rPr>
          <w:b w:val="0"/>
          <w:bCs w:val="0"/>
        </w:rPr>
        <w:t>Abstract</w:t>
      </w:r>
      <w:bookmarkEnd w:id="36"/>
      <w:bookmarkEnd w:id="37"/>
      <w:bookmarkEnd w:id="38"/>
      <w:bookmarkEnd w:id="39"/>
      <w:bookmarkEnd w:id="40"/>
      <w:bookmarkEnd w:id="41"/>
      <w:bookmarkEnd w:id="42"/>
      <w:bookmarkEnd w:id="43"/>
      <w:bookmarkEnd w:id="44"/>
      <w:bookmarkEnd w:id="45"/>
      <w:bookmarkEnd w:id="46"/>
      <w:bookmarkEnd w:id="47"/>
      <w:bookmarkEnd w:id="48"/>
    </w:p>
    <w:p w14:paraId="72648959">
      <w:pPr>
        <w:adjustRightInd/>
        <w:snapToGrid w:val="0"/>
        <w:ind w:firstLine="516" w:firstLineChars="200"/>
        <w:textAlignment w:val="center"/>
        <w:rPr>
          <w:rFonts w:cstheme="minorBidi"/>
          <w:kern w:val="2"/>
          <w:szCs w:val="21"/>
        </w:rPr>
      </w:pPr>
      <w:r>
        <w:rPr>
          <w:rFonts w:cstheme="minorBidi"/>
          <w:kern w:val="2"/>
          <w:szCs w:val="21"/>
        </w:rPr>
        <w:t>The text-based person re-identification (ReID) task aims to retrieve semantically matched target pedestrian images from an image database using natural language descriptions. By cross-modal</w:t>
      </w:r>
      <w:r>
        <w:rPr>
          <w:rFonts w:hint="eastAsia" w:cstheme="minorBidi"/>
          <w:kern w:val="2"/>
          <w:szCs w:val="21"/>
          <w:lang w:val="en-US" w:eastAsia="zh-CN"/>
        </w:rPr>
        <w:t>it</w:t>
      </w:r>
      <w:r>
        <w:rPr>
          <w:rFonts w:cstheme="minorBidi"/>
          <w:kern w:val="2"/>
          <w:szCs w:val="21"/>
        </w:rPr>
        <w:t xml:space="preserve">y matching pedestrians (i.e., text-to-image retrieval), it provides a more reliable and effective solution for practical applications, serving as a critical task in intelligent security and video analytics. Recent advancements have progressively enhanced ReID robustness and accuracy through techniques including local feature alignment, spatiotemporal modeling, and generative adversarial data augmentation. However, </w:t>
      </w:r>
      <w:r>
        <w:rPr>
          <w:rFonts w:hint="eastAsia" w:cstheme="minorBidi"/>
          <w:kern w:val="2"/>
          <w:szCs w:val="21"/>
          <w:lang w:val="en-US" w:eastAsia="zh-CN"/>
        </w:rPr>
        <w:t xml:space="preserve">existing </w:t>
      </w:r>
      <w:r>
        <w:rPr>
          <w:rFonts w:cstheme="minorBidi"/>
          <w:kern w:val="2"/>
          <w:szCs w:val="21"/>
        </w:rPr>
        <w:t>mainstream methods still face challenges in semantic representation, such as difficulties in distinguishing individuals with highly similar appearances, susceptibility to biased text descriptions (e.g., color deviations), model vulnerability to interference, and limited expressive capability, leaving room for improvement in pedestrian retrieval performance. To address these issues, this paper focuses on de</w:t>
      </w:r>
      <w:r>
        <w:rPr>
          <w:rFonts w:hint="eastAsia" w:cstheme="minorBidi"/>
          <w:kern w:val="2"/>
          <w:szCs w:val="21"/>
          <w:lang w:val="en-US" w:eastAsia="zh-CN"/>
        </w:rPr>
        <w:t>biasing</w:t>
      </w:r>
      <w:r>
        <w:rPr>
          <w:rFonts w:cstheme="minorBidi"/>
          <w:kern w:val="2"/>
          <w:szCs w:val="21"/>
        </w:rPr>
        <w:t xml:space="preserve"> methods for multi</w:t>
      </w:r>
      <w:r>
        <w:rPr>
          <w:rFonts w:hint="eastAsia" w:cstheme="minorBidi"/>
          <w:kern w:val="2"/>
          <w:szCs w:val="21"/>
          <w:lang w:val="en-US" w:eastAsia="zh-CN"/>
        </w:rPr>
        <w:t>-</w:t>
      </w:r>
      <w:r>
        <w:rPr>
          <w:rFonts w:cstheme="minorBidi"/>
          <w:kern w:val="2"/>
          <w:szCs w:val="21"/>
        </w:rPr>
        <w:t xml:space="preserve">modal </w:t>
      </w:r>
      <w:r>
        <w:rPr>
          <w:rFonts w:hint="eastAsia" w:cstheme="minorBidi"/>
          <w:kern w:val="2"/>
          <w:szCs w:val="21"/>
          <w:lang w:val="en-US" w:eastAsia="zh-CN"/>
        </w:rPr>
        <w:t xml:space="preserve">person </w:t>
      </w:r>
      <w:r>
        <w:rPr>
          <w:rFonts w:cstheme="minorBidi"/>
          <w:kern w:val="2"/>
          <w:szCs w:val="21"/>
        </w:rPr>
        <w:t>re-identification, proposing a text-de</w:t>
      </w:r>
      <w:r>
        <w:rPr>
          <w:rFonts w:hint="eastAsia" w:cstheme="minorBidi"/>
          <w:kern w:val="2"/>
          <w:szCs w:val="21"/>
          <w:lang w:val="en-US" w:eastAsia="zh-CN"/>
        </w:rPr>
        <w:t xml:space="preserve">biasing-based </w:t>
      </w:r>
      <w:r>
        <w:rPr>
          <w:rFonts w:cstheme="minorBidi"/>
          <w:kern w:val="2"/>
          <w:szCs w:val="21"/>
        </w:rPr>
        <w:t>ReID approach</w:t>
      </w:r>
      <w:r>
        <w:rPr>
          <w:rFonts w:hint="eastAsia" w:cstheme="minorBidi"/>
          <w:kern w:val="2"/>
          <w:szCs w:val="21"/>
        </w:rPr>
        <w:t xml:space="preserve"> </w:t>
      </w:r>
      <w:r>
        <w:rPr>
          <w:rFonts w:cstheme="minorBidi"/>
          <w:kern w:val="2"/>
          <w:szCs w:val="21"/>
        </w:rPr>
        <w:t>and a scalable dual-stream Vision Transformer (ViT) framework to enhance semantic representation. Causal mechanisms are constructed from both textual and visual modalities to mitigate the impact of semantic bias on matching performance, with experimental validation on three multi</w:t>
      </w:r>
      <w:r>
        <w:rPr>
          <w:rFonts w:hint="eastAsia" w:cstheme="minorBidi"/>
          <w:kern w:val="2"/>
          <w:szCs w:val="21"/>
          <w:lang w:val="en-US" w:eastAsia="zh-CN"/>
        </w:rPr>
        <w:t>-</w:t>
      </w:r>
      <w:r>
        <w:rPr>
          <w:rFonts w:cstheme="minorBidi"/>
          <w:kern w:val="2"/>
          <w:szCs w:val="21"/>
        </w:rPr>
        <w:t>modal ReID datasets: CUHK-PEDES, ICFG-PEDES, and RSTPReid. The main contributions are as follows:</w:t>
      </w:r>
    </w:p>
    <w:p w14:paraId="694329D2">
      <w:pPr>
        <w:snapToGrid w:val="0"/>
        <w:ind w:firstLine="516" w:firstLineChars="200"/>
        <w:textAlignment w:val="center"/>
        <w:rPr>
          <w:rFonts w:cstheme="minorBidi"/>
          <w:kern w:val="2"/>
          <w:szCs w:val="21"/>
        </w:rPr>
      </w:pPr>
      <w:r>
        <w:rPr>
          <w:rFonts w:hint="eastAsia" w:cstheme="minorBidi"/>
          <w:kern w:val="2"/>
          <w:szCs w:val="21"/>
        </w:rPr>
        <w:t>1.</w:t>
      </w:r>
      <w:r>
        <w:rPr>
          <w:rFonts w:cstheme="minorBidi"/>
          <w:kern w:val="2"/>
          <w:szCs w:val="21"/>
        </w:rPr>
        <w:t>To address semantic bias caused</w:t>
      </w:r>
      <w:r>
        <w:rPr>
          <w:rFonts w:hint="eastAsia" w:cstheme="minorBidi"/>
          <w:kern w:val="2"/>
          <w:szCs w:val="21"/>
        </w:rPr>
        <w:t xml:space="preserve"> </w:t>
      </w:r>
      <w:r>
        <w:rPr>
          <w:rFonts w:cstheme="minorBidi"/>
          <w:kern w:val="2"/>
          <w:szCs w:val="21"/>
        </w:rPr>
        <w:t>by high-frequency</w:t>
      </w:r>
      <w:r>
        <w:rPr>
          <w:rFonts w:hint="eastAsia" w:cstheme="minorBidi"/>
          <w:kern w:val="2"/>
          <w:szCs w:val="21"/>
        </w:rPr>
        <w:t xml:space="preserve"> </w:t>
      </w:r>
      <w:r>
        <w:rPr>
          <w:rFonts w:cstheme="minorBidi"/>
          <w:kern w:val="2"/>
          <w:szCs w:val="21"/>
        </w:rPr>
        <w:t>vocabulary in</w:t>
      </w:r>
      <w:r>
        <w:rPr>
          <w:rFonts w:hint="eastAsia" w:cstheme="minorBidi"/>
          <w:kern w:val="2"/>
          <w:szCs w:val="21"/>
        </w:rPr>
        <w:t xml:space="preserve"> </w:t>
      </w:r>
      <w:r>
        <w:rPr>
          <w:rFonts w:cstheme="minorBidi"/>
          <w:kern w:val="2"/>
          <w:szCs w:val="21"/>
        </w:rPr>
        <w:t>text descriptions, we</w:t>
      </w:r>
      <w:r>
        <w:rPr>
          <w:rFonts w:hint="eastAsia" w:cstheme="minorBidi"/>
          <w:kern w:val="2"/>
          <w:szCs w:val="21"/>
        </w:rPr>
        <w:t xml:space="preserve"> </w:t>
      </w:r>
      <w:r>
        <w:rPr>
          <w:rFonts w:cstheme="minorBidi"/>
          <w:kern w:val="2"/>
          <w:szCs w:val="21"/>
        </w:rPr>
        <w:t>propose a text-de</w:t>
      </w:r>
      <w:r>
        <w:rPr>
          <w:rFonts w:hint="eastAsia" w:cstheme="minorBidi"/>
          <w:kern w:val="2"/>
          <w:szCs w:val="21"/>
          <w:lang w:val="en-US" w:eastAsia="zh-CN"/>
        </w:rPr>
        <w:t>biasing-based</w:t>
      </w:r>
      <w:r>
        <w:rPr>
          <w:rFonts w:cstheme="minorBidi"/>
          <w:kern w:val="2"/>
          <w:szCs w:val="21"/>
        </w:rPr>
        <w:t xml:space="preserve"> </w:t>
      </w:r>
      <w:r>
        <w:rPr>
          <w:rFonts w:hint="eastAsia" w:cstheme="minorBidi"/>
          <w:kern w:val="2"/>
          <w:szCs w:val="21"/>
          <w:lang w:val="en-US" w:eastAsia="zh-CN"/>
        </w:rPr>
        <w:t>person</w:t>
      </w:r>
      <w:r>
        <w:rPr>
          <w:rFonts w:cstheme="minorBidi"/>
          <w:kern w:val="2"/>
          <w:szCs w:val="21"/>
        </w:rPr>
        <w:t xml:space="preserve"> re-identification method. A semantic similarity retrieval mechanism is designed to filter demonstration samples, while causal attention masks are employed to block interference paths from biased vocabulary to visual features. Progressive sample updating strategies are integrated to balance high- and low-frequency attribute weights. Experimental results demonstrate that this method significantly improves text-query retrieval accuracy across multiple datasets compared to state-of-the-art baselines, validating the effectiveness of text semantic de</w:t>
      </w:r>
      <w:r>
        <w:rPr>
          <w:rFonts w:hint="eastAsia" w:cstheme="minorBidi"/>
          <w:kern w:val="2"/>
          <w:szCs w:val="21"/>
          <w:lang w:val="en-US" w:eastAsia="zh-CN"/>
        </w:rPr>
        <w:t>biasing.</w:t>
      </w:r>
    </w:p>
    <w:p w14:paraId="5963045D">
      <w:pPr>
        <w:adjustRightInd/>
        <w:snapToGrid w:val="0"/>
        <w:ind w:firstLine="516" w:firstLineChars="200"/>
        <w:textAlignment w:val="center"/>
        <w:rPr>
          <w:rFonts w:cstheme="minorBidi"/>
          <w:kern w:val="2"/>
          <w:szCs w:val="21"/>
        </w:rPr>
      </w:pPr>
      <w:r>
        <w:rPr>
          <w:rFonts w:hint="eastAsia" w:cstheme="minorBidi"/>
          <w:kern w:val="2"/>
          <w:szCs w:val="21"/>
        </w:rPr>
        <w:t>2.</w:t>
      </w:r>
      <w:r>
        <w:rPr>
          <w:rFonts w:cstheme="minorBidi"/>
          <w:kern w:val="2"/>
          <w:szCs w:val="21"/>
        </w:rPr>
        <w:t>To overcome the limitation of single visual encoders in comprehensively capturing image semantics, we propose a dual-stream ViT-based dynamic fusion framework. By jointly utilizing two structurally distinct visual encoders, image features are extracted from multiple dimensions. A causal attention mechanism is designed to achieve feature-oriented fusion, thereby enhancing the diversity and discriminability of visual representations. Experiments confirm the framework's superior scalability and robustness.</w:t>
      </w:r>
    </w:p>
    <w:p w14:paraId="0B5A8891">
      <w:pPr>
        <w:adjustRightInd/>
        <w:ind w:firstLine="516" w:firstLineChars="200"/>
        <w:textAlignment w:val="center"/>
        <w:rPr>
          <w:rFonts w:cstheme="minorBidi"/>
          <w:kern w:val="2"/>
          <w:szCs w:val="21"/>
        </w:rPr>
      </w:pPr>
      <w:r>
        <w:rPr>
          <w:rFonts w:hint="eastAsia" w:cstheme="minorBidi"/>
          <w:kern w:val="2"/>
          <w:szCs w:val="21"/>
        </w:rPr>
        <w:t>3.</w:t>
      </w:r>
      <w:r>
        <w:rPr>
          <w:rFonts w:cstheme="minorBidi"/>
          <w:kern w:val="2"/>
          <w:szCs w:val="21"/>
        </w:rPr>
        <w:t xml:space="preserve">Intelligent Security Prototype System: To meet </w:t>
      </w:r>
      <w:r>
        <w:rPr>
          <w:rFonts w:hint="eastAsia" w:cstheme="minorBidi"/>
          <w:kern w:val="2"/>
          <w:szCs w:val="21"/>
        </w:rPr>
        <w:t>realistic</w:t>
      </w:r>
      <w:r>
        <w:rPr>
          <w:rFonts w:hint="eastAsia" w:cstheme="minorBidi"/>
          <w:kern w:val="2"/>
          <w:szCs w:val="21"/>
          <w:lang w:val="en-US" w:eastAsia="zh-CN"/>
        </w:rPr>
        <w:t xml:space="preserve"> </w:t>
      </w:r>
      <w:r>
        <w:rPr>
          <w:rFonts w:cstheme="minorBidi"/>
          <w:kern w:val="2"/>
          <w:szCs w:val="21"/>
        </w:rPr>
        <w:t xml:space="preserve">requirements, </w:t>
      </w:r>
      <w:r>
        <w:rPr>
          <w:rFonts w:hint="eastAsia" w:cstheme="minorBidi"/>
          <w:kern w:val="2"/>
          <w:szCs w:val="21"/>
        </w:rPr>
        <w:t>an intelligent surveillance prototype system was systematically designed and implemented, integrating the text-debiasing module with the dual-stream ViT dynamic fusion framework</w:t>
      </w:r>
      <w:r>
        <w:rPr>
          <w:rFonts w:hint="eastAsia" w:cstheme="minorBidi"/>
          <w:kern w:val="2"/>
          <w:szCs w:val="21"/>
          <w:lang w:val="en-US" w:eastAsia="zh-CN"/>
        </w:rPr>
        <w:t xml:space="preserve">. </w:t>
      </w:r>
      <w:r>
        <w:rPr>
          <w:rFonts w:cstheme="minorBidi"/>
          <w:kern w:val="2"/>
          <w:szCs w:val="21"/>
        </w:rPr>
        <w:t>Visual validation tools demonstrate its strong pedestrian retrieval performance and practical application value in cross-camera tracking scenarios, fulfilling retrieval demands in complex environments.</w:t>
      </w:r>
    </w:p>
    <w:p w14:paraId="4A415B43">
      <w:pPr>
        <w:adjustRightInd/>
        <w:snapToGrid w:val="0"/>
        <w:ind w:firstLine="516" w:firstLineChars="200"/>
        <w:textAlignment w:val="center"/>
      </w:pPr>
    </w:p>
    <w:p w14:paraId="3F9F8E7D">
      <w:pPr>
        <w:wordWrap w:val="0"/>
        <w:adjustRightInd/>
        <w:spacing w:line="240" w:lineRule="auto"/>
        <w:ind w:firstLine="516" w:firstLineChars="200"/>
        <w:textAlignment w:val="auto"/>
      </w:pPr>
      <w:r>
        <w:rPr>
          <w:b/>
        </w:rPr>
        <w:t>K</w:t>
      </w:r>
      <w:r>
        <w:rPr>
          <w:rFonts w:hint="eastAsia"/>
          <w:b/>
        </w:rPr>
        <w:t>ey</w:t>
      </w:r>
      <w:r>
        <w:rPr>
          <w:b/>
        </w:rPr>
        <w:t xml:space="preserve"> W</w:t>
      </w:r>
      <w:r>
        <w:rPr>
          <w:rFonts w:hint="eastAsia"/>
          <w:b/>
        </w:rPr>
        <w:t>ord</w:t>
      </w:r>
      <w:r>
        <w:rPr>
          <w:b/>
        </w:rPr>
        <w:t>s</w:t>
      </w:r>
      <w:r>
        <w:rPr>
          <w:rFonts w:hint="eastAsia"/>
        </w:rPr>
        <w:t>:</w:t>
      </w:r>
      <w:r>
        <w:t xml:space="preserve"> Information Retrieval; Representation Learning; Multi-Modal Person Re-Identification</w:t>
      </w:r>
    </w:p>
    <w:p w14:paraId="249B1346">
      <w:pPr>
        <w:pStyle w:val="57"/>
        <w:snapToGrid/>
        <w:spacing w:line="240" w:lineRule="auto"/>
      </w:pPr>
    </w:p>
    <w:p w14:paraId="6C3F2CA8">
      <w:pPr>
        <w:pStyle w:val="57"/>
        <w:snapToGrid/>
        <w:rPr>
          <w:b/>
        </w:rPr>
      </w:pPr>
      <w:r>
        <w:t xml:space="preserve"> </w:t>
      </w:r>
      <w:r>
        <w:rPr>
          <w:b/>
        </w:rPr>
        <w:br w:type="page"/>
      </w:r>
    </w:p>
    <w:p w14:paraId="4EA12D21">
      <w:pPr>
        <w:pStyle w:val="3"/>
        <w:tabs>
          <w:tab w:val="center" w:pos="4535"/>
        </w:tabs>
        <w:spacing w:before="409" w:after="409"/>
        <w:jc w:val="center"/>
        <w:rPr>
          <w:b w:val="0"/>
        </w:rPr>
      </w:pPr>
      <w:bookmarkStart w:id="49" w:name="_Toc14081"/>
      <w:bookmarkStart w:id="50" w:name="_Toc28863"/>
      <w:bookmarkStart w:id="51" w:name="_Toc30054"/>
      <w:bookmarkStart w:id="52" w:name="_Toc14977"/>
      <w:bookmarkStart w:id="53" w:name="_Toc17306"/>
      <w:bookmarkStart w:id="54" w:name="_Toc1738"/>
      <w:bookmarkStart w:id="55" w:name="_Toc30562"/>
      <w:bookmarkStart w:id="56" w:name="_Toc9161"/>
      <w:bookmarkStart w:id="57" w:name="_Toc20105"/>
      <w:bookmarkStart w:id="58" w:name="_Toc5154"/>
      <w:bookmarkStart w:id="59" w:name="_Toc7364"/>
      <w:bookmarkStart w:id="60" w:name="_Toc9"/>
      <w:r>
        <w:rPr>
          <w:rFonts w:hint="eastAsia"/>
          <w:b w:val="0"/>
        </w:rPr>
        <w:t>目</w:t>
      </w:r>
      <w:r>
        <w:rPr>
          <w:b w:val="0"/>
        </w:rPr>
        <w:t xml:space="preserve">  </w:t>
      </w:r>
      <w:r>
        <w:rPr>
          <w:rFonts w:hint="eastAsia"/>
          <w:b w:val="0"/>
        </w:rPr>
        <w:t>录</w:t>
      </w:r>
      <w:bookmarkEnd w:id="49"/>
      <w:bookmarkEnd w:id="50"/>
      <w:bookmarkEnd w:id="51"/>
      <w:bookmarkEnd w:id="52"/>
      <w:bookmarkEnd w:id="53"/>
      <w:bookmarkEnd w:id="54"/>
      <w:bookmarkEnd w:id="55"/>
      <w:bookmarkEnd w:id="56"/>
      <w:bookmarkEnd w:id="57"/>
      <w:bookmarkEnd w:id="58"/>
      <w:bookmarkEnd w:id="59"/>
      <w:bookmarkEnd w:id="60"/>
    </w:p>
    <w:p w14:paraId="72403055">
      <w:pPr>
        <w:pStyle w:val="20"/>
      </w:pPr>
      <w:r>
        <w:rPr>
          <w:rFonts w:hint="eastAsia" w:ascii="黑体"/>
          <w:szCs w:val="30"/>
          <w:lang w:val="zh-CN"/>
        </w:rPr>
        <w:t>学位论文原创性声明和学位论文版权使用授权书</w:t>
      </w:r>
      <w:r>
        <w:tab/>
      </w:r>
      <w:r>
        <w:t>I</w:t>
      </w:r>
    </w:p>
    <w:p w14:paraId="34FCA451">
      <w:pPr>
        <w:pStyle w:val="20"/>
        <w:tabs>
          <w:tab w:val="right" w:leader="dot" w:pos="9070"/>
          <w:tab w:val="clear" w:pos="9060"/>
        </w:tabs>
      </w:pPr>
      <w:r>
        <w:rPr>
          <w:szCs w:val="24"/>
          <w:lang w:val="zh-CN"/>
        </w:rPr>
        <w:fldChar w:fldCharType="begin"/>
      </w:r>
      <w:r>
        <w:rPr>
          <w:szCs w:val="24"/>
        </w:rPr>
        <w:instrText xml:space="preserve"> TOC \o "1-3" \u </w:instrText>
      </w:r>
      <w:r>
        <w:rPr>
          <w:szCs w:val="24"/>
          <w:lang w:val="zh-CN"/>
        </w:rPr>
        <w:fldChar w:fldCharType="separate"/>
      </w:r>
      <w:r>
        <w:rPr>
          <w:rFonts w:hint="eastAsia"/>
          <w:lang w:val="zh-CN"/>
        </w:rPr>
        <w:t>摘</w:t>
      </w:r>
      <w:r>
        <w:rPr>
          <w:rFonts w:hint="eastAsia"/>
        </w:rPr>
        <w:t xml:space="preserve"> </w:t>
      </w:r>
      <w:r>
        <w:t xml:space="preserve">  </w:t>
      </w:r>
      <w:r>
        <w:rPr>
          <w:rFonts w:hint="eastAsia"/>
          <w:lang w:val="zh-CN"/>
        </w:rPr>
        <w:t>要</w:t>
      </w:r>
      <w:r>
        <w:tab/>
      </w:r>
      <w:r>
        <w:fldChar w:fldCharType="begin"/>
      </w:r>
      <w:r>
        <w:instrText xml:space="preserve"> PAGEREF _Toc2627 \h </w:instrText>
      </w:r>
      <w:r>
        <w:fldChar w:fldCharType="separate"/>
      </w:r>
      <w:r>
        <w:t>II</w:t>
      </w:r>
      <w:r>
        <w:fldChar w:fldCharType="end"/>
      </w:r>
    </w:p>
    <w:p w14:paraId="13A0DF20">
      <w:pPr>
        <w:pStyle w:val="20"/>
        <w:tabs>
          <w:tab w:val="right" w:leader="dot" w:pos="9070"/>
          <w:tab w:val="clear" w:pos="9060"/>
        </w:tabs>
      </w:pPr>
      <w:r>
        <w:rPr>
          <w:bCs w:val="0"/>
        </w:rPr>
        <w:t>Abstract</w:t>
      </w:r>
      <w:r>
        <w:tab/>
      </w:r>
      <w:r>
        <w:fldChar w:fldCharType="begin"/>
      </w:r>
      <w:r>
        <w:instrText xml:space="preserve"> PAGEREF _Toc29419 \h </w:instrText>
      </w:r>
      <w:r>
        <w:fldChar w:fldCharType="separate"/>
      </w:r>
      <w:r>
        <w:t>III</w:t>
      </w:r>
      <w:r>
        <w:fldChar w:fldCharType="end"/>
      </w:r>
    </w:p>
    <w:p w14:paraId="7BC42132">
      <w:pPr>
        <w:pStyle w:val="20"/>
        <w:tabs>
          <w:tab w:val="right" w:leader="dot" w:pos="9070"/>
          <w:tab w:val="clear" w:pos="9060"/>
        </w:tabs>
      </w:pPr>
      <w:r>
        <w:rPr>
          <w:rFonts w:hint="eastAsia"/>
        </w:rPr>
        <w:t>目</w:t>
      </w:r>
      <w:r>
        <w:t xml:space="preserve">  </w:t>
      </w:r>
      <w:r>
        <w:rPr>
          <w:rFonts w:hint="eastAsia"/>
        </w:rPr>
        <w:t>录</w:t>
      </w:r>
      <w:r>
        <w:tab/>
      </w:r>
      <w:r>
        <w:fldChar w:fldCharType="begin"/>
      </w:r>
      <w:r>
        <w:instrText xml:space="preserve"> PAGEREF _Toc20105 \h </w:instrText>
      </w:r>
      <w:r>
        <w:fldChar w:fldCharType="separate"/>
      </w:r>
      <w:r>
        <w:t>V</w:t>
      </w:r>
      <w:r>
        <w:fldChar w:fldCharType="end"/>
      </w:r>
    </w:p>
    <w:p w14:paraId="355F8919">
      <w:pPr>
        <w:pStyle w:val="20"/>
        <w:tabs>
          <w:tab w:val="right" w:leader="dot" w:pos="9070"/>
          <w:tab w:val="clear" w:pos="9060"/>
        </w:tabs>
      </w:pPr>
      <w:r>
        <w:rPr>
          <w:rFonts w:hint="eastAsia"/>
        </w:rPr>
        <w:t>插图索引</w:t>
      </w:r>
      <w:r>
        <w:tab/>
      </w:r>
      <w:r>
        <w:fldChar w:fldCharType="begin"/>
      </w:r>
      <w:r>
        <w:instrText xml:space="preserve"> PAGEREF _Toc28574 \h </w:instrText>
      </w:r>
      <w:r>
        <w:fldChar w:fldCharType="separate"/>
      </w:r>
      <w:r>
        <w:t>VII</w:t>
      </w:r>
      <w:r>
        <w:fldChar w:fldCharType="end"/>
      </w:r>
    </w:p>
    <w:p w14:paraId="29E1020E">
      <w:pPr>
        <w:pStyle w:val="20"/>
        <w:tabs>
          <w:tab w:val="right" w:leader="dot" w:pos="9070"/>
          <w:tab w:val="clear" w:pos="9060"/>
        </w:tabs>
      </w:pPr>
      <w:r>
        <w:rPr>
          <w:bCs w:val="0"/>
        </w:rPr>
        <w:t>附表索引</w:t>
      </w:r>
      <w:r>
        <w:tab/>
      </w:r>
      <w:r>
        <w:fldChar w:fldCharType="begin"/>
      </w:r>
      <w:r>
        <w:instrText xml:space="preserve"> PAGEREF _Toc21121 \h </w:instrText>
      </w:r>
      <w:r>
        <w:fldChar w:fldCharType="separate"/>
      </w:r>
      <w:r>
        <w:t>VIII</w:t>
      </w:r>
      <w:r>
        <w:fldChar w:fldCharType="end"/>
      </w:r>
    </w:p>
    <w:p w14:paraId="1FDFF529">
      <w:pPr>
        <w:pStyle w:val="20"/>
        <w:tabs>
          <w:tab w:val="right" w:leader="dot" w:pos="9070"/>
          <w:tab w:val="clear" w:pos="9060"/>
        </w:tabs>
      </w:pPr>
      <w:r>
        <w:rPr>
          <w:rFonts w:hint="eastAsia"/>
        </w:rPr>
        <w:t xml:space="preserve">第 1 章 </w:t>
      </w:r>
      <w:r>
        <w:t>绪论</w:t>
      </w:r>
      <w:r>
        <w:tab/>
      </w:r>
      <w:r>
        <w:fldChar w:fldCharType="begin"/>
      </w:r>
      <w:r>
        <w:instrText xml:space="preserve"> PAGEREF _Toc29093 \h </w:instrText>
      </w:r>
      <w:r>
        <w:fldChar w:fldCharType="separate"/>
      </w:r>
      <w:r>
        <w:t>1</w:t>
      </w:r>
      <w:r>
        <w:fldChar w:fldCharType="end"/>
      </w:r>
    </w:p>
    <w:p w14:paraId="5AF704E8">
      <w:pPr>
        <w:pStyle w:val="26"/>
        <w:tabs>
          <w:tab w:val="right" w:leader="dot" w:pos="9070"/>
          <w:tab w:val="clear" w:pos="9060"/>
        </w:tabs>
      </w:pPr>
      <w:r>
        <w:rPr>
          <w:rFonts w:hint="eastAsia"/>
        </w:rPr>
        <w:t>1.1</w:t>
      </w:r>
      <w:r>
        <w:t xml:space="preserve"> </w:t>
      </w:r>
      <w:r>
        <w:rPr>
          <w:rFonts w:hint="eastAsia"/>
        </w:rPr>
        <w:t>课题研究背景及意义</w:t>
      </w:r>
      <w:r>
        <w:tab/>
      </w:r>
      <w:r>
        <w:fldChar w:fldCharType="begin"/>
      </w:r>
      <w:r>
        <w:instrText xml:space="preserve"> PAGEREF _Toc11839 \h </w:instrText>
      </w:r>
      <w:r>
        <w:fldChar w:fldCharType="separate"/>
      </w:r>
      <w:r>
        <w:t>1</w:t>
      </w:r>
      <w:r>
        <w:fldChar w:fldCharType="end"/>
      </w:r>
    </w:p>
    <w:p w14:paraId="72097632">
      <w:pPr>
        <w:pStyle w:val="26"/>
        <w:tabs>
          <w:tab w:val="right" w:leader="dot" w:pos="9070"/>
          <w:tab w:val="clear" w:pos="9060"/>
        </w:tabs>
      </w:pPr>
      <w:r>
        <w:rPr>
          <w:rFonts w:hint="eastAsia"/>
        </w:rPr>
        <w:t>1.2</w:t>
      </w:r>
      <w:r>
        <w:t xml:space="preserve"> </w:t>
      </w:r>
      <w:r>
        <w:rPr>
          <w:rFonts w:hint="eastAsia"/>
        </w:rPr>
        <w:t>国内外研究现状</w:t>
      </w:r>
      <w:r>
        <w:tab/>
      </w:r>
      <w:r>
        <w:fldChar w:fldCharType="begin"/>
      </w:r>
      <w:r>
        <w:instrText xml:space="preserve"> PAGEREF _Toc5645 \h </w:instrText>
      </w:r>
      <w:r>
        <w:fldChar w:fldCharType="separate"/>
      </w:r>
      <w:r>
        <w:t>2</w:t>
      </w:r>
      <w:r>
        <w:fldChar w:fldCharType="end"/>
      </w:r>
    </w:p>
    <w:p w14:paraId="31C14669">
      <w:pPr>
        <w:pStyle w:val="26"/>
        <w:tabs>
          <w:tab w:val="right" w:leader="dot" w:pos="9070"/>
          <w:tab w:val="clear" w:pos="9060"/>
        </w:tabs>
      </w:pPr>
      <w:r>
        <w:rPr>
          <w:rFonts w:hint="eastAsia"/>
        </w:rPr>
        <w:t>1.3</w:t>
      </w:r>
      <w:r>
        <w:t xml:space="preserve"> </w:t>
      </w:r>
      <w:r>
        <w:rPr>
          <w:rFonts w:hint="eastAsia"/>
        </w:rPr>
        <w:t>本文主要工作</w:t>
      </w:r>
      <w:r>
        <w:tab/>
      </w:r>
      <w:r>
        <w:fldChar w:fldCharType="begin"/>
      </w:r>
      <w:r>
        <w:instrText xml:space="preserve"> PAGEREF _Toc706 \h </w:instrText>
      </w:r>
      <w:r>
        <w:fldChar w:fldCharType="separate"/>
      </w:r>
      <w:r>
        <w:t>2</w:t>
      </w:r>
      <w:r>
        <w:fldChar w:fldCharType="end"/>
      </w:r>
    </w:p>
    <w:p w14:paraId="6E234CF9">
      <w:pPr>
        <w:pStyle w:val="26"/>
        <w:tabs>
          <w:tab w:val="right" w:leader="dot" w:pos="9070"/>
          <w:tab w:val="clear" w:pos="9060"/>
        </w:tabs>
      </w:pPr>
      <w:r>
        <w:rPr>
          <w:rFonts w:hint="eastAsia"/>
        </w:rPr>
        <w:t>1.4</w:t>
      </w:r>
      <w:r>
        <w:t xml:space="preserve"> </w:t>
      </w:r>
      <w:r>
        <w:rPr>
          <w:rFonts w:hint="eastAsia"/>
        </w:rPr>
        <w:t>本文组织结构</w:t>
      </w:r>
      <w:r>
        <w:tab/>
      </w:r>
      <w:r>
        <w:fldChar w:fldCharType="begin"/>
      </w:r>
      <w:r>
        <w:instrText xml:space="preserve"> PAGEREF _Toc6514 \h </w:instrText>
      </w:r>
      <w:r>
        <w:fldChar w:fldCharType="separate"/>
      </w:r>
      <w:r>
        <w:t>4</w:t>
      </w:r>
      <w:r>
        <w:fldChar w:fldCharType="end"/>
      </w:r>
    </w:p>
    <w:p w14:paraId="65AABAAC">
      <w:pPr>
        <w:pStyle w:val="26"/>
        <w:tabs>
          <w:tab w:val="right" w:leader="dot" w:pos="9070"/>
          <w:tab w:val="clear" w:pos="9060"/>
        </w:tabs>
      </w:pPr>
      <w:r>
        <w:rPr>
          <w:rFonts w:hint="eastAsia"/>
        </w:rPr>
        <w:t>1.5 本章小结</w:t>
      </w:r>
      <w:r>
        <w:tab/>
      </w:r>
      <w:r>
        <w:fldChar w:fldCharType="begin"/>
      </w:r>
      <w:r>
        <w:instrText xml:space="preserve"> PAGEREF _Toc9063 \h </w:instrText>
      </w:r>
      <w:r>
        <w:fldChar w:fldCharType="separate"/>
      </w:r>
      <w:r>
        <w:t>5</w:t>
      </w:r>
      <w:r>
        <w:fldChar w:fldCharType="end"/>
      </w:r>
    </w:p>
    <w:p w14:paraId="1EE21801">
      <w:pPr>
        <w:pStyle w:val="20"/>
        <w:tabs>
          <w:tab w:val="right" w:leader="dot" w:pos="9070"/>
          <w:tab w:val="clear" w:pos="9060"/>
        </w:tabs>
      </w:pPr>
      <w:r>
        <w:rPr>
          <w:rFonts w:hint="eastAsia"/>
        </w:rPr>
        <w:t>第 2 章 相关理论概述</w:t>
      </w:r>
      <w:r>
        <w:tab/>
      </w:r>
      <w:r>
        <w:fldChar w:fldCharType="begin"/>
      </w:r>
      <w:r>
        <w:instrText xml:space="preserve"> PAGEREF _Toc11818 \h </w:instrText>
      </w:r>
      <w:r>
        <w:fldChar w:fldCharType="separate"/>
      </w:r>
      <w:r>
        <w:t>6</w:t>
      </w:r>
      <w:r>
        <w:fldChar w:fldCharType="end"/>
      </w:r>
    </w:p>
    <w:p w14:paraId="2BA7330D">
      <w:pPr>
        <w:pStyle w:val="26"/>
        <w:tabs>
          <w:tab w:val="right" w:leader="dot" w:pos="9070"/>
          <w:tab w:val="clear" w:pos="9060"/>
        </w:tabs>
      </w:pPr>
      <w:r>
        <w:rPr>
          <w:rFonts w:hint="eastAsia"/>
        </w:rPr>
        <w:t>2.</w:t>
      </w:r>
      <w:r>
        <w:t xml:space="preserve">1 </w:t>
      </w:r>
      <w:r>
        <w:rPr>
          <w:rFonts w:hint="eastAsia"/>
        </w:rPr>
        <w:t>行人重识别基础及</w:t>
      </w:r>
      <w:r>
        <w:t>相关概念</w:t>
      </w:r>
      <w:r>
        <w:tab/>
      </w:r>
      <w:r>
        <w:fldChar w:fldCharType="begin"/>
      </w:r>
      <w:r>
        <w:instrText xml:space="preserve"> PAGEREF _Toc7150 \h </w:instrText>
      </w:r>
      <w:r>
        <w:fldChar w:fldCharType="separate"/>
      </w:r>
      <w:r>
        <w:t>6</w:t>
      </w:r>
      <w:r>
        <w:fldChar w:fldCharType="end"/>
      </w:r>
    </w:p>
    <w:p w14:paraId="0A56F968">
      <w:pPr>
        <w:pStyle w:val="12"/>
        <w:tabs>
          <w:tab w:val="right" w:leader="dot" w:pos="9070"/>
        </w:tabs>
      </w:pPr>
      <w:r>
        <w:rPr>
          <w:rFonts w:hint="eastAsia"/>
        </w:rPr>
        <w:t>2.</w:t>
      </w:r>
      <w:r>
        <w:t>1</w:t>
      </w:r>
      <w:r>
        <w:rPr>
          <w:rFonts w:hint="eastAsia"/>
        </w:rPr>
        <w:t>.1</w:t>
      </w:r>
      <w:r>
        <w:t xml:space="preserve"> </w:t>
      </w:r>
      <w:r>
        <w:rPr>
          <w:rFonts w:hint="eastAsia"/>
        </w:rPr>
        <w:t>行人重识别基本流程</w:t>
      </w:r>
      <w:r>
        <w:tab/>
      </w:r>
      <w:r>
        <w:fldChar w:fldCharType="begin"/>
      </w:r>
      <w:r>
        <w:instrText xml:space="preserve"> PAGEREF _Toc20652 \h </w:instrText>
      </w:r>
      <w:r>
        <w:fldChar w:fldCharType="separate"/>
      </w:r>
      <w:r>
        <w:t>6</w:t>
      </w:r>
      <w:r>
        <w:fldChar w:fldCharType="end"/>
      </w:r>
    </w:p>
    <w:p w14:paraId="1799C23D">
      <w:pPr>
        <w:pStyle w:val="12"/>
        <w:tabs>
          <w:tab w:val="right" w:leader="dot" w:pos="9070"/>
        </w:tabs>
      </w:pPr>
      <w:r>
        <w:rPr>
          <w:rFonts w:hint="eastAsia"/>
        </w:rPr>
        <w:t>2.1.2</w:t>
      </w:r>
      <w:r>
        <w:rPr>
          <w:rFonts w:hint="eastAsia"/>
          <w:lang w:val="en-US" w:eastAsia="zh-CN"/>
        </w:rPr>
        <w:t xml:space="preserve"> </w:t>
      </w:r>
      <w:r>
        <w:rPr>
          <w:rFonts w:hint="eastAsia"/>
        </w:rPr>
        <w:t>Transformer架构的核心思想</w:t>
      </w:r>
      <w:r>
        <w:tab/>
      </w:r>
      <w:r>
        <w:fldChar w:fldCharType="begin"/>
      </w:r>
      <w:r>
        <w:instrText xml:space="preserve"> PAGEREF _Toc32705 \h </w:instrText>
      </w:r>
      <w:r>
        <w:fldChar w:fldCharType="separate"/>
      </w:r>
      <w:r>
        <w:t>7</w:t>
      </w:r>
      <w:r>
        <w:fldChar w:fldCharType="end"/>
      </w:r>
    </w:p>
    <w:p w14:paraId="6892D986">
      <w:pPr>
        <w:pStyle w:val="12"/>
        <w:tabs>
          <w:tab w:val="right" w:leader="dot" w:pos="9070"/>
        </w:tabs>
      </w:pPr>
      <w:r>
        <w:rPr>
          <w:rFonts w:hint="eastAsia"/>
        </w:rPr>
        <w:t>2.1.3 跨模态预训练模型CLIP</w:t>
      </w:r>
      <w:r>
        <w:tab/>
      </w:r>
      <w:r>
        <w:fldChar w:fldCharType="begin"/>
      </w:r>
      <w:r>
        <w:instrText xml:space="preserve"> PAGEREF _Toc29765 \h </w:instrText>
      </w:r>
      <w:r>
        <w:fldChar w:fldCharType="separate"/>
      </w:r>
      <w:r>
        <w:t>8</w:t>
      </w:r>
      <w:r>
        <w:fldChar w:fldCharType="end"/>
      </w:r>
    </w:p>
    <w:p w14:paraId="4741BE1B">
      <w:pPr>
        <w:pStyle w:val="12"/>
        <w:tabs>
          <w:tab w:val="right" w:leader="dot" w:pos="9070"/>
        </w:tabs>
      </w:pPr>
      <w:r>
        <w:rPr>
          <w:rFonts w:hint="eastAsia"/>
        </w:rPr>
        <w:t>2.1.4 自监督视觉编码器EVA</w:t>
      </w:r>
      <w:r>
        <w:tab/>
      </w:r>
      <w:r>
        <w:fldChar w:fldCharType="begin"/>
      </w:r>
      <w:r>
        <w:instrText xml:space="preserve"> PAGEREF _Toc5213 \h </w:instrText>
      </w:r>
      <w:r>
        <w:fldChar w:fldCharType="separate"/>
      </w:r>
      <w:r>
        <w:t>9</w:t>
      </w:r>
      <w:r>
        <w:fldChar w:fldCharType="end"/>
      </w:r>
    </w:p>
    <w:p w14:paraId="15A649A5">
      <w:pPr>
        <w:pStyle w:val="26"/>
        <w:tabs>
          <w:tab w:val="right" w:leader="dot" w:pos="9070"/>
          <w:tab w:val="clear" w:pos="9060"/>
        </w:tabs>
      </w:pPr>
      <w:r>
        <w:rPr>
          <w:rFonts w:hint="eastAsia"/>
        </w:rPr>
        <w:t>2.</w:t>
      </w:r>
      <w:r>
        <w:t>2</w:t>
      </w:r>
      <w:r>
        <w:rPr>
          <w:rFonts w:hint="eastAsia"/>
        </w:rPr>
        <w:t xml:space="preserve"> 跨模态检索</w:t>
      </w:r>
      <w:r>
        <w:tab/>
      </w:r>
      <w:r>
        <w:fldChar w:fldCharType="begin"/>
      </w:r>
      <w:r>
        <w:instrText xml:space="preserve"> PAGEREF _Toc29274 \h </w:instrText>
      </w:r>
      <w:r>
        <w:fldChar w:fldCharType="separate"/>
      </w:r>
      <w:r>
        <w:t>10</w:t>
      </w:r>
      <w:r>
        <w:fldChar w:fldCharType="end"/>
      </w:r>
    </w:p>
    <w:p w14:paraId="17555CE3">
      <w:pPr>
        <w:pStyle w:val="26"/>
        <w:tabs>
          <w:tab w:val="right" w:leader="dot" w:pos="9070"/>
          <w:tab w:val="clear" w:pos="9060"/>
        </w:tabs>
      </w:pPr>
      <w:r>
        <w:rPr>
          <w:rFonts w:hint="eastAsia"/>
        </w:rPr>
        <w:t>2.</w:t>
      </w:r>
      <w:r>
        <w:rPr>
          <w:rFonts w:hint="eastAsia"/>
          <w:lang w:val="en-US" w:eastAsia="zh-CN"/>
        </w:rPr>
        <w:t>3</w:t>
      </w:r>
      <w:r>
        <w:t xml:space="preserve"> </w:t>
      </w:r>
      <w:r>
        <w:rPr>
          <w:rFonts w:hint="eastAsia"/>
        </w:rPr>
        <w:t>算法常用数据集及</w:t>
      </w:r>
      <w:r>
        <w:t>评价指标</w:t>
      </w:r>
      <w:r>
        <w:tab/>
      </w:r>
      <w:r>
        <w:fldChar w:fldCharType="begin"/>
      </w:r>
      <w:r>
        <w:instrText xml:space="preserve"> PAGEREF _Toc14344 \h </w:instrText>
      </w:r>
      <w:r>
        <w:fldChar w:fldCharType="separate"/>
      </w:r>
      <w:r>
        <w:t>13</w:t>
      </w:r>
      <w:r>
        <w:fldChar w:fldCharType="end"/>
      </w:r>
    </w:p>
    <w:p w14:paraId="3570DCB4">
      <w:pPr>
        <w:pStyle w:val="12"/>
        <w:tabs>
          <w:tab w:val="right" w:leader="dot" w:pos="9070"/>
        </w:tabs>
      </w:pPr>
      <w:r>
        <w:rPr>
          <w:rFonts w:hint="eastAsia"/>
        </w:rPr>
        <w:t>2.</w:t>
      </w:r>
      <w:r>
        <w:rPr>
          <w:rFonts w:hint="eastAsia"/>
          <w:lang w:val="en-US" w:eastAsia="zh-CN"/>
        </w:rPr>
        <w:t>3</w:t>
      </w:r>
      <w:r>
        <w:rPr>
          <w:rFonts w:hint="eastAsia"/>
        </w:rPr>
        <w:t>.1 实验数据集</w:t>
      </w:r>
      <w:r>
        <w:tab/>
      </w:r>
      <w:r>
        <w:fldChar w:fldCharType="begin"/>
      </w:r>
      <w:r>
        <w:instrText xml:space="preserve"> PAGEREF _Toc14529 \h </w:instrText>
      </w:r>
      <w:r>
        <w:fldChar w:fldCharType="separate"/>
      </w:r>
      <w:r>
        <w:t>13</w:t>
      </w:r>
      <w:r>
        <w:fldChar w:fldCharType="end"/>
      </w:r>
    </w:p>
    <w:p w14:paraId="02CD2ADF">
      <w:pPr>
        <w:pStyle w:val="12"/>
        <w:tabs>
          <w:tab w:val="right" w:leader="dot" w:pos="9070"/>
        </w:tabs>
      </w:pPr>
      <w:r>
        <w:rPr>
          <w:rFonts w:hint="eastAsia"/>
        </w:rPr>
        <w:t>2.</w:t>
      </w:r>
      <w:r>
        <w:rPr>
          <w:rFonts w:hint="eastAsia"/>
          <w:lang w:val="en-US" w:eastAsia="zh-CN"/>
        </w:rPr>
        <w:t>3</w:t>
      </w:r>
      <w:r>
        <w:rPr>
          <w:rFonts w:hint="eastAsia"/>
        </w:rPr>
        <w:t>.2 性能指标</w:t>
      </w:r>
      <w:r>
        <w:tab/>
      </w:r>
      <w:r>
        <w:fldChar w:fldCharType="begin"/>
      </w:r>
      <w:r>
        <w:instrText xml:space="preserve"> PAGEREF _Toc22532 \h </w:instrText>
      </w:r>
      <w:r>
        <w:fldChar w:fldCharType="separate"/>
      </w:r>
      <w:r>
        <w:t>13</w:t>
      </w:r>
      <w:r>
        <w:fldChar w:fldCharType="end"/>
      </w:r>
    </w:p>
    <w:p w14:paraId="04E0FF3B">
      <w:pPr>
        <w:pStyle w:val="26"/>
        <w:tabs>
          <w:tab w:val="right" w:leader="dot" w:pos="9070"/>
          <w:tab w:val="clear" w:pos="9060"/>
        </w:tabs>
      </w:pPr>
      <w:r>
        <w:rPr>
          <w:rFonts w:hint="eastAsia"/>
        </w:rPr>
        <w:t>2.</w:t>
      </w:r>
      <w:r>
        <w:rPr>
          <w:rFonts w:hint="eastAsia"/>
          <w:lang w:val="en-US" w:eastAsia="zh-CN"/>
        </w:rPr>
        <w:t>4</w:t>
      </w:r>
      <w:r>
        <w:rPr>
          <w:rFonts w:hint="eastAsia"/>
        </w:rPr>
        <w:t xml:space="preserve"> 本章小结</w:t>
      </w:r>
      <w:r>
        <w:tab/>
      </w:r>
      <w:r>
        <w:fldChar w:fldCharType="begin"/>
      </w:r>
      <w:r>
        <w:instrText xml:space="preserve"> PAGEREF _Toc5748 \h </w:instrText>
      </w:r>
      <w:r>
        <w:fldChar w:fldCharType="separate"/>
      </w:r>
      <w:r>
        <w:t>14</w:t>
      </w:r>
      <w:r>
        <w:fldChar w:fldCharType="end"/>
      </w:r>
    </w:p>
    <w:p w14:paraId="1D784C17">
      <w:pPr>
        <w:pStyle w:val="20"/>
        <w:tabs>
          <w:tab w:val="right" w:leader="dot" w:pos="9070"/>
          <w:tab w:val="clear" w:pos="9060"/>
        </w:tabs>
      </w:pPr>
      <w:r>
        <w:rPr>
          <w:rFonts w:hint="eastAsia"/>
        </w:rPr>
        <w:t xml:space="preserve">第 3 章 </w:t>
      </w:r>
      <w:r>
        <w:t>基于</w:t>
      </w:r>
      <w:r>
        <w:rPr>
          <w:rFonts w:hint="eastAsia"/>
        </w:rPr>
        <w:t>文本去混淆的行人重识别方法</w:t>
      </w:r>
      <w:r>
        <w:tab/>
      </w:r>
      <w:r>
        <w:fldChar w:fldCharType="begin"/>
      </w:r>
      <w:r>
        <w:instrText xml:space="preserve"> PAGEREF _Toc22656 \h </w:instrText>
      </w:r>
      <w:r>
        <w:fldChar w:fldCharType="separate"/>
      </w:r>
      <w:r>
        <w:t>15</w:t>
      </w:r>
      <w:r>
        <w:fldChar w:fldCharType="end"/>
      </w:r>
    </w:p>
    <w:p w14:paraId="46297C5D">
      <w:pPr>
        <w:pStyle w:val="26"/>
        <w:tabs>
          <w:tab w:val="right" w:leader="dot" w:pos="9070"/>
          <w:tab w:val="clear" w:pos="9060"/>
        </w:tabs>
      </w:pPr>
      <w:r>
        <w:rPr>
          <w:rFonts w:hint="eastAsia"/>
        </w:rPr>
        <w:t>3.1</w:t>
      </w:r>
      <w:r>
        <w:t xml:space="preserve"> </w:t>
      </w:r>
      <w:r>
        <w:rPr>
          <w:rFonts w:hint="eastAsia"/>
        </w:rPr>
        <w:t>引言</w:t>
      </w:r>
      <w:r>
        <w:tab/>
      </w:r>
      <w:r>
        <w:fldChar w:fldCharType="begin"/>
      </w:r>
      <w:r>
        <w:instrText xml:space="preserve"> PAGEREF _Toc25395 \h </w:instrText>
      </w:r>
      <w:r>
        <w:fldChar w:fldCharType="separate"/>
      </w:r>
      <w:r>
        <w:t>15</w:t>
      </w:r>
      <w:r>
        <w:fldChar w:fldCharType="end"/>
      </w:r>
    </w:p>
    <w:p w14:paraId="3D1C9834">
      <w:pPr>
        <w:pStyle w:val="26"/>
        <w:tabs>
          <w:tab w:val="right" w:leader="dot" w:pos="9070"/>
          <w:tab w:val="clear" w:pos="9060"/>
        </w:tabs>
      </w:pPr>
      <w:r>
        <w:rPr>
          <w:rFonts w:hint="eastAsia"/>
          <w:szCs w:val="30"/>
        </w:rPr>
        <w:t>3.</w:t>
      </w:r>
      <w:r>
        <w:rPr>
          <w:szCs w:val="30"/>
        </w:rPr>
        <w:t>2</w:t>
      </w:r>
      <w:r>
        <w:t xml:space="preserve"> 基于</w:t>
      </w:r>
      <w:r>
        <w:rPr>
          <w:rFonts w:hint="eastAsia"/>
        </w:rPr>
        <w:t>文本去混淆的行人重识别方法</w:t>
      </w:r>
      <w:r>
        <w:tab/>
      </w:r>
      <w:r>
        <w:fldChar w:fldCharType="begin"/>
      </w:r>
      <w:r>
        <w:instrText xml:space="preserve"> PAGEREF _Toc13765 \h </w:instrText>
      </w:r>
      <w:r>
        <w:fldChar w:fldCharType="separate"/>
      </w:r>
      <w:r>
        <w:t>16</w:t>
      </w:r>
      <w:r>
        <w:fldChar w:fldCharType="end"/>
      </w:r>
    </w:p>
    <w:p w14:paraId="5612563E">
      <w:pPr>
        <w:pStyle w:val="12"/>
        <w:tabs>
          <w:tab w:val="right" w:leader="dot" w:pos="9070"/>
        </w:tabs>
      </w:pPr>
      <w:r>
        <w:rPr>
          <w:rFonts w:hint="eastAsia"/>
        </w:rPr>
        <w:t>3.</w:t>
      </w:r>
      <w:r>
        <w:t>2</w:t>
      </w:r>
      <w:r>
        <w:rPr>
          <w:rFonts w:hint="eastAsia"/>
        </w:rPr>
        <w:t>.1</w:t>
      </w:r>
      <w:r>
        <w:t xml:space="preserve"> </w:t>
      </w:r>
      <w:r>
        <w:rPr>
          <w:rFonts w:hint="eastAsia"/>
        </w:rPr>
        <w:t>方法的</w:t>
      </w:r>
      <w:r>
        <w:t>主要</w:t>
      </w:r>
      <w:r>
        <w:rPr>
          <w:rFonts w:hint="eastAsia"/>
        </w:rPr>
        <w:t>框架</w:t>
      </w:r>
      <w:r>
        <w:tab/>
      </w:r>
      <w:r>
        <w:fldChar w:fldCharType="begin"/>
      </w:r>
      <w:r>
        <w:instrText xml:space="preserve"> PAGEREF _Toc30339 \h </w:instrText>
      </w:r>
      <w:r>
        <w:fldChar w:fldCharType="separate"/>
      </w:r>
      <w:r>
        <w:t>16</w:t>
      </w:r>
      <w:r>
        <w:fldChar w:fldCharType="end"/>
      </w:r>
    </w:p>
    <w:p w14:paraId="0BABA1B8">
      <w:pPr>
        <w:pStyle w:val="12"/>
        <w:tabs>
          <w:tab w:val="right" w:leader="dot" w:pos="9070"/>
        </w:tabs>
      </w:pPr>
      <w:r>
        <w:rPr>
          <w:rFonts w:hint="eastAsia"/>
        </w:rPr>
        <w:t>3.2.2 文本特征基础编码</w:t>
      </w:r>
      <w:r>
        <w:tab/>
      </w:r>
      <w:r>
        <w:fldChar w:fldCharType="begin"/>
      </w:r>
      <w:r>
        <w:instrText xml:space="preserve"> PAGEREF _Toc6556 \h </w:instrText>
      </w:r>
      <w:r>
        <w:fldChar w:fldCharType="separate"/>
      </w:r>
      <w:r>
        <w:t>17</w:t>
      </w:r>
      <w:r>
        <w:fldChar w:fldCharType="end"/>
      </w:r>
    </w:p>
    <w:p w14:paraId="16E8581F">
      <w:pPr>
        <w:pStyle w:val="12"/>
        <w:tabs>
          <w:tab w:val="right" w:leader="dot" w:pos="9070"/>
        </w:tabs>
      </w:pPr>
      <w:r>
        <w:rPr>
          <w:rFonts w:hint="eastAsia"/>
        </w:rPr>
        <w:t>3.2.3 文本示范样本的选择策略助去混淆</w:t>
      </w:r>
      <w:r>
        <w:tab/>
      </w:r>
      <w:r>
        <w:fldChar w:fldCharType="begin"/>
      </w:r>
      <w:r>
        <w:instrText xml:space="preserve"> PAGEREF _Toc5188 \h </w:instrText>
      </w:r>
      <w:r>
        <w:fldChar w:fldCharType="separate"/>
      </w:r>
      <w:r>
        <w:t>18</w:t>
      </w:r>
      <w:r>
        <w:fldChar w:fldCharType="end"/>
      </w:r>
    </w:p>
    <w:p w14:paraId="59A18D4A">
      <w:pPr>
        <w:pStyle w:val="12"/>
        <w:tabs>
          <w:tab w:val="right" w:leader="dot" w:pos="9070"/>
        </w:tabs>
      </w:pPr>
      <w:r>
        <w:rPr>
          <w:rFonts w:hint="eastAsia"/>
        </w:rPr>
        <w:t>3.2.4 行人检索</w:t>
      </w:r>
      <w:r>
        <w:tab/>
      </w:r>
      <w:r>
        <w:fldChar w:fldCharType="begin"/>
      </w:r>
      <w:r>
        <w:instrText xml:space="preserve"> PAGEREF _Toc31905 \h </w:instrText>
      </w:r>
      <w:r>
        <w:fldChar w:fldCharType="separate"/>
      </w:r>
      <w:r>
        <w:t>19</w:t>
      </w:r>
      <w:r>
        <w:fldChar w:fldCharType="end"/>
      </w:r>
    </w:p>
    <w:p w14:paraId="46AC66A9">
      <w:pPr>
        <w:pStyle w:val="26"/>
        <w:tabs>
          <w:tab w:val="right" w:leader="dot" w:pos="9070"/>
          <w:tab w:val="clear" w:pos="9060"/>
        </w:tabs>
      </w:pPr>
      <w:r>
        <w:rPr>
          <w:rFonts w:hint="eastAsia"/>
        </w:rPr>
        <w:t>3.</w:t>
      </w:r>
      <w:r>
        <w:t xml:space="preserve">3 </w:t>
      </w:r>
      <w:r>
        <w:rPr>
          <w:rFonts w:hint="eastAsia"/>
        </w:rPr>
        <w:t>实验结果与分析</w:t>
      </w:r>
      <w:r>
        <w:tab/>
      </w:r>
      <w:r>
        <w:fldChar w:fldCharType="begin"/>
      </w:r>
      <w:r>
        <w:instrText xml:space="preserve"> PAGEREF _Toc28153 \h </w:instrText>
      </w:r>
      <w:r>
        <w:fldChar w:fldCharType="separate"/>
      </w:r>
      <w:r>
        <w:t>20</w:t>
      </w:r>
      <w:r>
        <w:fldChar w:fldCharType="end"/>
      </w:r>
    </w:p>
    <w:p w14:paraId="1CD2C1EB">
      <w:pPr>
        <w:pStyle w:val="12"/>
        <w:tabs>
          <w:tab w:val="right" w:leader="dot" w:pos="9070"/>
        </w:tabs>
      </w:pPr>
      <w:r>
        <w:rPr>
          <w:rFonts w:hint="eastAsia"/>
        </w:rPr>
        <w:t>3.</w:t>
      </w:r>
      <w:r>
        <w:t>3</w:t>
      </w:r>
      <w:r>
        <w:rPr>
          <w:rFonts w:hint="eastAsia"/>
        </w:rPr>
        <w:t>.1</w:t>
      </w:r>
      <w:r>
        <w:t xml:space="preserve"> </w:t>
      </w:r>
      <w:r>
        <w:rPr>
          <w:rFonts w:hint="eastAsia"/>
        </w:rPr>
        <w:t>实验设置</w:t>
      </w:r>
      <w:r>
        <w:tab/>
      </w:r>
      <w:r>
        <w:fldChar w:fldCharType="begin"/>
      </w:r>
      <w:r>
        <w:instrText xml:space="preserve"> PAGEREF _Toc16472 \h </w:instrText>
      </w:r>
      <w:r>
        <w:fldChar w:fldCharType="separate"/>
      </w:r>
      <w:r>
        <w:t>21</w:t>
      </w:r>
      <w:r>
        <w:fldChar w:fldCharType="end"/>
      </w:r>
    </w:p>
    <w:p w14:paraId="125F99C0">
      <w:pPr>
        <w:pStyle w:val="12"/>
        <w:tabs>
          <w:tab w:val="right" w:leader="dot" w:pos="9070"/>
        </w:tabs>
      </w:pPr>
      <w:r>
        <w:rPr>
          <w:rFonts w:hint="eastAsia"/>
        </w:rPr>
        <w:t>3.</w:t>
      </w:r>
      <w:r>
        <w:t>3</w:t>
      </w:r>
      <w:r>
        <w:rPr>
          <w:rFonts w:hint="eastAsia"/>
        </w:rPr>
        <w:t>.</w:t>
      </w:r>
      <w:r>
        <w:t xml:space="preserve">2 </w:t>
      </w:r>
      <w:r>
        <w:rPr>
          <w:rFonts w:hint="eastAsia"/>
        </w:rPr>
        <w:t>实验环境</w:t>
      </w:r>
      <w:r>
        <w:tab/>
      </w:r>
      <w:r>
        <w:fldChar w:fldCharType="begin"/>
      </w:r>
      <w:r>
        <w:instrText xml:space="preserve"> PAGEREF _Toc9463 \h </w:instrText>
      </w:r>
      <w:r>
        <w:fldChar w:fldCharType="separate"/>
      </w:r>
      <w:r>
        <w:t>21</w:t>
      </w:r>
      <w:r>
        <w:fldChar w:fldCharType="end"/>
      </w:r>
    </w:p>
    <w:p w14:paraId="65703DB1">
      <w:pPr>
        <w:pStyle w:val="12"/>
        <w:tabs>
          <w:tab w:val="right" w:leader="dot" w:pos="9070"/>
        </w:tabs>
      </w:pPr>
      <w:r>
        <w:t xml:space="preserve">3.3.3 </w:t>
      </w:r>
      <w:r>
        <w:rPr>
          <w:rFonts w:hint="eastAsia"/>
        </w:rPr>
        <w:t>实验结果与对比</w:t>
      </w:r>
      <w:r>
        <w:tab/>
      </w:r>
      <w:r>
        <w:fldChar w:fldCharType="begin"/>
      </w:r>
      <w:r>
        <w:instrText xml:space="preserve"> PAGEREF _Toc14105 \h </w:instrText>
      </w:r>
      <w:r>
        <w:fldChar w:fldCharType="separate"/>
      </w:r>
      <w:r>
        <w:t>21</w:t>
      </w:r>
      <w:r>
        <w:fldChar w:fldCharType="end"/>
      </w:r>
    </w:p>
    <w:p w14:paraId="1805275F">
      <w:pPr>
        <w:pStyle w:val="26"/>
        <w:tabs>
          <w:tab w:val="right" w:leader="dot" w:pos="9070"/>
          <w:tab w:val="clear" w:pos="9060"/>
        </w:tabs>
      </w:pPr>
      <w:r>
        <w:rPr>
          <w:rFonts w:hint="eastAsia"/>
        </w:rPr>
        <w:t>3.</w:t>
      </w:r>
      <w:r>
        <w:t xml:space="preserve">4 </w:t>
      </w:r>
      <w:r>
        <w:rPr>
          <w:rFonts w:hint="eastAsia"/>
        </w:rPr>
        <w:t>本章小结</w:t>
      </w:r>
      <w:r>
        <w:tab/>
      </w:r>
      <w:r>
        <w:fldChar w:fldCharType="begin"/>
      </w:r>
      <w:r>
        <w:instrText xml:space="preserve"> PAGEREF _Toc1829 \h </w:instrText>
      </w:r>
      <w:r>
        <w:fldChar w:fldCharType="separate"/>
      </w:r>
      <w:r>
        <w:t>25</w:t>
      </w:r>
      <w:r>
        <w:fldChar w:fldCharType="end"/>
      </w:r>
    </w:p>
    <w:p w14:paraId="3F061440">
      <w:pPr>
        <w:pStyle w:val="20"/>
        <w:tabs>
          <w:tab w:val="right" w:leader="dot" w:pos="9070"/>
          <w:tab w:val="clear" w:pos="9060"/>
        </w:tabs>
      </w:pPr>
      <w:r>
        <w:rPr>
          <w:rFonts w:hint="eastAsia"/>
          <w:color w:val="000000" w:themeColor="text1"/>
          <w14:textFill>
            <w14:solidFill>
              <w14:schemeClr w14:val="tx1"/>
            </w14:solidFill>
          </w14:textFill>
        </w:rPr>
        <w:t>第 4 章 基于双流ViT可扩展的行人重识别方法</w:t>
      </w:r>
      <w:r>
        <w:tab/>
      </w:r>
      <w:r>
        <w:fldChar w:fldCharType="begin"/>
      </w:r>
      <w:r>
        <w:instrText xml:space="preserve"> PAGEREF _Toc28758 \h </w:instrText>
      </w:r>
      <w:r>
        <w:fldChar w:fldCharType="separate"/>
      </w:r>
      <w:r>
        <w:t>27</w:t>
      </w:r>
      <w:r>
        <w:fldChar w:fldCharType="end"/>
      </w:r>
    </w:p>
    <w:p w14:paraId="4F393435">
      <w:pPr>
        <w:pStyle w:val="26"/>
        <w:tabs>
          <w:tab w:val="right" w:leader="dot" w:pos="9070"/>
          <w:tab w:val="clear" w:pos="9060"/>
        </w:tabs>
      </w:pPr>
      <w:r>
        <w:rPr>
          <w:rFonts w:hint="eastAsia"/>
        </w:rPr>
        <w:t>4.1</w:t>
      </w:r>
      <w:r>
        <w:t xml:space="preserve"> </w:t>
      </w:r>
      <w:r>
        <w:rPr>
          <w:rFonts w:hint="eastAsia"/>
        </w:rPr>
        <w:t>引言</w:t>
      </w:r>
      <w:r>
        <w:tab/>
      </w:r>
      <w:r>
        <w:fldChar w:fldCharType="begin"/>
      </w:r>
      <w:r>
        <w:instrText xml:space="preserve"> PAGEREF _Toc5117 \h </w:instrText>
      </w:r>
      <w:r>
        <w:fldChar w:fldCharType="separate"/>
      </w:r>
      <w:r>
        <w:t>27</w:t>
      </w:r>
      <w:r>
        <w:fldChar w:fldCharType="end"/>
      </w:r>
    </w:p>
    <w:p w14:paraId="00712570">
      <w:pPr>
        <w:pStyle w:val="26"/>
        <w:tabs>
          <w:tab w:val="right" w:leader="dot" w:pos="9070"/>
          <w:tab w:val="clear" w:pos="9060"/>
        </w:tabs>
      </w:pPr>
      <w:r>
        <w:rPr>
          <w:rFonts w:hint="eastAsia"/>
        </w:rPr>
        <w:t>4.</w:t>
      </w:r>
      <w:r>
        <w:t xml:space="preserve">2 </w:t>
      </w:r>
      <w:r>
        <w:rPr>
          <w:rFonts w:hint="eastAsia"/>
        </w:rPr>
        <w:t>基于双流ViT可扩展的行人重识别方法</w:t>
      </w:r>
      <w:r>
        <w:tab/>
      </w:r>
      <w:r>
        <w:fldChar w:fldCharType="begin"/>
      </w:r>
      <w:r>
        <w:instrText xml:space="preserve"> PAGEREF _Toc11786 \h </w:instrText>
      </w:r>
      <w:r>
        <w:fldChar w:fldCharType="separate"/>
      </w:r>
      <w:r>
        <w:t>29</w:t>
      </w:r>
      <w:r>
        <w:fldChar w:fldCharType="end"/>
      </w:r>
    </w:p>
    <w:p w14:paraId="3ED704C2">
      <w:pPr>
        <w:pStyle w:val="12"/>
        <w:tabs>
          <w:tab w:val="right" w:leader="dot" w:pos="9070"/>
        </w:tabs>
      </w:pPr>
      <w:r>
        <w:rPr>
          <w:rFonts w:hint="eastAsia"/>
        </w:rPr>
        <w:t>4.</w:t>
      </w:r>
      <w:r>
        <w:t>2</w:t>
      </w:r>
      <w:r>
        <w:rPr>
          <w:rFonts w:hint="eastAsia"/>
        </w:rPr>
        <w:t>.</w:t>
      </w:r>
      <w:r>
        <w:t xml:space="preserve">1 </w:t>
      </w:r>
      <w:r>
        <w:rPr>
          <w:rFonts w:hint="eastAsia"/>
        </w:rPr>
        <w:t>方法的主要框架</w:t>
      </w:r>
      <w:r>
        <w:tab/>
      </w:r>
      <w:r>
        <w:fldChar w:fldCharType="begin"/>
      </w:r>
      <w:r>
        <w:instrText xml:space="preserve"> PAGEREF _Toc4464 \h </w:instrText>
      </w:r>
      <w:r>
        <w:fldChar w:fldCharType="separate"/>
      </w:r>
      <w:r>
        <w:t>30</w:t>
      </w:r>
      <w:r>
        <w:fldChar w:fldCharType="end"/>
      </w:r>
    </w:p>
    <w:p w14:paraId="56DAC382">
      <w:pPr>
        <w:pStyle w:val="12"/>
        <w:tabs>
          <w:tab w:val="right" w:leader="dot" w:pos="9070"/>
        </w:tabs>
      </w:pPr>
      <w:r>
        <w:rPr>
          <w:rFonts w:hint="eastAsia"/>
        </w:rPr>
        <w:t>4.</w:t>
      </w:r>
      <w:r>
        <w:t>2</w:t>
      </w:r>
      <w:r>
        <w:rPr>
          <w:rFonts w:hint="eastAsia"/>
        </w:rPr>
        <w:t>.2</w:t>
      </w:r>
      <w:r>
        <w:t xml:space="preserve"> </w:t>
      </w:r>
      <w:r>
        <w:rPr>
          <w:rFonts w:hint="eastAsia"/>
        </w:rPr>
        <w:t>基于双流ViT</w:t>
      </w:r>
      <w:r>
        <w:t>的选取策略</w:t>
      </w:r>
      <w:r>
        <w:tab/>
      </w:r>
      <w:r>
        <w:fldChar w:fldCharType="begin"/>
      </w:r>
      <w:r>
        <w:instrText xml:space="preserve"> PAGEREF _Toc17647 \h </w:instrText>
      </w:r>
      <w:r>
        <w:fldChar w:fldCharType="separate"/>
      </w:r>
      <w:r>
        <w:t>34</w:t>
      </w:r>
      <w:r>
        <w:fldChar w:fldCharType="end"/>
      </w:r>
    </w:p>
    <w:p w14:paraId="7FB57380">
      <w:pPr>
        <w:pStyle w:val="12"/>
        <w:tabs>
          <w:tab w:val="right" w:leader="dot" w:pos="9070"/>
        </w:tabs>
      </w:pPr>
      <w:r>
        <w:rPr>
          <w:rFonts w:hint="eastAsia"/>
        </w:rPr>
        <w:t>4.</w:t>
      </w:r>
      <w:r>
        <w:t>2</w:t>
      </w:r>
      <w:r>
        <w:rPr>
          <w:rFonts w:hint="eastAsia"/>
        </w:rPr>
        <w:t>.3</w:t>
      </w:r>
      <w:r>
        <w:t xml:space="preserve"> </w:t>
      </w:r>
      <w:r>
        <w:rPr>
          <w:rFonts w:hint="eastAsia"/>
        </w:rPr>
        <w:t>行人检索</w:t>
      </w:r>
      <w:r>
        <w:tab/>
      </w:r>
      <w:r>
        <w:fldChar w:fldCharType="begin"/>
      </w:r>
      <w:r>
        <w:instrText xml:space="preserve"> PAGEREF _Toc5230 \h </w:instrText>
      </w:r>
      <w:r>
        <w:fldChar w:fldCharType="separate"/>
      </w:r>
      <w:r>
        <w:t>35</w:t>
      </w:r>
      <w:r>
        <w:fldChar w:fldCharType="end"/>
      </w:r>
    </w:p>
    <w:p w14:paraId="567806EF">
      <w:pPr>
        <w:pStyle w:val="26"/>
        <w:tabs>
          <w:tab w:val="right" w:leader="dot" w:pos="9070"/>
          <w:tab w:val="clear" w:pos="9060"/>
        </w:tabs>
      </w:pPr>
      <w:r>
        <w:rPr>
          <w:rFonts w:hint="eastAsia"/>
        </w:rPr>
        <w:t>4.</w:t>
      </w:r>
      <w:r>
        <w:t xml:space="preserve">3 </w:t>
      </w:r>
      <w:r>
        <w:rPr>
          <w:rFonts w:hint="eastAsia"/>
        </w:rPr>
        <w:t>对比实验及结果分析</w:t>
      </w:r>
      <w:r>
        <w:tab/>
      </w:r>
      <w:r>
        <w:fldChar w:fldCharType="begin"/>
      </w:r>
      <w:r>
        <w:instrText xml:space="preserve"> PAGEREF _Toc6796 \h </w:instrText>
      </w:r>
      <w:r>
        <w:fldChar w:fldCharType="separate"/>
      </w:r>
      <w:r>
        <w:t>36</w:t>
      </w:r>
      <w:r>
        <w:fldChar w:fldCharType="end"/>
      </w:r>
    </w:p>
    <w:p w14:paraId="573873E2">
      <w:pPr>
        <w:pStyle w:val="12"/>
        <w:tabs>
          <w:tab w:val="right" w:leader="dot" w:pos="9070"/>
        </w:tabs>
      </w:pPr>
      <w:r>
        <w:rPr>
          <w:rFonts w:hint="eastAsia"/>
        </w:rPr>
        <w:t>4</w:t>
      </w:r>
      <w:r>
        <w:t>.3.</w:t>
      </w:r>
      <w:r>
        <w:rPr>
          <w:rFonts w:hint="eastAsia"/>
        </w:rPr>
        <w:t>1</w:t>
      </w:r>
      <w:r>
        <w:t xml:space="preserve"> </w:t>
      </w:r>
      <w:r>
        <w:rPr>
          <w:rFonts w:hint="eastAsia"/>
        </w:rPr>
        <w:t>实验设置</w:t>
      </w:r>
      <w:r>
        <w:tab/>
      </w:r>
      <w:r>
        <w:fldChar w:fldCharType="begin"/>
      </w:r>
      <w:r>
        <w:instrText xml:space="preserve"> PAGEREF _Toc2708 \h </w:instrText>
      </w:r>
      <w:r>
        <w:fldChar w:fldCharType="separate"/>
      </w:r>
      <w:r>
        <w:t>37</w:t>
      </w:r>
      <w:r>
        <w:fldChar w:fldCharType="end"/>
      </w:r>
    </w:p>
    <w:p w14:paraId="542AD3FB">
      <w:pPr>
        <w:pStyle w:val="12"/>
        <w:tabs>
          <w:tab w:val="right" w:leader="dot" w:pos="9070"/>
        </w:tabs>
      </w:pPr>
      <w:r>
        <w:rPr>
          <w:rFonts w:hint="eastAsia"/>
        </w:rPr>
        <w:t>4</w:t>
      </w:r>
      <w:r>
        <w:t>.3.</w:t>
      </w:r>
      <w:r>
        <w:rPr>
          <w:rFonts w:hint="eastAsia"/>
        </w:rPr>
        <w:t>2</w:t>
      </w:r>
      <w:r>
        <w:t xml:space="preserve"> </w:t>
      </w:r>
      <w:r>
        <w:rPr>
          <w:rFonts w:hint="eastAsia"/>
        </w:rPr>
        <w:t>实验环境</w:t>
      </w:r>
      <w:r>
        <w:tab/>
      </w:r>
      <w:r>
        <w:fldChar w:fldCharType="begin"/>
      </w:r>
      <w:r>
        <w:instrText xml:space="preserve"> PAGEREF _Toc21191 \h </w:instrText>
      </w:r>
      <w:r>
        <w:fldChar w:fldCharType="separate"/>
      </w:r>
      <w:r>
        <w:t>37</w:t>
      </w:r>
      <w:r>
        <w:fldChar w:fldCharType="end"/>
      </w:r>
    </w:p>
    <w:p w14:paraId="25ABEA77">
      <w:pPr>
        <w:pStyle w:val="12"/>
        <w:tabs>
          <w:tab w:val="right" w:leader="dot" w:pos="9070"/>
        </w:tabs>
      </w:pPr>
      <w:r>
        <w:rPr>
          <w:rFonts w:hint="eastAsia"/>
        </w:rPr>
        <w:t>4.3.3 实验结果与对比</w:t>
      </w:r>
      <w:r>
        <w:tab/>
      </w:r>
      <w:r>
        <w:fldChar w:fldCharType="begin"/>
      </w:r>
      <w:r>
        <w:instrText xml:space="preserve"> PAGEREF _Toc4855 \h </w:instrText>
      </w:r>
      <w:r>
        <w:fldChar w:fldCharType="separate"/>
      </w:r>
      <w:r>
        <w:t>37</w:t>
      </w:r>
      <w:r>
        <w:fldChar w:fldCharType="end"/>
      </w:r>
    </w:p>
    <w:p w14:paraId="2D014D84">
      <w:pPr>
        <w:pStyle w:val="26"/>
        <w:tabs>
          <w:tab w:val="right" w:leader="dot" w:pos="9070"/>
          <w:tab w:val="clear" w:pos="9060"/>
        </w:tabs>
      </w:pPr>
      <w:r>
        <w:rPr>
          <w:rFonts w:hint="eastAsia"/>
        </w:rPr>
        <w:t>4.</w:t>
      </w:r>
      <w:r>
        <w:t xml:space="preserve">4 </w:t>
      </w:r>
      <w:r>
        <w:rPr>
          <w:rFonts w:hint="eastAsia"/>
        </w:rPr>
        <w:t>本章小结</w:t>
      </w:r>
      <w:r>
        <w:tab/>
      </w:r>
      <w:r>
        <w:fldChar w:fldCharType="begin"/>
      </w:r>
      <w:r>
        <w:instrText xml:space="preserve"> PAGEREF _Toc8953 \h </w:instrText>
      </w:r>
      <w:r>
        <w:fldChar w:fldCharType="separate"/>
      </w:r>
      <w:r>
        <w:t>42</w:t>
      </w:r>
      <w:r>
        <w:fldChar w:fldCharType="end"/>
      </w:r>
    </w:p>
    <w:p w14:paraId="67328BA7">
      <w:pPr>
        <w:pStyle w:val="20"/>
        <w:tabs>
          <w:tab w:val="right" w:leader="dot" w:pos="9070"/>
          <w:tab w:val="clear" w:pos="9060"/>
        </w:tabs>
      </w:pPr>
      <w:r>
        <w:rPr>
          <w:rFonts w:hint="eastAsia"/>
        </w:rPr>
        <w:t>第 5 章 智能安防应用验证</w:t>
      </w:r>
      <w:r>
        <w:tab/>
      </w:r>
      <w:r>
        <w:fldChar w:fldCharType="begin"/>
      </w:r>
      <w:r>
        <w:instrText xml:space="preserve"> PAGEREF _Toc28781 \h </w:instrText>
      </w:r>
      <w:r>
        <w:fldChar w:fldCharType="separate"/>
      </w:r>
      <w:r>
        <w:t>43</w:t>
      </w:r>
      <w:r>
        <w:fldChar w:fldCharType="end"/>
      </w:r>
    </w:p>
    <w:p w14:paraId="4FF5F59E">
      <w:pPr>
        <w:pStyle w:val="26"/>
        <w:tabs>
          <w:tab w:val="right" w:leader="dot" w:pos="9070"/>
          <w:tab w:val="clear" w:pos="9060"/>
        </w:tabs>
      </w:pPr>
      <w:r>
        <w:rPr>
          <w:rFonts w:hint="eastAsia"/>
        </w:rPr>
        <w:t>5.1 可视化案例设计与分析</w:t>
      </w:r>
      <w:r>
        <w:tab/>
      </w:r>
      <w:r>
        <w:fldChar w:fldCharType="begin"/>
      </w:r>
      <w:r>
        <w:instrText xml:space="preserve"> PAGEREF _Toc532 \h </w:instrText>
      </w:r>
      <w:r>
        <w:fldChar w:fldCharType="separate"/>
      </w:r>
      <w:r>
        <w:t>43</w:t>
      </w:r>
      <w:r>
        <w:fldChar w:fldCharType="end"/>
      </w:r>
    </w:p>
    <w:p w14:paraId="6590A005">
      <w:pPr>
        <w:pStyle w:val="26"/>
        <w:tabs>
          <w:tab w:val="right" w:leader="dot" w:pos="9070"/>
          <w:tab w:val="clear" w:pos="9060"/>
        </w:tabs>
      </w:pPr>
      <w:r>
        <w:rPr>
          <w:rFonts w:hint="eastAsia"/>
        </w:rPr>
        <w:t xml:space="preserve">5.2 </w:t>
      </w:r>
      <w:r>
        <w:rPr>
          <w:rFonts w:hint="eastAsia"/>
          <w:lang w:eastAsia="zh"/>
        </w:rPr>
        <w:t>原型</w:t>
      </w:r>
      <w:r>
        <w:rPr>
          <w:rFonts w:hint="eastAsia"/>
        </w:rPr>
        <w:t>系统设计</w:t>
      </w:r>
      <w:r>
        <w:tab/>
      </w:r>
      <w:r>
        <w:fldChar w:fldCharType="begin"/>
      </w:r>
      <w:r>
        <w:instrText xml:space="preserve"> PAGEREF _Toc18376 \h </w:instrText>
      </w:r>
      <w:r>
        <w:fldChar w:fldCharType="separate"/>
      </w:r>
      <w:r>
        <w:t>45</w:t>
      </w:r>
      <w:r>
        <w:fldChar w:fldCharType="end"/>
      </w:r>
    </w:p>
    <w:p w14:paraId="006057E6">
      <w:pPr>
        <w:pStyle w:val="12"/>
        <w:tabs>
          <w:tab w:val="right" w:leader="dot" w:pos="9070"/>
        </w:tabs>
      </w:pPr>
      <w:r>
        <w:rPr>
          <w:rFonts w:hint="eastAsia"/>
          <w:lang w:val="en-US" w:eastAsia="zh-CN"/>
        </w:rPr>
        <w:t>5</w:t>
      </w:r>
      <w:r>
        <w:t>.</w:t>
      </w:r>
      <w:r>
        <w:rPr>
          <w:rFonts w:hint="eastAsia"/>
          <w:lang w:val="en-US" w:eastAsia="zh-CN"/>
        </w:rPr>
        <w:t>2</w:t>
      </w:r>
      <w:r>
        <w:t>.</w:t>
      </w:r>
      <w:r>
        <w:rPr>
          <w:rFonts w:hint="eastAsia"/>
          <w:lang w:val="en-US" w:eastAsia="zh-CN"/>
        </w:rPr>
        <w:t>1 系统功能设计</w:t>
      </w:r>
      <w:r>
        <w:tab/>
      </w:r>
      <w:r>
        <w:fldChar w:fldCharType="begin"/>
      </w:r>
      <w:r>
        <w:instrText xml:space="preserve"> PAGEREF _Toc3233 \h </w:instrText>
      </w:r>
      <w:r>
        <w:fldChar w:fldCharType="separate"/>
      </w:r>
      <w:r>
        <w:t>45</w:t>
      </w:r>
      <w:r>
        <w:fldChar w:fldCharType="end"/>
      </w:r>
    </w:p>
    <w:p w14:paraId="0BECD298">
      <w:pPr>
        <w:pStyle w:val="12"/>
        <w:tabs>
          <w:tab w:val="right" w:leader="dot" w:pos="9070"/>
        </w:tabs>
      </w:pPr>
      <w:r>
        <w:rPr>
          <w:rFonts w:hint="eastAsia"/>
          <w:lang w:val="en-US" w:eastAsia="zh-CN"/>
        </w:rPr>
        <w:t>5</w:t>
      </w:r>
      <w:r>
        <w:t>.</w:t>
      </w:r>
      <w:r>
        <w:rPr>
          <w:rFonts w:hint="eastAsia"/>
          <w:lang w:val="en-US" w:eastAsia="zh-CN"/>
        </w:rPr>
        <w:t>2</w:t>
      </w:r>
      <w:r>
        <w:t>.</w:t>
      </w:r>
      <w:r>
        <w:rPr>
          <w:rFonts w:hint="eastAsia"/>
          <w:lang w:val="en-US" w:eastAsia="zh-CN"/>
        </w:rPr>
        <w:t>2 系统架构设计</w:t>
      </w:r>
      <w:r>
        <w:tab/>
      </w:r>
      <w:r>
        <w:fldChar w:fldCharType="begin"/>
      </w:r>
      <w:r>
        <w:instrText xml:space="preserve"> PAGEREF _Toc10855 \h </w:instrText>
      </w:r>
      <w:r>
        <w:fldChar w:fldCharType="separate"/>
      </w:r>
      <w:r>
        <w:t>46</w:t>
      </w:r>
      <w:r>
        <w:fldChar w:fldCharType="end"/>
      </w:r>
    </w:p>
    <w:p w14:paraId="604CB0EF">
      <w:pPr>
        <w:pStyle w:val="26"/>
        <w:tabs>
          <w:tab w:val="right" w:leader="dot" w:pos="9070"/>
          <w:tab w:val="clear" w:pos="9060"/>
        </w:tabs>
      </w:pPr>
      <w:r>
        <w:rPr>
          <w:rFonts w:hint="eastAsia"/>
        </w:rPr>
        <w:t xml:space="preserve">5.3 </w:t>
      </w:r>
      <w:r>
        <w:rPr>
          <w:rFonts w:hint="eastAsia"/>
          <w:lang w:val="en-US" w:eastAsia="zh-CN"/>
        </w:rPr>
        <w:t>原型系统实现</w:t>
      </w:r>
      <w:r>
        <w:tab/>
      </w:r>
      <w:r>
        <w:fldChar w:fldCharType="begin"/>
      </w:r>
      <w:r>
        <w:instrText xml:space="preserve"> PAGEREF _Toc16793 \h </w:instrText>
      </w:r>
      <w:r>
        <w:fldChar w:fldCharType="separate"/>
      </w:r>
      <w:r>
        <w:t>47</w:t>
      </w:r>
      <w:r>
        <w:fldChar w:fldCharType="end"/>
      </w:r>
    </w:p>
    <w:p w14:paraId="7E48B87C">
      <w:pPr>
        <w:pStyle w:val="12"/>
        <w:tabs>
          <w:tab w:val="right" w:leader="dot" w:pos="9070"/>
        </w:tabs>
      </w:pPr>
      <w:r>
        <w:rPr>
          <w:rFonts w:hint="eastAsia"/>
          <w:lang w:val="en-US" w:eastAsia="zh-CN"/>
        </w:rPr>
        <w:t>5</w:t>
      </w:r>
      <w:r>
        <w:t>.3.</w:t>
      </w:r>
      <w:r>
        <w:rPr>
          <w:rFonts w:hint="eastAsia"/>
          <w:lang w:val="en-US" w:eastAsia="zh-CN"/>
        </w:rPr>
        <w:t>1</w:t>
      </w:r>
      <w:r>
        <w:t xml:space="preserve"> </w:t>
      </w:r>
      <w:r>
        <w:rPr>
          <w:rFonts w:hint="eastAsia"/>
          <w:lang w:val="en-US" w:eastAsia="zh-CN"/>
        </w:rPr>
        <w:t>系统开发环境</w:t>
      </w:r>
      <w:r>
        <w:tab/>
      </w:r>
      <w:r>
        <w:fldChar w:fldCharType="begin"/>
      </w:r>
      <w:r>
        <w:instrText xml:space="preserve"> PAGEREF _Toc18983 \h </w:instrText>
      </w:r>
      <w:r>
        <w:fldChar w:fldCharType="separate"/>
      </w:r>
      <w:r>
        <w:t>47</w:t>
      </w:r>
      <w:r>
        <w:fldChar w:fldCharType="end"/>
      </w:r>
    </w:p>
    <w:p w14:paraId="7C49DC21">
      <w:pPr>
        <w:pStyle w:val="12"/>
        <w:tabs>
          <w:tab w:val="right" w:leader="dot" w:pos="9070"/>
        </w:tabs>
      </w:pPr>
      <w:r>
        <w:rPr>
          <w:rFonts w:hint="eastAsia"/>
          <w:lang w:val="en-US" w:eastAsia="zh-CN"/>
        </w:rPr>
        <w:t>5</w:t>
      </w:r>
      <w:r>
        <w:t>.3.</w:t>
      </w:r>
      <w:r>
        <w:rPr>
          <w:rFonts w:hint="eastAsia"/>
          <w:lang w:val="en-US" w:eastAsia="zh-CN"/>
        </w:rPr>
        <w:t>2</w:t>
      </w:r>
      <w:r>
        <w:t xml:space="preserve"> </w:t>
      </w:r>
      <w:r>
        <w:rPr>
          <w:rFonts w:hint="eastAsia"/>
          <w:lang w:val="en-US" w:eastAsia="zh-CN"/>
        </w:rPr>
        <w:t>系统演示</w:t>
      </w:r>
      <w:r>
        <w:tab/>
      </w:r>
      <w:r>
        <w:fldChar w:fldCharType="begin"/>
      </w:r>
      <w:r>
        <w:instrText xml:space="preserve"> PAGEREF _Toc9986 \h </w:instrText>
      </w:r>
      <w:r>
        <w:fldChar w:fldCharType="separate"/>
      </w:r>
      <w:r>
        <w:t>48</w:t>
      </w:r>
      <w:r>
        <w:fldChar w:fldCharType="end"/>
      </w:r>
    </w:p>
    <w:p w14:paraId="455CDD97">
      <w:pPr>
        <w:pStyle w:val="26"/>
        <w:tabs>
          <w:tab w:val="right" w:leader="dot" w:pos="9070"/>
          <w:tab w:val="clear" w:pos="9060"/>
        </w:tabs>
      </w:pPr>
      <w:r>
        <w:rPr>
          <w:rFonts w:hint="eastAsia"/>
        </w:rPr>
        <w:t>5.</w:t>
      </w:r>
      <w:r>
        <w:rPr>
          <w:rFonts w:hint="eastAsia"/>
          <w:lang w:val="en-US" w:eastAsia="zh-CN"/>
        </w:rPr>
        <w:t>4</w:t>
      </w:r>
      <w:r>
        <w:rPr>
          <w:rFonts w:hint="eastAsia"/>
        </w:rPr>
        <w:t xml:space="preserve"> </w:t>
      </w:r>
      <w:r>
        <w:rPr>
          <w:rFonts w:hint="eastAsia"/>
          <w:lang w:val="en-US" w:eastAsia="zh-CN"/>
        </w:rPr>
        <w:t>系统测试</w:t>
      </w:r>
      <w:r>
        <w:tab/>
      </w:r>
      <w:r>
        <w:fldChar w:fldCharType="begin"/>
      </w:r>
      <w:r>
        <w:instrText xml:space="preserve"> PAGEREF _Toc18958 \h </w:instrText>
      </w:r>
      <w:r>
        <w:fldChar w:fldCharType="separate"/>
      </w:r>
      <w:r>
        <w:t>50</w:t>
      </w:r>
      <w:r>
        <w:fldChar w:fldCharType="end"/>
      </w:r>
    </w:p>
    <w:p w14:paraId="43FCB83A">
      <w:pPr>
        <w:pStyle w:val="12"/>
        <w:tabs>
          <w:tab w:val="right" w:leader="dot" w:pos="9070"/>
        </w:tabs>
      </w:pPr>
      <w:r>
        <w:rPr>
          <w:rFonts w:hint="eastAsia"/>
          <w:lang w:val="en-US" w:eastAsia="zh-CN"/>
        </w:rPr>
        <w:t>5</w:t>
      </w:r>
      <w:r>
        <w:t>.</w:t>
      </w:r>
      <w:r>
        <w:rPr>
          <w:rFonts w:hint="eastAsia"/>
          <w:lang w:val="en-US" w:eastAsia="zh-CN"/>
        </w:rPr>
        <w:t>4</w:t>
      </w:r>
      <w:r>
        <w:t>.</w:t>
      </w:r>
      <w:r>
        <w:rPr>
          <w:rFonts w:hint="eastAsia"/>
          <w:lang w:val="en-US" w:eastAsia="zh-CN"/>
        </w:rPr>
        <w:t>1</w:t>
      </w:r>
      <w:r>
        <w:t xml:space="preserve"> </w:t>
      </w:r>
      <w:r>
        <w:rPr>
          <w:rFonts w:hint="eastAsia"/>
          <w:lang w:val="en-US" w:eastAsia="zh-CN"/>
        </w:rPr>
        <w:t>功能测试</w:t>
      </w:r>
      <w:r>
        <w:tab/>
      </w:r>
      <w:r>
        <w:fldChar w:fldCharType="begin"/>
      </w:r>
      <w:r>
        <w:instrText xml:space="preserve"> PAGEREF _Toc7292 \h </w:instrText>
      </w:r>
      <w:r>
        <w:fldChar w:fldCharType="separate"/>
      </w:r>
      <w:r>
        <w:t>50</w:t>
      </w:r>
      <w:r>
        <w:fldChar w:fldCharType="end"/>
      </w:r>
    </w:p>
    <w:p w14:paraId="7FF75965">
      <w:pPr>
        <w:pStyle w:val="12"/>
        <w:tabs>
          <w:tab w:val="right" w:leader="dot" w:pos="9070"/>
        </w:tabs>
      </w:pPr>
      <w:r>
        <w:rPr>
          <w:rFonts w:hint="eastAsia"/>
          <w:lang w:val="en-US" w:eastAsia="zh-CN"/>
        </w:rPr>
        <w:t>5</w:t>
      </w:r>
      <w:r>
        <w:t>.</w:t>
      </w:r>
      <w:r>
        <w:rPr>
          <w:rFonts w:hint="eastAsia"/>
          <w:lang w:val="en-US" w:eastAsia="zh-CN"/>
        </w:rPr>
        <w:t>4</w:t>
      </w:r>
      <w:r>
        <w:t>.</w:t>
      </w:r>
      <w:r>
        <w:rPr>
          <w:rFonts w:hint="eastAsia"/>
          <w:lang w:val="en-US" w:eastAsia="zh-CN"/>
        </w:rPr>
        <w:t>2</w:t>
      </w:r>
      <w:r>
        <w:t xml:space="preserve"> </w:t>
      </w:r>
      <w:r>
        <w:rPr>
          <w:rFonts w:hint="eastAsia"/>
          <w:lang w:val="en-US" w:eastAsia="zh-CN"/>
        </w:rPr>
        <w:t>非功能测试</w:t>
      </w:r>
      <w:r>
        <w:tab/>
      </w:r>
      <w:r>
        <w:fldChar w:fldCharType="begin"/>
      </w:r>
      <w:r>
        <w:instrText xml:space="preserve"> PAGEREF _Toc4892 \h </w:instrText>
      </w:r>
      <w:r>
        <w:fldChar w:fldCharType="separate"/>
      </w:r>
      <w:r>
        <w:t>51</w:t>
      </w:r>
      <w:r>
        <w:fldChar w:fldCharType="end"/>
      </w:r>
    </w:p>
    <w:p w14:paraId="56D2A3F9">
      <w:pPr>
        <w:pStyle w:val="26"/>
        <w:tabs>
          <w:tab w:val="right" w:leader="dot" w:pos="9070"/>
          <w:tab w:val="clear" w:pos="9060"/>
        </w:tabs>
      </w:pPr>
      <w:r>
        <w:rPr>
          <w:rFonts w:hint="eastAsia"/>
        </w:rPr>
        <w:t>5.</w:t>
      </w:r>
      <w:r>
        <w:rPr>
          <w:rFonts w:hint="eastAsia"/>
          <w:lang w:val="en-US" w:eastAsia="zh-CN"/>
        </w:rPr>
        <w:t>5</w:t>
      </w:r>
      <w:r>
        <w:rPr>
          <w:rFonts w:hint="eastAsia"/>
        </w:rPr>
        <w:t xml:space="preserve"> 本章小结</w:t>
      </w:r>
      <w:r>
        <w:tab/>
      </w:r>
      <w:r>
        <w:fldChar w:fldCharType="begin"/>
      </w:r>
      <w:r>
        <w:instrText xml:space="preserve"> PAGEREF _Toc29050 \h </w:instrText>
      </w:r>
      <w:r>
        <w:fldChar w:fldCharType="separate"/>
      </w:r>
      <w:r>
        <w:t>52</w:t>
      </w:r>
      <w:r>
        <w:fldChar w:fldCharType="end"/>
      </w:r>
    </w:p>
    <w:p w14:paraId="6A86ACEE">
      <w:pPr>
        <w:pStyle w:val="20"/>
        <w:tabs>
          <w:tab w:val="right" w:leader="dot" w:pos="9070"/>
          <w:tab w:val="clear" w:pos="9060"/>
        </w:tabs>
      </w:pPr>
      <w:r>
        <w:rPr>
          <w:rFonts w:hint="eastAsia"/>
        </w:rPr>
        <w:t>结论</w:t>
      </w:r>
      <w:r>
        <w:tab/>
      </w:r>
      <w:r>
        <w:fldChar w:fldCharType="begin"/>
      </w:r>
      <w:r>
        <w:instrText xml:space="preserve"> PAGEREF _Toc23885 \h </w:instrText>
      </w:r>
      <w:r>
        <w:fldChar w:fldCharType="separate"/>
      </w:r>
      <w:r>
        <w:t>53</w:t>
      </w:r>
      <w:r>
        <w:fldChar w:fldCharType="end"/>
      </w:r>
    </w:p>
    <w:p w14:paraId="7E80ECB9">
      <w:pPr>
        <w:pStyle w:val="20"/>
        <w:tabs>
          <w:tab w:val="right" w:leader="dot" w:pos="9070"/>
          <w:tab w:val="clear" w:pos="9060"/>
        </w:tabs>
      </w:pPr>
      <w:r>
        <w:rPr>
          <w:rFonts w:hint="eastAsia"/>
        </w:rPr>
        <w:t>致谢</w:t>
      </w:r>
      <w:r>
        <w:tab/>
      </w:r>
      <w:r>
        <w:fldChar w:fldCharType="begin"/>
      </w:r>
      <w:r>
        <w:instrText xml:space="preserve"> PAGEREF _Toc8897 \h </w:instrText>
      </w:r>
      <w:r>
        <w:fldChar w:fldCharType="separate"/>
      </w:r>
      <w:r>
        <w:t>55</w:t>
      </w:r>
      <w:r>
        <w:fldChar w:fldCharType="end"/>
      </w:r>
    </w:p>
    <w:p w14:paraId="2E041B7B">
      <w:pPr>
        <w:pStyle w:val="20"/>
        <w:tabs>
          <w:tab w:val="right" w:leader="dot" w:pos="9070"/>
          <w:tab w:val="clear" w:pos="9060"/>
        </w:tabs>
      </w:pPr>
      <w:r>
        <w:rPr>
          <w:rFonts w:hint="eastAsia"/>
        </w:rPr>
        <w:t>参考文献</w:t>
      </w:r>
      <w:r>
        <w:tab/>
      </w:r>
      <w:r>
        <w:fldChar w:fldCharType="begin"/>
      </w:r>
      <w:r>
        <w:instrText xml:space="preserve"> PAGEREF _Toc20956 \h </w:instrText>
      </w:r>
      <w:r>
        <w:fldChar w:fldCharType="separate"/>
      </w:r>
      <w:r>
        <w:t>56</w:t>
      </w:r>
      <w:r>
        <w:fldChar w:fldCharType="end"/>
      </w:r>
    </w:p>
    <w:p w14:paraId="0E9468B3">
      <w:pPr>
        <w:pStyle w:val="20"/>
        <w:tabs>
          <w:tab w:val="right" w:leader="dot" w:pos="9070"/>
          <w:tab w:val="clear" w:pos="9060"/>
        </w:tabs>
      </w:pPr>
      <w:r>
        <w:rPr>
          <w:rFonts w:hint="eastAsia"/>
        </w:rPr>
        <w:t>附录A</w:t>
      </w:r>
      <w:r>
        <w:t xml:space="preserve"> </w:t>
      </w:r>
      <w:r>
        <w:rPr>
          <w:rFonts w:hint="eastAsia"/>
        </w:rPr>
        <w:t>攻读硕士学位期间研究成果</w:t>
      </w:r>
      <w:r>
        <w:tab/>
      </w:r>
      <w:r>
        <w:fldChar w:fldCharType="begin"/>
      </w:r>
      <w:r>
        <w:instrText xml:space="preserve"> PAGEREF _Toc25156 \h </w:instrText>
      </w:r>
      <w:r>
        <w:fldChar w:fldCharType="separate"/>
      </w:r>
      <w:r>
        <w:t>60</w:t>
      </w:r>
      <w:r>
        <w:fldChar w:fldCharType="end"/>
      </w:r>
    </w:p>
    <w:p w14:paraId="507CC0E4">
      <w:pPr>
        <w:pStyle w:val="3"/>
        <w:tabs>
          <w:tab w:val="left" w:pos="2590"/>
          <w:tab w:val="center" w:pos="4535"/>
        </w:tabs>
        <w:spacing w:before="409" w:beforeLines="-2147483648" w:after="409" w:afterLines="-2147483648" w:line="240" w:lineRule="auto"/>
        <w:jc w:val="center"/>
        <w:rPr>
          <w:b w:val="0"/>
        </w:rPr>
      </w:pPr>
      <w:r>
        <w:rPr>
          <w:bCs w:val="0"/>
          <w:caps w:val="0"/>
          <w:lang w:val="zh-CN"/>
        </w:rPr>
        <w:fldChar w:fldCharType="end"/>
      </w:r>
      <w:bookmarkStart w:id="61" w:name="_Toc13289"/>
      <w:bookmarkStart w:id="62" w:name="_Toc22959"/>
      <w:bookmarkStart w:id="63" w:name="_Toc27761"/>
      <w:bookmarkStart w:id="64" w:name="_Toc31380"/>
      <w:bookmarkStart w:id="65" w:name="_Toc11859"/>
      <w:bookmarkStart w:id="66" w:name="_Toc13147"/>
      <w:bookmarkStart w:id="67" w:name="_Toc12053"/>
      <w:bookmarkStart w:id="68" w:name="_Toc20088"/>
      <w:bookmarkStart w:id="69" w:name="_Toc1185"/>
      <w:bookmarkStart w:id="70" w:name="_Toc28574"/>
      <w:bookmarkStart w:id="71" w:name="_Toc7077598"/>
      <w:bookmarkStart w:id="72" w:name="_Toc1587"/>
      <w:bookmarkStart w:id="73" w:name="_Toc12218"/>
      <w:r>
        <w:rPr>
          <w:rFonts w:hint="eastAsia"/>
          <w:b w:val="0"/>
        </w:rPr>
        <w:t>插图索引</w:t>
      </w:r>
      <w:bookmarkEnd w:id="61"/>
      <w:bookmarkEnd w:id="62"/>
      <w:bookmarkEnd w:id="63"/>
      <w:bookmarkEnd w:id="64"/>
      <w:bookmarkEnd w:id="65"/>
      <w:bookmarkEnd w:id="66"/>
      <w:bookmarkEnd w:id="67"/>
      <w:bookmarkEnd w:id="68"/>
      <w:bookmarkEnd w:id="69"/>
      <w:bookmarkEnd w:id="70"/>
      <w:bookmarkEnd w:id="71"/>
      <w:bookmarkEnd w:id="72"/>
      <w:bookmarkEnd w:id="73"/>
    </w:p>
    <w:p w14:paraId="649BCF81">
      <w:pPr>
        <w:pStyle w:val="25"/>
        <w:tabs>
          <w:tab w:val="right" w:leader="dot" w:pos="9070"/>
        </w:tabs>
      </w:pPr>
      <w:r>
        <w:rPr>
          <w:b w:val="0"/>
        </w:rPr>
        <w:fldChar w:fldCharType="begin"/>
      </w:r>
      <w:r>
        <w:rPr>
          <w:b w:val="0"/>
        </w:rPr>
        <w:instrText xml:space="preserve">TOC \h \c "图"</w:instrText>
      </w:r>
      <w:r>
        <w:rPr>
          <w:b w:val="0"/>
        </w:rPr>
        <w:fldChar w:fldCharType="separate"/>
      </w:r>
      <w:r>
        <w:fldChar w:fldCharType="begin"/>
      </w:r>
      <w:r>
        <w:instrText xml:space="preserve"> HYPERLINK \l _Toc17317 </w:instrText>
      </w:r>
      <w:r>
        <w:fldChar w:fldCharType="separate"/>
      </w:r>
      <w:r>
        <w:rPr>
          <w:rFonts w:hint="eastAsia"/>
        </w:rPr>
        <w:t>图</w:t>
      </w:r>
      <w:r>
        <w:t xml:space="preserve">1.1  </w:t>
      </w:r>
      <w:r>
        <w:rPr>
          <w:rFonts w:hint="eastAsia"/>
        </w:rPr>
        <w:t>论文</w:t>
      </w:r>
      <w:r>
        <w:t>内容框架图</w:t>
      </w:r>
      <w:r>
        <w:tab/>
      </w:r>
      <w:r>
        <w:fldChar w:fldCharType="begin"/>
      </w:r>
      <w:r>
        <w:instrText xml:space="preserve"> PAGEREF _Toc17317 \h </w:instrText>
      </w:r>
      <w:r>
        <w:fldChar w:fldCharType="separate"/>
      </w:r>
      <w:r>
        <w:t>3</w:t>
      </w:r>
      <w:r>
        <w:fldChar w:fldCharType="end"/>
      </w:r>
      <w:r>
        <w:fldChar w:fldCharType="end"/>
      </w:r>
    </w:p>
    <w:p w14:paraId="68A1D6DA">
      <w:pPr>
        <w:pStyle w:val="25"/>
        <w:tabs>
          <w:tab w:val="right" w:leader="dot" w:pos="9070"/>
        </w:tabs>
      </w:pPr>
      <w:r>
        <w:fldChar w:fldCharType="begin"/>
      </w:r>
      <w:r>
        <w:instrText xml:space="preserve"> HYPERLINK \l _Toc26115 </w:instrText>
      </w:r>
      <w:r>
        <w:fldChar w:fldCharType="separate"/>
      </w:r>
      <w:r>
        <w:t>图2</w:t>
      </w:r>
      <w:r>
        <w:rPr>
          <w:rFonts w:hint="eastAsia"/>
        </w:rPr>
        <w:t>.</w:t>
      </w:r>
      <w:r>
        <w:t xml:space="preserve">1 </w:t>
      </w:r>
      <w:r>
        <w:rPr>
          <w:rFonts w:hint="eastAsia"/>
        </w:rPr>
        <w:t xml:space="preserve"> 原始（未去混淆）</w:t>
      </w:r>
      <w:r>
        <w:rPr>
          <w:rFonts w:ascii="Times New Roman" w:hAnsi="Times New Roman" w:cs="Times New Roman"/>
        </w:rPr>
        <w:t>STVG</w:t>
      </w:r>
      <w:r>
        <w:rPr>
          <w:rFonts w:hint="eastAsia"/>
        </w:rPr>
        <w:t>任务因果图</w:t>
      </w:r>
      <w:r>
        <w:tab/>
      </w:r>
      <w:r>
        <w:fldChar w:fldCharType="begin"/>
      </w:r>
      <w:r>
        <w:instrText xml:space="preserve"> PAGEREF _Toc26115 \h </w:instrText>
      </w:r>
      <w:r>
        <w:fldChar w:fldCharType="separate"/>
      </w:r>
      <w:r>
        <w:t>11</w:t>
      </w:r>
      <w:r>
        <w:fldChar w:fldCharType="end"/>
      </w:r>
      <w:r>
        <w:fldChar w:fldCharType="end"/>
      </w:r>
    </w:p>
    <w:p w14:paraId="47E9E900">
      <w:pPr>
        <w:pStyle w:val="25"/>
        <w:tabs>
          <w:tab w:val="right" w:leader="dot" w:pos="9070"/>
        </w:tabs>
      </w:pPr>
      <w:r>
        <w:fldChar w:fldCharType="begin"/>
      </w:r>
      <w:r>
        <w:instrText xml:space="preserve"> HYPERLINK \l _Toc2050 </w:instrText>
      </w:r>
      <w:r>
        <w:fldChar w:fldCharType="separate"/>
      </w:r>
      <w:r>
        <w:t>图2</w:t>
      </w:r>
      <w:r>
        <w:rPr>
          <w:rFonts w:hint="eastAsia"/>
        </w:rPr>
        <w:t>.</w:t>
      </w:r>
      <w:r>
        <w:t xml:space="preserve">2 </w:t>
      </w:r>
      <w:r>
        <w:rPr>
          <w:rFonts w:hint="eastAsia"/>
        </w:rPr>
        <w:t xml:space="preserve"> 去混淆</w:t>
      </w:r>
      <w:r>
        <w:rPr>
          <w:rFonts w:ascii="Times New Roman" w:hAnsi="Times New Roman" w:cs="Times New Roman"/>
        </w:rPr>
        <w:t>STVG</w:t>
      </w:r>
      <w:r>
        <w:rPr>
          <w:rFonts w:hint="eastAsia"/>
        </w:rPr>
        <w:t>任务因果图</w:t>
      </w:r>
      <w:r>
        <w:tab/>
      </w:r>
      <w:r>
        <w:fldChar w:fldCharType="begin"/>
      </w:r>
      <w:r>
        <w:instrText xml:space="preserve"> PAGEREF _Toc2050 \h </w:instrText>
      </w:r>
      <w:r>
        <w:fldChar w:fldCharType="separate"/>
      </w:r>
      <w:r>
        <w:t>12</w:t>
      </w:r>
      <w:r>
        <w:fldChar w:fldCharType="end"/>
      </w:r>
      <w:r>
        <w:fldChar w:fldCharType="end"/>
      </w:r>
    </w:p>
    <w:p w14:paraId="6D5AF6A3">
      <w:pPr>
        <w:pStyle w:val="25"/>
        <w:tabs>
          <w:tab w:val="right" w:leader="dot" w:pos="9070"/>
        </w:tabs>
      </w:pPr>
      <w:r>
        <w:fldChar w:fldCharType="begin"/>
      </w:r>
      <w:r>
        <w:instrText xml:space="preserve"> HYPERLINK \l _Toc27852 </w:instrText>
      </w:r>
      <w:r>
        <w:fldChar w:fldCharType="separate"/>
      </w:r>
      <w:r>
        <w:t>图3</w:t>
      </w:r>
      <w:r>
        <w:rPr>
          <w:rFonts w:hint="eastAsia"/>
        </w:rPr>
        <w:t>.</w:t>
      </w:r>
      <w:r>
        <w:t xml:space="preserve">1 </w:t>
      </w:r>
      <w:r>
        <w:rPr>
          <w:rFonts w:hint="eastAsia"/>
        </w:rPr>
        <w:t xml:space="preserve"> </w:t>
      </w:r>
      <w:r>
        <w:t>因果图模型</w:t>
      </w:r>
      <w:r>
        <w:tab/>
      </w:r>
      <w:r>
        <w:fldChar w:fldCharType="begin"/>
      </w:r>
      <w:r>
        <w:instrText xml:space="preserve"> PAGEREF _Toc27852 \h </w:instrText>
      </w:r>
      <w:r>
        <w:fldChar w:fldCharType="separate"/>
      </w:r>
      <w:r>
        <w:t>15</w:t>
      </w:r>
      <w:r>
        <w:fldChar w:fldCharType="end"/>
      </w:r>
      <w:r>
        <w:fldChar w:fldCharType="end"/>
      </w:r>
    </w:p>
    <w:p w14:paraId="46FE1808">
      <w:pPr>
        <w:pStyle w:val="25"/>
        <w:tabs>
          <w:tab w:val="right" w:leader="dot" w:pos="9070"/>
        </w:tabs>
      </w:pPr>
      <w:r>
        <w:fldChar w:fldCharType="begin"/>
      </w:r>
      <w:r>
        <w:instrText xml:space="preserve"> HYPERLINK \l _Toc13671 </w:instrText>
      </w:r>
      <w:r>
        <w:fldChar w:fldCharType="separate"/>
      </w:r>
      <w:r>
        <w:t>图3</w:t>
      </w:r>
      <w:r>
        <w:rPr>
          <w:rFonts w:hint="eastAsia"/>
        </w:rPr>
        <w:t>.</w:t>
      </w:r>
      <w:r>
        <w:t xml:space="preserve">2 </w:t>
      </w:r>
      <w:r>
        <w:rPr>
          <w:rFonts w:hint="eastAsia"/>
        </w:rPr>
        <w:t xml:space="preserve"> 基于文本去混淆的行人重识别方法架构图</w:t>
      </w:r>
      <w:r>
        <w:tab/>
      </w:r>
      <w:r>
        <w:fldChar w:fldCharType="begin"/>
      </w:r>
      <w:r>
        <w:instrText xml:space="preserve"> PAGEREF _Toc13671 \h </w:instrText>
      </w:r>
      <w:r>
        <w:fldChar w:fldCharType="separate"/>
      </w:r>
      <w:r>
        <w:t>16</w:t>
      </w:r>
      <w:r>
        <w:fldChar w:fldCharType="end"/>
      </w:r>
      <w:r>
        <w:fldChar w:fldCharType="end"/>
      </w:r>
    </w:p>
    <w:p w14:paraId="0E242660">
      <w:pPr>
        <w:pStyle w:val="25"/>
        <w:tabs>
          <w:tab w:val="right" w:leader="dot" w:pos="9070"/>
        </w:tabs>
      </w:pPr>
      <w:r>
        <w:fldChar w:fldCharType="begin"/>
      </w:r>
      <w:r>
        <w:instrText xml:space="preserve"> HYPERLINK \l _Toc30983 </w:instrText>
      </w:r>
      <w:r>
        <w:fldChar w:fldCharType="separate"/>
      </w:r>
      <w:r>
        <w:t>图3</w:t>
      </w:r>
      <w:r>
        <w:rPr>
          <w:rFonts w:hint="eastAsia"/>
        </w:rPr>
        <w:t>.</w:t>
      </w:r>
      <w:r>
        <w:t xml:space="preserve">3 </w:t>
      </w:r>
      <w:r>
        <w:rPr>
          <w:rFonts w:hint="eastAsia"/>
        </w:rPr>
        <w:t xml:space="preserve"> 基于文本去混淆的行人重识别方法流程图</w:t>
      </w:r>
      <w:r>
        <w:tab/>
      </w:r>
      <w:r>
        <w:fldChar w:fldCharType="begin"/>
      </w:r>
      <w:r>
        <w:instrText xml:space="preserve"> PAGEREF _Toc30983 \h </w:instrText>
      </w:r>
      <w:r>
        <w:fldChar w:fldCharType="separate"/>
      </w:r>
      <w:r>
        <w:t>17</w:t>
      </w:r>
      <w:r>
        <w:fldChar w:fldCharType="end"/>
      </w:r>
      <w:r>
        <w:fldChar w:fldCharType="end"/>
      </w:r>
    </w:p>
    <w:p w14:paraId="785A2E89">
      <w:pPr>
        <w:pStyle w:val="25"/>
        <w:tabs>
          <w:tab w:val="right" w:leader="dot" w:pos="9070"/>
        </w:tabs>
      </w:pPr>
      <w:r>
        <w:fldChar w:fldCharType="begin"/>
      </w:r>
      <w:r>
        <w:instrText xml:space="preserve"> HYPERLINK \l _Toc4204 </w:instrText>
      </w:r>
      <w:r>
        <w:fldChar w:fldCharType="separate"/>
      </w:r>
      <w:r>
        <w:t>图4</w:t>
      </w:r>
      <w:r>
        <w:rPr>
          <w:rFonts w:hint="eastAsia"/>
        </w:rPr>
        <w:t>.</w:t>
      </w:r>
      <w:r>
        <w:t xml:space="preserve">1 </w:t>
      </w:r>
      <w:r>
        <w:rPr>
          <w:rFonts w:hint="eastAsia"/>
        </w:rPr>
        <w:t xml:space="preserve"> </w:t>
      </w:r>
      <w:r>
        <w:rPr>
          <w:rFonts w:ascii="Times New Roman" w:hAnsi="Times New Roman" w:cs="Times New Roman"/>
        </w:rPr>
        <w:t>CUHK-PEDES</w:t>
      </w:r>
      <w:r>
        <w:rPr>
          <w:rFonts w:hint="eastAsia"/>
        </w:rPr>
        <w:t>数据集中形容词的文本词汇统计</w:t>
      </w:r>
      <w:r>
        <w:tab/>
      </w:r>
      <w:r>
        <w:fldChar w:fldCharType="begin"/>
      </w:r>
      <w:r>
        <w:instrText xml:space="preserve"> PAGEREF _Toc4204 \h </w:instrText>
      </w:r>
      <w:r>
        <w:fldChar w:fldCharType="separate"/>
      </w:r>
      <w:r>
        <w:t>27</w:t>
      </w:r>
      <w:r>
        <w:fldChar w:fldCharType="end"/>
      </w:r>
      <w:r>
        <w:fldChar w:fldCharType="end"/>
      </w:r>
    </w:p>
    <w:p w14:paraId="18766A05">
      <w:pPr>
        <w:pStyle w:val="25"/>
        <w:tabs>
          <w:tab w:val="right" w:leader="dot" w:pos="9070"/>
        </w:tabs>
      </w:pPr>
      <w:r>
        <w:fldChar w:fldCharType="begin"/>
      </w:r>
      <w:r>
        <w:instrText xml:space="preserve"> HYPERLINK \l _Toc7296 </w:instrText>
      </w:r>
      <w:r>
        <w:fldChar w:fldCharType="separate"/>
      </w:r>
      <w:r>
        <w:t>图4</w:t>
      </w:r>
      <w:r>
        <w:rPr>
          <w:rFonts w:hint="eastAsia"/>
        </w:rPr>
        <w:t>.</w:t>
      </w:r>
      <w:r>
        <w:t xml:space="preserve">2 </w:t>
      </w:r>
      <w:r>
        <w:rPr>
          <w:rFonts w:hint="eastAsia"/>
        </w:rPr>
        <w:t xml:space="preserve"> </w:t>
      </w:r>
      <w:r>
        <w:rPr>
          <w:rFonts w:ascii="Times New Roman" w:hAnsi="Times New Roman" w:cs="Times New Roman"/>
        </w:rPr>
        <w:t>RSTPReid</w:t>
      </w:r>
      <w:r>
        <w:rPr>
          <w:rFonts w:hint="eastAsia"/>
        </w:rPr>
        <w:t>数据集行人出现位置的热力图</w:t>
      </w:r>
      <w:r>
        <w:tab/>
      </w:r>
      <w:r>
        <w:fldChar w:fldCharType="begin"/>
      </w:r>
      <w:r>
        <w:instrText xml:space="preserve"> PAGEREF _Toc7296 \h </w:instrText>
      </w:r>
      <w:r>
        <w:fldChar w:fldCharType="separate"/>
      </w:r>
      <w:r>
        <w:t>28</w:t>
      </w:r>
      <w:r>
        <w:fldChar w:fldCharType="end"/>
      </w:r>
      <w:r>
        <w:fldChar w:fldCharType="end"/>
      </w:r>
    </w:p>
    <w:p w14:paraId="182D75AF">
      <w:pPr>
        <w:pStyle w:val="25"/>
        <w:tabs>
          <w:tab w:val="right" w:leader="dot" w:pos="9070"/>
        </w:tabs>
      </w:pPr>
      <w:r>
        <w:fldChar w:fldCharType="begin"/>
      </w:r>
      <w:r>
        <w:instrText xml:space="preserve"> HYPERLINK \l _Toc23904 </w:instrText>
      </w:r>
      <w:r>
        <w:fldChar w:fldCharType="separate"/>
      </w:r>
      <w:r>
        <w:t>图4</w:t>
      </w:r>
      <w:r>
        <w:rPr>
          <w:rFonts w:hint="eastAsia"/>
        </w:rPr>
        <w:t>.</w:t>
      </w:r>
      <w:r>
        <w:t xml:space="preserve">3 </w:t>
      </w:r>
      <w:r>
        <w:rPr>
          <w:rFonts w:hint="eastAsia"/>
          <w:lang w:val="en-US" w:eastAsia="zh-CN"/>
        </w:rPr>
        <w:t xml:space="preserve"> </w:t>
      </w:r>
      <w:r>
        <w:rPr>
          <w:rFonts w:hint="eastAsia"/>
        </w:rPr>
        <w:t>非鲁棒性的视觉尺度特征</w:t>
      </w:r>
      <w:r>
        <w:tab/>
      </w:r>
      <w:r>
        <w:fldChar w:fldCharType="begin"/>
      </w:r>
      <w:r>
        <w:instrText xml:space="preserve"> PAGEREF _Toc23904 \h </w:instrText>
      </w:r>
      <w:r>
        <w:fldChar w:fldCharType="separate"/>
      </w:r>
      <w:r>
        <w:t>29</w:t>
      </w:r>
      <w:r>
        <w:fldChar w:fldCharType="end"/>
      </w:r>
      <w:r>
        <w:fldChar w:fldCharType="end"/>
      </w:r>
    </w:p>
    <w:p w14:paraId="176F6B11">
      <w:pPr>
        <w:pStyle w:val="25"/>
        <w:tabs>
          <w:tab w:val="right" w:leader="dot" w:pos="9070"/>
        </w:tabs>
      </w:pPr>
      <w:r>
        <w:fldChar w:fldCharType="begin"/>
      </w:r>
      <w:r>
        <w:instrText xml:space="preserve"> HYPERLINK \l _Toc23896 </w:instrText>
      </w:r>
      <w:r>
        <w:fldChar w:fldCharType="separate"/>
      </w:r>
      <w:r>
        <w:t>图4</w:t>
      </w:r>
      <w:r>
        <w:rPr>
          <w:rFonts w:hint="eastAsia"/>
        </w:rPr>
        <w:t>.</w:t>
      </w:r>
      <w:r>
        <w:t xml:space="preserve">4 </w:t>
      </w:r>
      <w:r>
        <w:rPr>
          <w:rFonts w:hint="eastAsia"/>
          <w:lang w:val="en-US" w:eastAsia="zh-CN"/>
        </w:rPr>
        <w:t xml:space="preserve"> </w:t>
      </w:r>
      <w:r>
        <w:rPr>
          <w:rFonts w:hint="eastAsia" w:ascii="Times New Roman" w:hAnsi="Times New Roman" w:eastAsia="宋体" w:cs="Times New Roman"/>
          <w:bCs/>
          <w:kern w:val="44"/>
          <w:szCs w:val="44"/>
        </w:rPr>
        <w:t>基于双流ViT可扩展的行人重识别方法的流程图</w:t>
      </w:r>
      <w:r>
        <w:tab/>
      </w:r>
      <w:r>
        <w:fldChar w:fldCharType="begin"/>
      </w:r>
      <w:r>
        <w:instrText xml:space="preserve"> PAGEREF _Toc23896 \h </w:instrText>
      </w:r>
      <w:r>
        <w:fldChar w:fldCharType="separate"/>
      </w:r>
      <w:r>
        <w:t>30</w:t>
      </w:r>
      <w:r>
        <w:fldChar w:fldCharType="end"/>
      </w:r>
      <w:r>
        <w:fldChar w:fldCharType="end"/>
      </w:r>
    </w:p>
    <w:p w14:paraId="240F19B1">
      <w:pPr>
        <w:pStyle w:val="25"/>
        <w:tabs>
          <w:tab w:val="right" w:leader="dot" w:pos="9070"/>
        </w:tabs>
      </w:pPr>
      <w:r>
        <w:fldChar w:fldCharType="begin"/>
      </w:r>
      <w:r>
        <w:instrText xml:space="preserve"> HYPERLINK \l _Toc11393 </w:instrText>
      </w:r>
      <w:r>
        <w:fldChar w:fldCharType="separate"/>
      </w:r>
      <w:r>
        <w:t>图4</w:t>
      </w:r>
      <w:r>
        <w:rPr>
          <w:rFonts w:hint="eastAsia"/>
        </w:rPr>
        <w:t>.</w:t>
      </w:r>
      <w:r>
        <w:t xml:space="preserve">5 </w:t>
      </w:r>
      <w:r>
        <w:rPr>
          <w:rFonts w:hint="eastAsia"/>
        </w:rPr>
        <w:t xml:space="preserve"> 基于双流ViT可扩展的行人重识别核心框架</w:t>
      </w:r>
      <w:r>
        <w:tab/>
      </w:r>
      <w:r>
        <w:fldChar w:fldCharType="begin"/>
      </w:r>
      <w:r>
        <w:instrText xml:space="preserve"> PAGEREF _Toc11393 \h </w:instrText>
      </w:r>
      <w:r>
        <w:fldChar w:fldCharType="separate"/>
      </w:r>
      <w:r>
        <w:t>32</w:t>
      </w:r>
      <w:r>
        <w:fldChar w:fldCharType="end"/>
      </w:r>
      <w:r>
        <w:fldChar w:fldCharType="end"/>
      </w:r>
    </w:p>
    <w:p w14:paraId="47806ECD">
      <w:pPr>
        <w:pStyle w:val="25"/>
        <w:tabs>
          <w:tab w:val="right" w:leader="dot" w:pos="9070"/>
        </w:tabs>
      </w:pPr>
      <w:r>
        <w:fldChar w:fldCharType="begin"/>
      </w:r>
      <w:r>
        <w:instrText xml:space="preserve"> HYPERLINK \l _Toc18984 </w:instrText>
      </w:r>
      <w:r>
        <w:fldChar w:fldCharType="separate"/>
      </w:r>
      <w:r>
        <w:t>图4</w:t>
      </w:r>
      <w:r>
        <w:rPr>
          <w:rFonts w:hint="eastAsia"/>
        </w:rPr>
        <w:t>.</w:t>
      </w:r>
      <w:r>
        <w:t xml:space="preserve">6 </w:t>
      </w:r>
      <w:r>
        <w:rPr>
          <w:rFonts w:hint="eastAsia"/>
        </w:rPr>
        <w:t xml:space="preserve"> 因果掩码注意力机制</w:t>
      </w:r>
      <w:r>
        <w:tab/>
      </w:r>
      <w:r>
        <w:fldChar w:fldCharType="begin"/>
      </w:r>
      <w:r>
        <w:instrText xml:space="preserve"> PAGEREF _Toc18984 \h </w:instrText>
      </w:r>
      <w:r>
        <w:fldChar w:fldCharType="separate"/>
      </w:r>
      <w:r>
        <w:t>34</w:t>
      </w:r>
      <w:r>
        <w:fldChar w:fldCharType="end"/>
      </w:r>
      <w:r>
        <w:fldChar w:fldCharType="end"/>
      </w:r>
    </w:p>
    <w:p w14:paraId="58A6C88D">
      <w:pPr>
        <w:pStyle w:val="25"/>
        <w:tabs>
          <w:tab w:val="right" w:leader="dot" w:pos="9070"/>
        </w:tabs>
      </w:pPr>
      <w:r>
        <w:fldChar w:fldCharType="begin"/>
      </w:r>
      <w:r>
        <w:instrText xml:space="preserve"> HYPERLINK \l _Toc12998 </w:instrText>
      </w:r>
      <w:r>
        <w:fldChar w:fldCharType="separate"/>
      </w:r>
      <w:r>
        <w:t>图5</w:t>
      </w:r>
      <w:r>
        <w:rPr>
          <w:rFonts w:hint="eastAsia"/>
        </w:rPr>
        <w:t>.</w:t>
      </w:r>
      <w:r>
        <w:t xml:space="preserve">1 </w:t>
      </w:r>
      <w:r>
        <w:rPr>
          <w:rFonts w:hint="eastAsia"/>
        </w:rPr>
        <w:t xml:space="preserve"> 检索展示</w:t>
      </w:r>
      <w:r>
        <w:tab/>
      </w:r>
      <w:r>
        <w:fldChar w:fldCharType="begin"/>
      </w:r>
      <w:r>
        <w:instrText xml:space="preserve"> PAGEREF _Toc12998 \h </w:instrText>
      </w:r>
      <w:r>
        <w:fldChar w:fldCharType="separate"/>
      </w:r>
      <w:r>
        <w:t>43</w:t>
      </w:r>
      <w:r>
        <w:fldChar w:fldCharType="end"/>
      </w:r>
      <w:r>
        <w:fldChar w:fldCharType="end"/>
      </w:r>
    </w:p>
    <w:p w14:paraId="0862FAD8">
      <w:pPr>
        <w:pStyle w:val="25"/>
        <w:tabs>
          <w:tab w:val="right" w:leader="dot" w:pos="9070"/>
        </w:tabs>
      </w:pPr>
      <w:r>
        <w:fldChar w:fldCharType="begin"/>
      </w:r>
      <w:r>
        <w:instrText xml:space="preserve"> HYPERLINK \l _Toc32329 </w:instrText>
      </w:r>
      <w:r>
        <w:fldChar w:fldCharType="separate"/>
      </w:r>
      <w:r>
        <w:t>图5</w:t>
      </w:r>
      <w:r>
        <w:rPr>
          <w:rFonts w:hint="eastAsia"/>
        </w:rPr>
        <w:t>.</w:t>
      </w:r>
      <w:r>
        <w:t xml:space="preserve">2 </w:t>
      </w:r>
      <w:r>
        <w:rPr>
          <w:rFonts w:hint="eastAsia"/>
          <w:lang w:val="en-US" w:eastAsia="zh-CN"/>
        </w:rPr>
        <w:t xml:space="preserve"> </w:t>
      </w:r>
      <w:r>
        <w:rPr>
          <w:rFonts w:hint="eastAsia"/>
        </w:rPr>
        <w:t>部分遮挡检索展示</w:t>
      </w:r>
      <w:r>
        <w:tab/>
      </w:r>
      <w:r>
        <w:fldChar w:fldCharType="begin"/>
      </w:r>
      <w:r>
        <w:instrText xml:space="preserve"> PAGEREF _Toc32329 \h </w:instrText>
      </w:r>
      <w:r>
        <w:fldChar w:fldCharType="separate"/>
      </w:r>
      <w:r>
        <w:t>44</w:t>
      </w:r>
      <w:r>
        <w:fldChar w:fldCharType="end"/>
      </w:r>
      <w:r>
        <w:fldChar w:fldCharType="end"/>
      </w:r>
    </w:p>
    <w:p w14:paraId="4A0CC778">
      <w:pPr>
        <w:pStyle w:val="25"/>
        <w:tabs>
          <w:tab w:val="right" w:leader="dot" w:pos="9070"/>
        </w:tabs>
      </w:pPr>
      <w:r>
        <w:fldChar w:fldCharType="begin"/>
      </w:r>
      <w:r>
        <w:instrText xml:space="preserve"> HYPERLINK \l _Toc6645 </w:instrText>
      </w:r>
      <w:r>
        <w:fldChar w:fldCharType="separate"/>
      </w:r>
      <w:r>
        <w:t>图5</w:t>
      </w:r>
      <w:r>
        <w:rPr>
          <w:rFonts w:hint="eastAsia"/>
        </w:rPr>
        <w:t>.</w:t>
      </w:r>
      <w:r>
        <w:t xml:space="preserve">3 </w:t>
      </w:r>
      <w:r>
        <w:rPr>
          <w:rFonts w:hint="eastAsia"/>
        </w:rPr>
        <w:t xml:space="preserve"> 光照变化检索其一</w:t>
      </w:r>
      <w:r>
        <w:tab/>
      </w:r>
      <w:r>
        <w:fldChar w:fldCharType="begin"/>
      </w:r>
      <w:r>
        <w:instrText xml:space="preserve"> PAGEREF _Toc6645 \h </w:instrText>
      </w:r>
      <w:r>
        <w:fldChar w:fldCharType="separate"/>
      </w:r>
      <w:r>
        <w:t>44</w:t>
      </w:r>
      <w:r>
        <w:fldChar w:fldCharType="end"/>
      </w:r>
      <w:r>
        <w:fldChar w:fldCharType="end"/>
      </w:r>
    </w:p>
    <w:p w14:paraId="3569D592">
      <w:pPr>
        <w:pStyle w:val="25"/>
        <w:tabs>
          <w:tab w:val="right" w:leader="dot" w:pos="9070"/>
        </w:tabs>
      </w:pPr>
      <w:r>
        <w:fldChar w:fldCharType="begin"/>
      </w:r>
      <w:r>
        <w:instrText xml:space="preserve"> HYPERLINK \l _Toc16953 </w:instrText>
      </w:r>
      <w:r>
        <w:fldChar w:fldCharType="separate"/>
      </w:r>
      <w:r>
        <w:t>图5</w:t>
      </w:r>
      <w:r>
        <w:rPr>
          <w:rFonts w:hint="eastAsia"/>
        </w:rPr>
        <w:t>.</w:t>
      </w:r>
      <w:r>
        <w:t xml:space="preserve">4 </w:t>
      </w:r>
      <w:r>
        <w:rPr>
          <w:rFonts w:hint="eastAsia"/>
        </w:rPr>
        <w:t xml:space="preserve"> 光照变化检索其二</w:t>
      </w:r>
      <w:r>
        <w:tab/>
      </w:r>
      <w:r>
        <w:fldChar w:fldCharType="begin"/>
      </w:r>
      <w:r>
        <w:instrText xml:space="preserve"> PAGEREF _Toc16953 \h </w:instrText>
      </w:r>
      <w:r>
        <w:fldChar w:fldCharType="separate"/>
      </w:r>
      <w:r>
        <w:t>45</w:t>
      </w:r>
      <w:r>
        <w:fldChar w:fldCharType="end"/>
      </w:r>
      <w:r>
        <w:fldChar w:fldCharType="end"/>
      </w:r>
    </w:p>
    <w:p w14:paraId="44FFE779">
      <w:pPr>
        <w:pStyle w:val="25"/>
        <w:tabs>
          <w:tab w:val="right" w:leader="dot" w:pos="9070"/>
        </w:tabs>
      </w:pPr>
      <w:r>
        <w:fldChar w:fldCharType="begin"/>
      </w:r>
      <w:r>
        <w:instrText xml:space="preserve"> HYPERLINK \l _Toc17439 </w:instrText>
      </w:r>
      <w:r>
        <w:fldChar w:fldCharType="separate"/>
      </w:r>
      <w:r>
        <w:t>图5</w:t>
      </w:r>
      <w:r>
        <w:rPr>
          <w:rFonts w:hint="eastAsia"/>
        </w:rPr>
        <w:t>.</w:t>
      </w:r>
      <w:r>
        <w:t xml:space="preserve">5 </w:t>
      </w:r>
      <w:r>
        <w:rPr>
          <w:rFonts w:hint="eastAsia"/>
        </w:rPr>
        <w:t xml:space="preserve"> 光照变化检索其三</w:t>
      </w:r>
      <w:r>
        <w:tab/>
      </w:r>
      <w:r>
        <w:fldChar w:fldCharType="begin"/>
      </w:r>
      <w:r>
        <w:instrText xml:space="preserve"> PAGEREF _Toc17439 \h </w:instrText>
      </w:r>
      <w:r>
        <w:fldChar w:fldCharType="separate"/>
      </w:r>
      <w:r>
        <w:t>45</w:t>
      </w:r>
      <w:r>
        <w:fldChar w:fldCharType="end"/>
      </w:r>
      <w:r>
        <w:fldChar w:fldCharType="end"/>
      </w:r>
    </w:p>
    <w:p w14:paraId="7EC67C66">
      <w:pPr>
        <w:pStyle w:val="25"/>
        <w:tabs>
          <w:tab w:val="right" w:leader="dot" w:pos="9070"/>
        </w:tabs>
      </w:pPr>
      <w:r>
        <w:fldChar w:fldCharType="begin"/>
      </w:r>
      <w:r>
        <w:instrText xml:space="preserve"> HYPERLINK \l _Toc2880 </w:instrText>
      </w:r>
      <w:r>
        <w:fldChar w:fldCharType="separate"/>
      </w:r>
      <w:r>
        <w:t>图5</w:t>
      </w:r>
      <w:r>
        <w:rPr>
          <w:rFonts w:hint="eastAsia"/>
        </w:rPr>
        <w:t>.</w:t>
      </w:r>
      <w:r>
        <w:t xml:space="preserve">6 </w:t>
      </w:r>
      <w:r>
        <w:rPr>
          <w:rFonts w:hint="eastAsia"/>
        </w:rPr>
        <w:t xml:space="preserve"> 智能安防原型系统功能模块图</w:t>
      </w:r>
      <w:r>
        <w:tab/>
      </w:r>
      <w:r>
        <w:fldChar w:fldCharType="begin"/>
      </w:r>
      <w:r>
        <w:instrText xml:space="preserve"> PAGEREF _Toc2880 \h </w:instrText>
      </w:r>
      <w:r>
        <w:fldChar w:fldCharType="separate"/>
      </w:r>
      <w:r>
        <w:t>46</w:t>
      </w:r>
      <w:r>
        <w:fldChar w:fldCharType="end"/>
      </w:r>
      <w:r>
        <w:fldChar w:fldCharType="end"/>
      </w:r>
    </w:p>
    <w:p w14:paraId="32DF52B2">
      <w:pPr>
        <w:pStyle w:val="25"/>
        <w:tabs>
          <w:tab w:val="right" w:leader="dot" w:pos="9070"/>
        </w:tabs>
      </w:pPr>
      <w:r>
        <w:fldChar w:fldCharType="begin"/>
      </w:r>
      <w:r>
        <w:instrText xml:space="preserve"> HYPERLINK \l _Toc26729 </w:instrText>
      </w:r>
      <w:r>
        <w:fldChar w:fldCharType="separate"/>
      </w:r>
      <w:r>
        <w:t>图5</w:t>
      </w:r>
      <w:r>
        <w:rPr>
          <w:rFonts w:hint="eastAsia"/>
        </w:rPr>
        <w:t>.</w:t>
      </w:r>
      <w:r>
        <w:t xml:space="preserve">7 </w:t>
      </w:r>
      <w:r>
        <w:rPr>
          <w:rFonts w:hint="eastAsia"/>
        </w:rPr>
        <w:t xml:space="preserve"> 系统架构图</w:t>
      </w:r>
      <w:r>
        <w:tab/>
      </w:r>
      <w:r>
        <w:fldChar w:fldCharType="begin"/>
      </w:r>
      <w:r>
        <w:instrText xml:space="preserve"> PAGEREF _Toc26729 \h </w:instrText>
      </w:r>
      <w:r>
        <w:fldChar w:fldCharType="separate"/>
      </w:r>
      <w:r>
        <w:t>47</w:t>
      </w:r>
      <w:r>
        <w:fldChar w:fldCharType="end"/>
      </w:r>
      <w:r>
        <w:fldChar w:fldCharType="end"/>
      </w:r>
    </w:p>
    <w:p w14:paraId="0CD4A75D">
      <w:pPr>
        <w:pStyle w:val="25"/>
        <w:tabs>
          <w:tab w:val="right" w:leader="dot" w:pos="9070"/>
        </w:tabs>
      </w:pPr>
      <w:r>
        <w:fldChar w:fldCharType="begin"/>
      </w:r>
      <w:r>
        <w:instrText xml:space="preserve"> HYPERLINK \l _Toc7763 </w:instrText>
      </w:r>
      <w:r>
        <w:fldChar w:fldCharType="separate"/>
      </w:r>
      <w:r>
        <w:t>图5</w:t>
      </w:r>
      <w:r>
        <w:rPr>
          <w:rFonts w:hint="eastAsia"/>
        </w:rPr>
        <w:t>.</w:t>
      </w:r>
      <w:r>
        <w:t xml:space="preserve">8 </w:t>
      </w:r>
      <w:r>
        <w:rPr>
          <w:rFonts w:hint="eastAsia"/>
        </w:rPr>
        <w:t xml:space="preserve"> 系统展示主界面</w:t>
      </w:r>
      <w:r>
        <w:tab/>
      </w:r>
      <w:r>
        <w:fldChar w:fldCharType="begin"/>
      </w:r>
      <w:r>
        <w:instrText xml:space="preserve"> PAGEREF _Toc7763 \h </w:instrText>
      </w:r>
      <w:r>
        <w:fldChar w:fldCharType="separate"/>
      </w:r>
      <w:r>
        <w:t>48</w:t>
      </w:r>
      <w:r>
        <w:fldChar w:fldCharType="end"/>
      </w:r>
      <w:r>
        <w:fldChar w:fldCharType="end"/>
      </w:r>
    </w:p>
    <w:p w14:paraId="60324E46">
      <w:pPr>
        <w:pStyle w:val="25"/>
        <w:tabs>
          <w:tab w:val="right" w:leader="dot" w:pos="9070"/>
        </w:tabs>
      </w:pPr>
      <w:r>
        <w:fldChar w:fldCharType="begin"/>
      </w:r>
      <w:r>
        <w:instrText xml:space="preserve"> HYPERLINK \l _Toc27923 </w:instrText>
      </w:r>
      <w:r>
        <w:fldChar w:fldCharType="separate"/>
      </w:r>
      <w:r>
        <w:t>图5</w:t>
      </w:r>
      <w:r>
        <w:rPr>
          <w:rFonts w:hint="eastAsia"/>
        </w:rPr>
        <w:t>.</w:t>
      </w:r>
      <w:r>
        <w:t xml:space="preserve">9 </w:t>
      </w:r>
      <w:r>
        <w:rPr>
          <w:rFonts w:hint="eastAsia"/>
        </w:rPr>
        <w:t xml:space="preserve"> 系统展示返回界面效果</w:t>
      </w:r>
      <w:r>
        <w:rPr>
          <w:rFonts w:hint="eastAsia"/>
          <w:lang w:val="en-US" w:eastAsia="zh-CN"/>
        </w:rPr>
        <w:t>其一</w:t>
      </w:r>
      <w:r>
        <w:tab/>
      </w:r>
      <w:r>
        <w:fldChar w:fldCharType="begin"/>
      </w:r>
      <w:r>
        <w:instrText xml:space="preserve"> PAGEREF _Toc27923 \h </w:instrText>
      </w:r>
      <w:r>
        <w:fldChar w:fldCharType="separate"/>
      </w:r>
      <w:r>
        <w:t>48</w:t>
      </w:r>
      <w:r>
        <w:fldChar w:fldCharType="end"/>
      </w:r>
      <w:r>
        <w:fldChar w:fldCharType="end"/>
      </w:r>
    </w:p>
    <w:p w14:paraId="1F68F4BC">
      <w:pPr>
        <w:pStyle w:val="25"/>
        <w:tabs>
          <w:tab w:val="right" w:leader="dot" w:pos="9070"/>
        </w:tabs>
      </w:pPr>
      <w:r>
        <w:fldChar w:fldCharType="begin"/>
      </w:r>
      <w:r>
        <w:instrText xml:space="preserve"> HYPERLINK \l _Toc23096 </w:instrText>
      </w:r>
      <w:r>
        <w:fldChar w:fldCharType="separate"/>
      </w:r>
      <w:r>
        <w:t>图5</w:t>
      </w:r>
      <w:r>
        <w:rPr>
          <w:rFonts w:hint="default"/>
          <w:lang w:eastAsia="zh-CN"/>
        </w:rPr>
        <w:t>.</w:t>
      </w:r>
      <w:r>
        <w:t xml:space="preserve">10 </w:t>
      </w:r>
      <w:r>
        <w:rPr>
          <w:rFonts w:hint="default"/>
          <w:lang w:val="en-US" w:eastAsia="zh-CN"/>
        </w:rPr>
        <w:t xml:space="preserve"> </w:t>
      </w:r>
      <w:r>
        <w:rPr>
          <w:rFonts w:hint="eastAsia"/>
        </w:rPr>
        <w:t>系统展示返回界面效果</w:t>
      </w:r>
      <w:r>
        <w:rPr>
          <w:rFonts w:hint="default"/>
          <w:lang w:val="en-US" w:eastAsia="zh-CN"/>
        </w:rPr>
        <w:t>其二</w:t>
      </w:r>
      <w:r>
        <w:tab/>
      </w:r>
      <w:r>
        <w:fldChar w:fldCharType="begin"/>
      </w:r>
      <w:r>
        <w:instrText xml:space="preserve"> PAGEREF _Toc23096 \h </w:instrText>
      </w:r>
      <w:r>
        <w:fldChar w:fldCharType="separate"/>
      </w:r>
      <w:r>
        <w:t>49</w:t>
      </w:r>
      <w:r>
        <w:fldChar w:fldCharType="end"/>
      </w:r>
      <w:r>
        <w:fldChar w:fldCharType="end"/>
      </w:r>
    </w:p>
    <w:p w14:paraId="45101282">
      <w:pPr>
        <w:pStyle w:val="25"/>
        <w:tabs>
          <w:tab w:val="right" w:leader="dot" w:pos="9070"/>
        </w:tabs>
      </w:pPr>
      <w:r>
        <w:fldChar w:fldCharType="begin"/>
      </w:r>
      <w:r>
        <w:instrText xml:space="preserve"> HYPERLINK \l _Toc8882 </w:instrText>
      </w:r>
      <w:r>
        <w:fldChar w:fldCharType="separate"/>
      </w:r>
      <w:r>
        <w:t>图5</w:t>
      </w:r>
      <w:r>
        <w:rPr>
          <w:rFonts w:hint="default"/>
          <w:lang w:eastAsia="zh-CN"/>
        </w:rPr>
        <w:t>.</w:t>
      </w:r>
      <w:r>
        <w:t xml:space="preserve">11 </w:t>
      </w:r>
      <w:r>
        <w:rPr>
          <w:rFonts w:hint="default"/>
          <w:lang w:val="en-US" w:eastAsia="zh-CN"/>
        </w:rPr>
        <w:t xml:space="preserve"> </w:t>
      </w:r>
      <w:r>
        <w:rPr>
          <w:rFonts w:hint="eastAsia"/>
        </w:rPr>
        <w:t>系统展示返回界面效果</w:t>
      </w:r>
      <w:r>
        <w:rPr>
          <w:rFonts w:hint="default"/>
          <w:lang w:val="en-US" w:eastAsia="zh-CN"/>
        </w:rPr>
        <w:t>其三</w:t>
      </w:r>
      <w:r>
        <w:tab/>
      </w:r>
      <w:r>
        <w:fldChar w:fldCharType="begin"/>
      </w:r>
      <w:r>
        <w:instrText xml:space="preserve"> PAGEREF _Toc8882 \h </w:instrText>
      </w:r>
      <w:r>
        <w:fldChar w:fldCharType="separate"/>
      </w:r>
      <w:r>
        <w:t>49</w:t>
      </w:r>
      <w:r>
        <w:fldChar w:fldCharType="end"/>
      </w:r>
      <w:r>
        <w:fldChar w:fldCharType="end"/>
      </w:r>
    </w:p>
    <w:p w14:paraId="0BD3F5F1">
      <w:pPr>
        <w:pStyle w:val="3"/>
        <w:tabs>
          <w:tab w:val="left" w:pos="2590"/>
          <w:tab w:val="center" w:pos="4535"/>
        </w:tabs>
        <w:spacing w:before="409" w:after="409"/>
        <w:jc w:val="center"/>
        <w:outlineLvl w:val="9"/>
        <w:rPr>
          <w:b w:val="0"/>
        </w:rPr>
      </w:pPr>
      <w:r>
        <w:fldChar w:fldCharType="end"/>
      </w:r>
    </w:p>
    <w:p w14:paraId="74B308B4">
      <w:pPr>
        <w:pStyle w:val="3"/>
        <w:tabs>
          <w:tab w:val="left" w:pos="2590"/>
          <w:tab w:val="center" w:pos="4535"/>
        </w:tabs>
        <w:spacing w:before="409" w:after="409"/>
        <w:jc w:val="center"/>
        <w:outlineLvl w:val="9"/>
        <w:rPr>
          <w:b w:val="0"/>
        </w:rPr>
      </w:pPr>
    </w:p>
    <w:p w14:paraId="060B434A">
      <w:pPr>
        <w:pStyle w:val="57"/>
        <w:snapToGrid/>
      </w:pPr>
      <w:r>
        <w:br w:type="page"/>
      </w:r>
    </w:p>
    <w:p w14:paraId="2FBFD692">
      <w:pPr>
        <w:pStyle w:val="3"/>
        <w:tabs>
          <w:tab w:val="left" w:pos="2590"/>
          <w:tab w:val="center" w:pos="4535"/>
        </w:tabs>
        <w:spacing w:before="409" w:beforeLines="-2147483648" w:after="409" w:afterLines="-2147483648" w:line="240" w:lineRule="auto"/>
        <w:jc w:val="center"/>
        <w:rPr>
          <w:b w:val="0"/>
          <w:bCs w:val="0"/>
        </w:rPr>
      </w:pPr>
      <w:bookmarkStart w:id="74" w:name="_Toc15418"/>
      <w:bookmarkStart w:id="75" w:name="_Toc11815"/>
      <w:bookmarkStart w:id="76" w:name="_Toc7077599"/>
      <w:bookmarkStart w:id="77" w:name="_Toc21608"/>
      <w:bookmarkStart w:id="78" w:name="_Toc21121"/>
      <w:bookmarkStart w:id="79" w:name="_Toc11461"/>
      <w:bookmarkStart w:id="80" w:name="_Toc10187"/>
      <w:bookmarkStart w:id="81" w:name="_Toc17979"/>
      <w:bookmarkStart w:id="82" w:name="_Toc11545"/>
      <w:bookmarkStart w:id="83" w:name="_Toc18386"/>
      <w:bookmarkStart w:id="84" w:name="_Toc2310"/>
      <w:bookmarkStart w:id="85" w:name="_Toc9810"/>
      <w:bookmarkStart w:id="86" w:name="_Toc29451"/>
      <w:r>
        <w:rPr>
          <w:b w:val="0"/>
          <w:bCs w:val="0"/>
        </w:rPr>
        <w:t>附表索引</w:t>
      </w:r>
      <w:bookmarkEnd w:id="74"/>
      <w:bookmarkEnd w:id="75"/>
      <w:bookmarkEnd w:id="76"/>
      <w:bookmarkEnd w:id="77"/>
      <w:bookmarkEnd w:id="78"/>
      <w:bookmarkEnd w:id="79"/>
      <w:bookmarkEnd w:id="80"/>
      <w:bookmarkEnd w:id="81"/>
      <w:bookmarkEnd w:id="82"/>
      <w:bookmarkEnd w:id="83"/>
      <w:bookmarkEnd w:id="84"/>
      <w:bookmarkEnd w:id="85"/>
      <w:bookmarkEnd w:id="86"/>
    </w:p>
    <w:p w14:paraId="70D5BEEC">
      <w:pPr>
        <w:pStyle w:val="25"/>
        <w:tabs>
          <w:tab w:val="right" w:leader="dot" w:pos="9070"/>
        </w:tabs>
      </w:pPr>
      <w:r>
        <w:fldChar w:fldCharType="begin"/>
      </w:r>
      <w:r>
        <w:instrText xml:space="preserve">TOC \h \c "表"</w:instrText>
      </w:r>
      <w:r>
        <w:fldChar w:fldCharType="separate"/>
      </w:r>
      <w:r>
        <w:fldChar w:fldCharType="begin"/>
      </w:r>
      <w:r>
        <w:instrText xml:space="preserve"> HYPERLINK \l _Toc22612 </w:instrText>
      </w:r>
      <w:r>
        <w:fldChar w:fldCharType="separate"/>
      </w:r>
      <w:r>
        <w:t>表</w:t>
      </w:r>
      <w:r>
        <w:rPr>
          <w:rFonts w:hint="eastAsia"/>
        </w:rPr>
        <w:t>3.</w:t>
      </w:r>
      <w:r>
        <w:t xml:space="preserve">1 </w:t>
      </w:r>
      <w:r>
        <w:rPr>
          <w:rFonts w:hint="eastAsia"/>
          <w:lang w:val="en-US" w:eastAsia="zh-CN"/>
        </w:rPr>
        <w:t xml:space="preserve"> </w:t>
      </w:r>
      <w:r>
        <w:rPr>
          <w:rFonts w:hint="eastAsia"/>
        </w:rPr>
        <w:t>在</w:t>
      </w:r>
      <w:r>
        <w:rPr>
          <w:rFonts w:ascii="Times New Roman" w:hAnsi="Times New Roman" w:cs="Times New Roman"/>
        </w:rPr>
        <w:t>CUHK-PEDES</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 xml:space="preserve">方法性能对比 </w:t>
      </w:r>
      <w:r>
        <w:tab/>
      </w:r>
      <w:r>
        <w:fldChar w:fldCharType="begin"/>
      </w:r>
      <w:r>
        <w:instrText xml:space="preserve"> PAGEREF _Toc22612 \h </w:instrText>
      </w:r>
      <w:r>
        <w:fldChar w:fldCharType="separate"/>
      </w:r>
      <w:r>
        <w:t>22</w:t>
      </w:r>
      <w:r>
        <w:fldChar w:fldCharType="end"/>
      </w:r>
      <w:r>
        <w:fldChar w:fldCharType="end"/>
      </w:r>
    </w:p>
    <w:p w14:paraId="28B1464F">
      <w:pPr>
        <w:pStyle w:val="25"/>
        <w:tabs>
          <w:tab w:val="right" w:leader="dot" w:pos="9070"/>
        </w:tabs>
      </w:pPr>
      <w:r>
        <w:fldChar w:fldCharType="begin"/>
      </w:r>
      <w:r>
        <w:instrText xml:space="preserve"> HYPERLINK \l _Toc6951 </w:instrText>
      </w:r>
      <w:r>
        <w:fldChar w:fldCharType="separate"/>
      </w:r>
      <w:r>
        <w:t>表</w:t>
      </w:r>
      <w:r>
        <w:rPr>
          <w:rFonts w:hint="eastAsia"/>
        </w:rPr>
        <w:t>3.</w:t>
      </w:r>
      <w:r>
        <w:t xml:space="preserve">2 </w:t>
      </w:r>
      <w:r>
        <w:rPr>
          <w:rFonts w:hint="eastAsia"/>
        </w:rPr>
        <w:t xml:space="preserve"> 在</w:t>
      </w:r>
      <w:r>
        <w:rPr>
          <w:rFonts w:ascii="Times New Roman" w:hAnsi="Times New Roman" w:cs="Times New Roman"/>
        </w:rPr>
        <w:t>ICFG-PEDES</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 xml:space="preserve">方法性能对比 </w:t>
      </w:r>
      <w:r>
        <w:tab/>
      </w:r>
      <w:r>
        <w:fldChar w:fldCharType="begin"/>
      </w:r>
      <w:r>
        <w:instrText xml:space="preserve"> PAGEREF _Toc6951 \h </w:instrText>
      </w:r>
      <w:r>
        <w:fldChar w:fldCharType="separate"/>
      </w:r>
      <w:r>
        <w:t>23</w:t>
      </w:r>
      <w:r>
        <w:fldChar w:fldCharType="end"/>
      </w:r>
      <w:r>
        <w:fldChar w:fldCharType="end"/>
      </w:r>
    </w:p>
    <w:p w14:paraId="11F67C6B">
      <w:pPr>
        <w:pStyle w:val="25"/>
        <w:tabs>
          <w:tab w:val="right" w:leader="dot" w:pos="9070"/>
        </w:tabs>
      </w:pPr>
      <w:r>
        <w:fldChar w:fldCharType="begin"/>
      </w:r>
      <w:r>
        <w:instrText xml:space="preserve"> HYPERLINK \l _Toc14947 </w:instrText>
      </w:r>
      <w:r>
        <w:fldChar w:fldCharType="separate"/>
      </w:r>
      <w:r>
        <w:t>表3</w:t>
      </w:r>
      <w:r>
        <w:rPr>
          <w:rFonts w:hint="eastAsia"/>
        </w:rPr>
        <w:t>.</w:t>
      </w:r>
      <w:r>
        <w:t xml:space="preserve">3 </w:t>
      </w:r>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方法性能对比</w:t>
      </w:r>
      <w:r>
        <w:tab/>
      </w:r>
      <w:r>
        <w:fldChar w:fldCharType="begin"/>
      </w:r>
      <w:r>
        <w:instrText xml:space="preserve"> PAGEREF _Toc14947 \h </w:instrText>
      </w:r>
      <w:r>
        <w:fldChar w:fldCharType="separate"/>
      </w:r>
      <w:r>
        <w:t>24</w:t>
      </w:r>
      <w:r>
        <w:fldChar w:fldCharType="end"/>
      </w:r>
      <w:r>
        <w:fldChar w:fldCharType="end"/>
      </w:r>
    </w:p>
    <w:p w14:paraId="25DF38B8">
      <w:pPr>
        <w:pStyle w:val="25"/>
        <w:tabs>
          <w:tab w:val="right" w:leader="dot" w:pos="9070"/>
        </w:tabs>
      </w:pPr>
      <w:r>
        <w:fldChar w:fldCharType="begin"/>
      </w:r>
      <w:r>
        <w:instrText xml:space="preserve"> HYPERLINK \l _Toc8329 </w:instrText>
      </w:r>
      <w:r>
        <w:fldChar w:fldCharType="separate"/>
      </w:r>
      <w:r>
        <w:t>表</w:t>
      </w:r>
      <w:r>
        <w:rPr>
          <w:rFonts w:hint="eastAsia"/>
        </w:rPr>
        <w:t>3.</w:t>
      </w:r>
      <w:r>
        <w:t xml:space="preserve">4 </w:t>
      </w:r>
      <w:r>
        <w:rPr>
          <w:rFonts w:hint="eastAsia"/>
        </w:rPr>
        <w:t xml:space="preserve"> 在</w:t>
      </w:r>
      <w:r>
        <w:rPr>
          <w:rFonts w:ascii="Times New Roman" w:hAnsi="Times New Roman" w:cs="Times New Roman"/>
        </w:rPr>
        <w:t>CUHK-PEDES</w:t>
      </w:r>
      <w:r>
        <w:rPr>
          <w:rFonts w:hint="eastAsia"/>
        </w:rPr>
        <w:t>数据集上的</w:t>
      </w:r>
      <w:r>
        <w:rPr>
          <w:rFonts w:hint="eastAsia" w:ascii="Times New Roman" w:hAnsi="Times New Roman" w:cs="Times New Roman"/>
          <w:lang w:val="en-US" w:eastAsia="zh-CN"/>
        </w:rPr>
        <w:t>ETC</w:t>
      </w:r>
      <w:r>
        <w:rPr>
          <w:rFonts w:ascii="Times New Roman" w:hAnsi="Times New Roman" w:cs="Times New Roman"/>
          <w:lang w:eastAsia="zh"/>
        </w:rPr>
        <w:t>-ReID</w:t>
      </w:r>
      <w:r>
        <w:rPr>
          <w:rFonts w:hint="eastAsia"/>
        </w:rPr>
        <w:t>方法各个模块的消融实验</w:t>
      </w:r>
      <w:r>
        <w:tab/>
      </w:r>
      <w:r>
        <w:fldChar w:fldCharType="begin"/>
      </w:r>
      <w:r>
        <w:instrText xml:space="preserve"> PAGEREF _Toc8329 \h </w:instrText>
      </w:r>
      <w:r>
        <w:fldChar w:fldCharType="separate"/>
      </w:r>
      <w:r>
        <w:t>25</w:t>
      </w:r>
      <w:r>
        <w:fldChar w:fldCharType="end"/>
      </w:r>
      <w:r>
        <w:fldChar w:fldCharType="end"/>
      </w:r>
    </w:p>
    <w:p w14:paraId="061CAB1E">
      <w:pPr>
        <w:pStyle w:val="25"/>
        <w:tabs>
          <w:tab w:val="right" w:leader="dot" w:pos="9070"/>
        </w:tabs>
      </w:pPr>
      <w:r>
        <w:fldChar w:fldCharType="begin"/>
      </w:r>
      <w:r>
        <w:instrText xml:space="preserve"> HYPERLINK \l _Toc8993 </w:instrText>
      </w:r>
      <w:r>
        <w:fldChar w:fldCharType="separate"/>
      </w:r>
      <w:r>
        <w:t>表</w:t>
      </w:r>
      <w:r>
        <w:rPr>
          <w:rFonts w:hint="eastAsia"/>
        </w:rPr>
        <w:t>3.</w:t>
      </w:r>
      <w:r>
        <w:t xml:space="preserve">5 </w:t>
      </w:r>
      <w:r>
        <w:rPr>
          <w:rFonts w:hint="eastAsia"/>
        </w:rPr>
        <w:t xml:space="preserve"> 在</w:t>
      </w:r>
      <w:r>
        <w:rPr>
          <w:rFonts w:ascii="Times New Roman" w:hAnsi="Times New Roman" w:cs="Times New Roman"/>
        </w:rPr>
        <w:t>ICFG-PEDES</w:t>
      </w:r>
      <w:r>
        <w:rPr>
          <w:rFonts w:hint="eastAsia"/>
        </w:rPr>
        <w:t>数据集上的</w:t>
      </w:r>
      <w:r>
        <w:rPr>
          <w:rFonts w:hint="eastAsia" w:ascii="Times New Roman" w:hAnsi="Times New Roman" w:cs="Times New Roman"/>
          <w:lang w:val="en-US" w:eastAsia="zh-CN"/>
        </w:rPr>
        <w:t>ETC</w:t>
      </w:r>
      <w:r>
        <w:rPr>
          <w:rFonts w:hint="eastAsia" w:ascii="Times New Roman" w:hAnsi="Times New Roman" w:cs="Times New Roman"/>
          <w:lang w:eastAsia="zh"/>
        </w:rPr>
        <w:t>-ReID</w:t>
      </w:r>
      <w:r>
        <w:rPr>
          <w:rFonts w:hint="eastAsia"/>
        </w:rPr>
        <w:t>方法各个模块的消融实验</w:t>
      </w:r>
      <w:r>
        <w:tab/>
      </w:r>
      <w:r>
        <w:fldChar w:fldCharType="begin"/>
      </w:r>
      <w:r>
        <w:instrText xml:space="preserve"> PAGEREF _Toc8993 \h </w:instrText>
      </w:r>
      <w:r>
        <w:fldChar w:fldCharType="separate"/>
      </w:r>
      <w:r>
        <w:t>25</w:t>
      </w:r>
      <w:r>
        <w:fldChar w:fldCharType="end"/>
      </w:r>
      <w:r>
        <w:fldChar w:fldCharType="end"/>
      </w:r>
    </w:p>
    <w:p w14:paraId="4C9CB5E8">
      <w:pPr>
        <w:pStyle w:val="25"/>
        <w:tabs>
          <w:tab w:val="right" w:leader="dot" w:pos="9070"/>
        </w:tabs>
      </w:pPr>
      <w:r>
        <w:fldChar w:fldCharType="begin"/>
      </w:r>
      <w:r>
        <w:instrText xml:space="preserve"> HYPERLINK \l _Toc24314 </w:instrText>
      </w:r>
      <w:r>
        <w:fldChar w:fldCharType="separate"/>
      </w:r>
      <w:r>
        <w:t>表</w:t>
      </w:r>
      <w:r>
        <w:rPr>
          <w:rFonts w:hint="eastAsia"/>
        </w:rPr>
        <w:t>3.</w:t>
      </w:r>
      <w:r>
        <w:t xml:space="preserve">6 </w:t>
      </w:r>
      <w:r>
        <w:rPr>
          <w:rFonts w:hint="eastAsia"/>
        </w:rPr>
        <w:t xml:space="preserve"> 在</w:t>
      </w:r>
      <w:r>
        <w:rPr>
          <w:rFonts w:hint="eastAsia" w:ascii="Times New Roman" w:hAnsi="Times New Roman" w:cs="Times New Roman"/>
        </w:rPr>
        <w:t>RSTPReid</w:t>
      </w:r>
      <w:r>
        <w:rPr>
          <w:rFonts w:hint="eastAsia"/>
        </w:rPr>
        <w:t>数据集上的</w:t>
      </w:r>
      <w:r>
        <w:rPr>
          <w:rFonts w:hint="eastAsia" w:ascii="Times New Roman" w:hAnsi="Times New Roman" w:cs="Times New Roman"/>
          <w:lang w:val="en-US" w:eastAsia="zh-CN"/>
        </w:rPr>
        <w:t>ETC</w:t>
      </w:r>
      <w:r>
        <w:rPr>
          <w:rFonts w:hint="eastAsia" w:ascii="Times New Roman" w:hAnsi="Times New Roman" w:cs="Times New Roman"/>
          <w:lang w:eastAsia="zh"/>
        </w:rPr>
        <w:t>-ReID</w:t>
      </w:r>
      <w:r>
        <w:rPr>
          <w:rFonts w:hint="eastAsia"/>
        </w:rPr>
        <w:t>方法各个模块的消融实验</w:t>
      </w:r>
      <w:r>
        <w:tab/>
      </w:r>
      <w:r>
        <w:fldChar w:fldCharType="begin"/>
      </w:r>
      <w:r>
        <w:instrText xml:space="preserve"> PAGEREF _Toc24314 \h </w:instrText>
      </w:r>
      <w:r>
        <w:fldChar w:fldCharType="separate"/>
      </w:r>
      <w:r>
        <w:t>25</w:t>
      </w:r>
      <w:r>
        <w:fldChar w:fldCharType="end"/>
      </w:r>
      <w:r>
        <w:fldChar w:fldCharType="end"/>
      </w:r>
    </w:p>
    <w:p w14:paraId="4C0CFA61">
      <w:pPr>
        <w:pStyle w:val="25"/>
        <w:tabs>
          <w:tab w:val="right" w:leader="dot" w:pos="9070"/>
        </w:tabs>
      </w:pPr>
      <w:r>
        <w:fldChar w:fldCharType="begin"/>
      </w:r>
      <w:r>
        <w:instrText xml:space="preserve"> HYPERLINK \l _Toc22081 </w:instrText>
      </w:r>
      <w:r>
        <w:fldChar w:fldCharType="separate"/>
      </w:r>
      <w:r>
        <w:t>表4</w:t>
      </w:r>
      <w:r>
        <w:rPr>
          <w:rFonts w:hint="eastAsia"/>
        </w:rPr>
        <w:t>.</w:t>
      </w:r>
      <w:r>
        <w:t xml:space="preserve">1 </w:t>
      </w:r>
      <w:r>
        <w:rPr>
          <w:rFonts w:hint="eastAsia"/>
        </w:rPr>
        <w:t xml:space="preserve"> 在</w:t>
      </w:r>
      <w:r>
        <w:rPr>
          <w:rFonts w:ascii="Times New Roman" w:hAnsi="Times New Roman" w:cs="Times New Roman"/>
        </w:rPr>
        <w:t>CUHK-PEDES</w:t>
      </w:r>
      <w:r>
        <w:rPr>
          <w:rFonts w:hint="eastAsia"/>
        </w:rPr>
        <w:t>数据集上的</w:t>
      </w:r>
      <w:r>
        <w:rPr>
          <w:rFonts w:hint="eastAsia" w:ascii="Times New Roman" w:hAnsi="Times New Roman" w:cs="Times New Roman"/>
          <w:lang w:eastAsia="zh"/>
        </w:rPr>
        <w:t>CDS-ReID</w:t>
      </w:r>
      <w:r>
        <w:rPr>
          <w:rFonts w:hint="eastAsia"/>
        </w:rPr>
        <w:t>方法性能对比</w:t>
      </w:r>
      <w:r>
        <w:tab/>
      </w:r>
      <w:r>
        <w:fldChar w:fldCharType="begin"/>
      </w:r>
      <w:r>
        <w:instrText xml:space="preserve"> PAGEREF _Toc22081 \h </w:instrText>
      </w:r>
      <w:r>
        <w:fldChar w:fldCharType="separate"/>
      </w:r>
      <w:r>
        <w:t>38</w:t>
      </w:r>
      <w:r>
        <w:fldChar w:fldCharType="end"/>
      </w:r>
      <w:r>
        <w:fldChar w:fldCharType="end"/>
      </w:r>
    </w:p>
    <w:p w14:paraId="4E4ED3A1">
      <w:pPr>
        <w:pStyle w:val="25"/>
        <w:tabs>
          <w:tab w:val="right" w:leader="dot" w:pos="9070"/>
        </w:tabs>
      </w:pPr>
      <w:r>
        <w:fldChar w:fldCharType="begin"/>
      </w:r>
      <w:r>
        <w:instrText xml:space="preserve"> HYPERLINK \l _Toc6561 </w:instrText>
      </w:r>
      <w:r>
        <w:fldChar w:fldCharType="separate"/>
      </w:r>
      <w:r>
        <w:t>表4</w:t>
      </w:r>
      <w:r>
        <w:rPr>
          <w:rFonts w:hint="eastAsia"/>
        </w:rPr>
        <w:t>.</w:t>
      </w:r>
      <w:r>
        <w:t xml:space="preserve">2 </w:t>
      </w:r>
      <w:r>
        <w:rPr>
          <w:rFonts w:hint="eastAsia"/>
        </w:rPr>
        <w:t xml:space="preserve"> 在</w:t>
      </w:r>
      <w:r>
        <w:rPr>
          <w:rFonts w:hint="eastAsia" w:ascii="Times New Roman" w:hAnsi="Times New Roman" w:cs="Times New Roman"/>
        </w:rPr>
        <w:t>ICFG-PEDES</w:t>
      </w:r>
      <w:r>
        <w:rPr>
          <w:rFonts w:hint="eastAsia"/>
        </w:rPr>
        <w:t>数据集上的</w:t>
      </w:r>
      <w:r>
        <w:rPr>
          <w:rFonts w:ascii="Times New Roman" w:hAnsi="Times New Roman" w:cs="Times New Roman"/>
          <w:lang w:eastAsia="zh"/>
        </w:rPr>
        <w:t>CDS-ReID</w:t>
      </w:r>
      <w:r>
        <w:rPr>
          <w:rFonts w:hint="eastAsia"/>
        </w:rPr>
        <w:t>方法性能对比</w:t>
      </w:r>
      <w:r>
        <w:tab/>
      </w:r>
      <w:r>
        <w:fldChar w:fldCharType="begin"/>
      </w:r>
      <w:r>
        <w:instrText xml:space="preserve"> PAGEREF _Toc6561 \h </w:instrText>
      </w:r>
      <w:r>
        <w:fldChar w:fldCharType="separate"/>
      </w:r>
      <w:r>
        <w:t>39</w:t>
      </w:r>
      <w:r>
        <w:fldChar w:fldCharType="end"/>
      </w:r>
      <w:r>
        <w:fldChar w:fldCharType="end"/>
      </w:r>
    </w:p>
    <w:p w14:paraId="1131ADD7">
      <w:pPr>
        <w:pStyle w:val="25"/>
        <w:tabs>
          <w:tab w:val="right" w:leader="dot" w:pos="9070"/>
        </w:tabs>
      </w:pPr>
      <w:r>
        <w:fldChar w:fldCharType="begin"/>
      </w:r>
      <w:r>
        <w:instrText xml:space="preserve"> HYPERLINK \l _Toc15728 </w:instrText>
      </w:r>
      <w:r>
        <w:fldChar w:fldCharType="separate"/>
      </w:r>
      <w:r>
        <w:t>表4</w:t>
      </w:r>
      <w:r>
        <w:rPr>
          <w:rFonts w:hint="eastAsia"/>
        </w:rPr>
        <w:t>.</w:t>
      </w:r>
      <w:r>
        <w:t xml:space="preserve">3 </w:t>
      </w:r>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lang w:eastAsia="zh"/>
        </w:rPr>
        <w:t>CDS-ReID</w:t>
      </w:r>
      <w:r>
        <w:rPr>
          <w:rFonts w:hint="eastAsia"/>
        </w:rPr>
        <w:t>方法性能对比</w:t>
      </w:r>
      <w:r>
        <w:tab/>
      </w:r>
      <w:r>
        <w:fldChar w:fldCharType="begin"/>
      </w:r>
      <w:r>
        <w:instrText xml:space="preserve"> PAGEREF _Toc15728 \h </w:instrText>
      </w:r>
      <w:r>
        <w:fldChar w:fldCharType="separate"/>
      </w:r>
      <w:r>
        <w:t>40</w:t>
      </w:r>
      <w:r>
        <w:fldChar w:fldCharType="end"/>
      </w:r>
      <w:r>
        <w:fldChar w:fldCharType="end"/>
      </w:r>
    </w:p>
    <w:p w14:paraId="73572DAE">
      <w:pPr>
        <w:pStyle w:val="25"/>
        <w:tabs>
          <w:tab w:val="right" w:leader="dot" w:pos="9070"/>
        </w:tabs>
      </w:pPr>
      <w:r>
        <w:fldChar w:fldCharType="begin"/>
      </w:r>
      <w:r>
        <w:instrText xml:space="preserve"> HYPERLINK \l _Toc5743 </w:instrText>
      </w:r>
      <w:r>
        <w:fldChar w:fldCharType="separate"/>
      </w:r>
      <w:r>
        <w:t>表4</w:t>
      </w:r>
      <w:r>
        <w:rPr>
          <w:rFonts w:hint="eastAsia"/>
        </w:rPr>
        <w:t>.</w:t>
      </w:r>
      <w:r>
        <w:t xml:space="preserve">4 </w:t>
      </w:r>
      <w:r>
        <w:rPr>
          <w:rFonts w:hint="eastAsia"/>
        </w:rPr>
        <w:t xml:space="preserve"> 在</w:t>
      </w:r>
      <w:r>
        <w:rPr>
          <w:rFonts w:ascii="Times New Roman" w:hAnsi="Times New Roman" w:cs="Times New Roman"/>
        </w:rPr>
        <w:t>CUHK-PEDES</w:t>
      </w:r>
      <w:r>
        <w:rPr>
          <w:rFonts w:hint="eastAsia"/>
        </w:rPr>
        <w:t>数据集上的</w:t>
      </w:r>
      <w:r>
        <w:rPr>
          <w:rFonts w:ascii="Times New Roman" w:hAnsi="Times New Roman" w:cs="Times New Roman"/>
          <w:lang w:eastAsia="zh"/>
        </w:rPr>
        <w:t>CDS-ReID</w:t>
      </w:r>
      <w:r>
        <w:rPr>
          <w:rFonts w:hint="eastAsia"/>
        </w:rPr>
        <w:t>方法各个模块的消融实验</w:t>
      </w:r>
      <w:r>
        <w:tab/>
      </w:r>
      <w:r>
        <w:fldChar w:fldCharType="begin"/>
      </w:r>
      <w:r>
        <w:instrText xml:space="preserve"> PAGEREF _Toc5743 \h </w:instrText>
      </w:r>
      <w:r>
        <w:fldChar w:fldCharType="separate"/>
      </w:r>
      <w:r>
        <w:t>41</w:t>
      </w:r>
      <w:r>
        <w:fldChar w:fldCharType="end"/>
      </w:r>
      <w:r>
        <w:fldChar w:fldCharType="end"/>
      </w:r>
    </w:p>
    <w:p w14:paraId="17760E5B">
      <w:pPr>
        <w:pStyle w:val="25"/>
        <w:tabs>
          <w:tab w:val="right" w:leader="dot" w:pos="9070"/>
        </w:tabs>
      </w:pPr>
      <w:r>
        <w:fldChar w:fldCharType="begin"/>
      </w:r>
      <w:r>
        <w:instrText xml:space="preserve"> HYPERLINK \l _Toc21583 </w:instrText>
      </w:r>
      <w:r>
        <w:fldChar w:fldCharType="separate"/>
      </w:r>
      <w:r>
        <w:t>表4</w:t>
      </w:r>
      <w:r>
        <w:rPr>
          <w:rFonts w:hint="eastAsia"/>
        </w:rPr>
        <w:t>.</w:t>
      </w:r>
      <w:r>
        <w:t xml:space="preserve">5 </w:t>
      </w:r>
      <w:r>
        <w:rPr>
          <w:rFonts w:hint="eastAsia"/>
        </w:rPr>
        <w:t xml:space="preserve"> 在</w:t>
      </w:r>
      <w:r>
        <w:rPr>
          <w:rFonts w:ascii="Times New Roman" w:hAnsi="Times New Roman" w:cs="Times New Roman"/>
        </w:rPr>
        <w:t>ICFG-PEDES</w:t>
      </w:r>
      <w:r>
        <w:rPr>
          <w:rFonts w:hint="eastAsia"/>
        </w:rPr>
        <w:t>数据集上的</w:t>
      </w:r>
      <w:r>
        <w:rPr>
          <w:rFonts w:ascii="Times New Roman" w:hAnsi="Times New Roman" w:cs="Times New Roman"/>
          <w:lang w:eastAsia="zh"/>
        </w:rPr>
        <w:t>CDS-ReID</w:t>
      </w:r>
      <w:r>
        <w:rPr>
          <w:rFonts w:hint="eastAsia"/>
        </w:rPr>
        <w:t>方法各个模块的消融实验</w:t>
      </w:r>
      <w:r>
        <w:tab/>
      </w:r>
      <w:r>
        <w:fldChar w:fldCharType="begin"/>
      </w:r>
      <w:r>
        <w:instrText xml:space="preserve"> PAGEREF _Toc21583 \h </w:instrText>
      </w:r>
      <w:r>
        <w:fldChar w:fldCharType="separate"/>
      </w:r>
      <w:r>
        <w:t>41</w:t>
      </w:r>
      <w:r>
        <w:fldChar w:fldCharType="end"/>
      </w:r>
      <w:r>
        <w:fldChar w:fldCharType="end"/>
      </w:r>
    </w:p>
    <w:p w14:paraId="5F424B5C">
      <w:pPr>
        <w:pStyle w:val="25"/>
        <w:tabs>
          <w:tab w:val="right" w:leader="dot" w:pos="9070"/>
        </w:tabs>
      </w:pPr>
      <w:r>
        <w:fldChar w:fldCharType="begin"/>
      </w:r>
      <w:r>
        <w:instrText xml:space="preserve"> HYPERLINK \l _Toc23012 </w:instrText>
      </w:r>
      <w:r>
        <w:fldChar w:fldCharType="separate"/>
      </w:r>
      <w:r>
        <w:t>表4</w:t>
      </w:r>
      <w:r>
        <w:rPr>
          <w:rFonts w:hint="eastAsia"/>
        </w:rPr>
        <w:t>.</w:t>
      </w:r>
      <w:r>
        <w:t xml:space="preserve">6 </w:t>
      </w:r>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lang w:eastAsia="zh"/>
        </w:rPr>
        <w:t>CDS-ReID</w:t>
      </w:r>
      <w:r>
        <w:rPr>
          <w:rFonts w:hint="eastAsia"/>
        </w:rPr>
        <w:t>方法各个模块的消融实验</w:t>
      </w:r>
      <w:r>
        <w:tab/>
      </w:r>
      <w:r>
        <w:fldChar w:fldCharType="begin"/>
      </w:r>
      <w:r>
        <w:instrText xml:space="preserve"> PAGEREF _Toc23012 \h </w:instrText>
      </w:r>
      <w:r>
        <w:fldChar w:fldCharType="separate"/>
      </w:r>
      <w:r>
        <w:t>41</w:t>
      </w:r>
      <w:r>
        <w:fldChar w:fldCharType="end"/>
      </w:r>
      <w:r>
        <w:fldChar w:fldCharType="end"/>
      </w:r>
    </w:p>
    <w:p w14:paraId="3720E7BC">
      <w:pPr>
        <w:pStyle w:val="25"/>
        <w:tabs>
          <w:tab w:val="right" w:leader="dot" w:pos="9070"/>
        </w:tabs>
      </w:pPr>
      <w:r>
        <w:fldChar w:fldCharType="begin"/>
      </w:r>
      <w:r>
        <w:instrText xml:space="preserve"> HYPERLINK \l _Toc8903 </w:instrText>
      </w:r>
      <w:r>
        <w:fldChar w:fldCharType="separate"/>
      </w:r>
      <w:r>
        <w:rPr>
          <w:rFonts w:hint="eastAsia"/>
        </w:rPr>
        <w:t>表5</w:t>
      </w:r>
      <w:r>
        <w:rPr>
          <w:rFonts w:hint="default"/>
          <w:lang w:eastAsia="zh-CN"/>
        </w:rPr>
        <w:t>.</w:t>
      </w:r>
      <w:r>
        <w:t xml:space="preserve">1 </w:t>
      </w:r>
      <w:r>
        <w:rPr>
          <w:rFonts w:hint="default"/>
          <w:lang w:val="en-US" w:eastAsia="zh-CN"/>
        </w:rPr>
        <w:t xml:space="preserve"> </w:t>
      </w:r>
      <w:r>
        <w:rPr>
          <w:rFonts w:hint="eastAsia" w:ascii="Times New Roman" w:hAnsi="Times New Roman" w:eastAsia="宋体" w:cs="Times New Roman"/>
          <w:szCs w:val="20"/>
        </w:rPr>
        <w:t>开发环境配置表</w:t>
      </w:r>
      <w:r>
        <w:tab/>
      </w:r>
      <w:r>
        <w:fldChar w:fldCharType="begin"/>
      </w:r>
      <w:r>
        <w:instrText xml:space="preserve"> PAGEREF _Toc8903 \h </w:instrText>
      </w:r>
      <w:r>
        <w:fldChar w:fldCharType="separate"/>
      </w:r>
      <w:r>
        <w:t>47</w:t>
      </w:r>
      <w:r>
        <w:fldChar w:fldCharType="end"/>
      </w:r>
      <w:r>
        <w:fldChar w:fldCharType="end"/>
      </w:r>
    </w:p>
    <w:p w14:paraId="5B00F2C1">
      <w:pPr>
        <w:pStyle w:val="25"/>
        <w:tabs>
          <w:tab w:val="right" w:leader="dot" w:pos="9070"/>
        </w:tabs>
      </w:pPr>
      <w:r>
        <w:fldChar w:fldCharType="begin"/>
      </w:r>
      <w:r>
        <w:instrText xml:space="preserve"> HYPERLINK \l _Toc15163 </w:instrText>
      </w:r>
      <w:r>
        <w:fldChar w:fldCharType="separate"/>
      </w:r>
      <w:r>
        <w:rPr>
          <w:rFonts w:hint="eastAsia"/>
        </w:rPr>
        <w:t>表5</w:t>
      </w:r>
      <w:r>
        <w:rPr>
          <w:rFonts w:hint="eastAsia"/>
          <w:lang w:eastAsia="zh-CN"/>
        </w:rPr>
        <w:t>.</w:t>
      </w:r>
      <w:r>
        <w:t xml:space="preserve">2 </w:t>
      </w:r>
      <w:r>
        <w:rPr>
          <w:rFonts w:hint="eastAsia"/>
          <w:lang w:val="en-US" w:eastAsia="zh-CN"/>
        </w:rPr>
        <w:t xml:space="preserve"> 文本输入功能测试</w:t>
      </w:r>
      <w:r>
        <w:tab/>
      </w:r>
      <w:r>
        <w:fldChar w:fldCharType="begin"/>
      </w:r>
      <w:r>
        <w:instrText xml:space="preserve"> PAGEREF _Toc15163 \h </w:instrText>
      </w:r>
      <w:r>
        <w:fldChar w:fldCharType="separate"/>
      </w:r>
      <w:r>
        <w:t>50</w:t>
      </w:r>
      <w:r>
        <w:fldChar w:fldCharType="end"/>
      </w:r>
      <w:r>
        <w:fldChar w:fldCharType="end"/>
      </w:r>
    </w:p>
    <w:p w14:paraId="6EFF0962">
      <w:pPr>
        <w:pStyle w:val="25"/>
        <w:tabs>
          <w:tab w:val="right" w:leader="dot" w:pos="9070"/>
        </w:tabs>
      </w:pPr>
      <w:r>
        <w:fldChar w:fldCharType="begin"/>
      </w:r>
      <w:r>
        <w:instrText xml:space="preserve"> HYPERLINK \l _Toc1037 </w:instrText>
      </w:r>
      <w:r>
        <w:fldChar w:fldCharType="separate"/>
      </w:r>
      <w:r>
        <w:rPr>
          <w:rFonts w:hint="eastAsia"/>
        </w:rPr>
        <w:t>表5</w:t>
      </w:r>
      <w:r>
        <w:rPr>
          <w:rFonts w:hint="eastAsia"/>
          <w:lang w:eastAsia="zh-CN"/>
        </w:rPr>
        <w:t>.</w:t>
      </w:r>
      <w:r>
        <w:t xml:space="preserve">3 </w:t>
      </w:r>
      <w:r>
        <w:rPr>
          <w:rFonts w:hint="eastAsia"/>
          <w:szCs w:val="20"/>
          <w:lang w:val="en-US" w:eastAsia="zh-CN"/>
        </w:rPr>
        <w:t xml:space="preserve"> 算法模块的功能测试</w:t>
      </w:r>
      <w:r>
        <w:tab/>
      </w:r>
      <w:r>
        <w:fldChar w:fldCharType="begin"/>
      </w:r>
      <w:r>
        <w:instrText xml:space="preserve"> PAGEREF _Toc1037 \h </w:instrText>
      </w:r>
      <w:r>
        <w:fldChar w:fldCharType="separate"/>
      </w:r>
      <w:r>
        <w:t>50</w:t>
      </w:r>
      <w:r>
        <w:fldChar w:fldCharType="end"/>
      </w:r>
      <w:r>
        <w:fldChar w:fldCharType="end"/>
      </w:r>
    </w:p>
    <w:p w14:paraId="7EF745EE">
      <w:pPr>
        <w:pStyle w:val="25"/>
        <w:tabs>
          <w:tab w:val="right" w:leader="dot" w:pos="9070"/>
        </w:tabs>
      </w:pPr>
      <w:r>
        <w:fldChar w:fldCharType="begin"/>
      </w:r>
      <w:r>
        <w:instrText xml:space="preserve"> HYPERLINK \l _Toc2683 </w:instrText>
      </w:r>
      <w:r>
        <w:fldChar w:fldCharType="separate"/>
      </w:r>
      <w:r>
        <w:t>表5</w:t>
      </w:r>
      <w:r>
        <w:rPr>
          <w:rFonts w:hint="eastAsia"/>
          <w:lang w:eastAsia="zh-CN"/>
        </w:rPr>
        <w:t>.</w:t>
      </w:r>
      <w:r>
        <w:t xml:space="preserve">4 </w:t>
      </w:r>
      <w:r>
        <w:rPr>
          <w:rFonts w:hint="eastAsia"/>
          <w:lang w:val="en-US" w:eastAsia="zh-CN"/>
        </w:rPr>
        <w:t xml:space="preserve"> 算法处理延迟与显存占用</w:t>
      </w:r>
      <w:r>
        <w:tab/>
      </w:r>
      <w:r>
        <w:fldChar w:fldCharType="begin"/>
      </w:r>
      <w:r>
        <w:instrText xml:space="preserve"> PAGEREF _Toc2683 \h </w:instrText>
      </w:r>
      <w:r>
        <w:fldChar w:fldCharType="separate"/>
      </w:r>
      <w:r>
        <w:t>51</w:t>
      </w:r>
      <w:r>
        <w:fldChar w:fldCharType="end"/>
      </w:r>
      <w:r>
        <w:fldChar w:fldCharType="end"/>
      </w:r>
    </w:p>
    <w:p w14:paraId="0F051584">
      <w:pPr>
        <w:pStyle w:val="25"/>
        <w:tabs>
          <w:tab w:val="right" w:leader="dot" w:pos="9070"/>
        </w:tabs>
      </w:pPr>
      <w:r>
        <w:fldChar w:fldCharType="begin"/>
      </w:r>
      <w:r>
        <w:instrText xml:space="preserve"> HYPERLINK \l _Toc15475 </w:instrText>
      </w:r>
      <w:r>
        <w:fldChar w:fldCharType="separate"/>
      </w:r>
      <w:r>
        <w:t>表5</w:t>
      </w:r>
      <w:r>
        <w:rPr>
          <w:rFonts w:hint="default"/>
          <w:lang w:eastAsia="zh-CN"/>
        </w:rPr>
        <w:t>.</w:t>
      </w:r>
      <w:r>
        <w:t xml:space="preserve">5 </w:t>
      </w:r>
      <w:r>
        <w:rPr>
          <w:rFonts w:hint="default"/>
          <w:lang w:val="en-US" w:eastAsia="zh-CN"/>
        </w:rPr>
        <w:t xml:space="preserve"> 整体系统延迟测试</w:t>
      </w:r>
      <w:r>
        <w:tab/>
      </w:r>
      <w:r>
        <w:fldChar w:fldCharType="begin"/>
      </w:r>
      <w:r>
        <w:instrText xml:space="preserve"> PAGEREF _Toc15475 \h </w:instrText>
      </w:r>
      <w:r>
        <w:fldChar w:fldCharType="separate"/>
      </w:r>
      <w:r>
        <w:t>51</w:t>
      </w:r>
      <w:r>
        <w:fldChar w:fldCharType="end"/>
      </w:r>
      <w:r>
        <w:fldChar w:fldCharType="end"/>
      </w:r>
    </w:p>
    <w:p w14:paraId="5BEE89B9">
      <w:pPr>
        <w:pStyle w:val="3"/>
        <w:tabs>
          <w:tab w:val="left" w:pos="2331"/>
          <w:tab w:val="center" w:pos="4535"/>
        </w:tabs>
        <w:spacing w:before="0" w:beforeLines="0" w:after="0" w:afterLines="0" w:line="240" w:lineRule="auto"/>
        <w:jc w:val="center"/>
        <w:outlineLvl w:val="9"/>
      </w:pPr>
      <w:r>
        <w:fldChar w:fldCharType="end"/>
      </w:r>
    </w:p>
    <w:p w14:paraId="68F695C6">
      <w:pPr>
        <w:pStyle w:val="25"/>
        <w:tabs>
          <w:tab w:val="right" w:leader="dot" w:pos="9060"/>
        </w:tabs>
      </w:pPr>
    </w:p>
    <w:p w14:paraId="6D927DE7">
      <w:r>
        <w:br w:type="page"/>
      </w:r>
    </w:p>
    <w:p w14:paraId="27F507F2">
      <w:pPr>
        <w:pStyle w:val="3"/>
        <w:spacing w:before="409" w:after="409"/>
        <w:jc w:val="center"/>
        <w:sectPr>
          <w:headerReference r:id="rId19" w:type="default"/>
          <w:headerReference r:id="rId20" w:type="even"/>
          <w:footerReference r:id="rId21" w:type="even"/>
          <w:type w:val="continuous"/>
          <w:pgSz w:w="11906" w:h="16838"/>
          <w:pgMar w:top="1247" w:right="1418" w:bottom="1247" w:left="1418" w:header="624" w:footer="624" w:gutter="0"/>
          <w:pgNumType w:fmt="upperRoman" w:start="2"/>
          <w:cols w:space="425" w:num="1"/>
          <w:docGrid w:type="linesAndChars" w:linePitch="409" w:charSpace="3891"/>
        </w:sectPr>
      </w:pPr>
    </w:p>
    <w:p w14:paraId="7E3EA0A8">
      <w:pPr>
        <w:pStyle w:val="2"/>
        <w:spacing w:before="409" w:after="409"/>
        <w:jc w:val="center"/>
      </w:pPr>
      <w:bookmarkStart w:id="87" w:name="_Toc28381"/>
      <w:bookmarkStart w:id="88" w:name="_Toc28837"/>
      <w:bookmarkStart w:id="89" w:name="_Toc2862"/>
      <w:bookmarkStart w:id="90" w:name="_Toc30898"/>
      <w:bookmarkStart w:id="91" w:name="_Toc32049"/>
      <w:bookmarkStart w:id="92" w:name="_Toc32029"/>
      <w:bookmarkStart w:id="93" w:name="_Toc24530"/>
      <w:bookmarkStart w:id="94" w:name="_Toc11608"/>
      <w:bookmarkStart w:id="95" w:name="_Toc22101"/>
      <w:bookmarkStart w:id="96" w:name="_Toc7077600"/>
      <w:bookmarkStart w:id="97" w:name="_Toc29093"/>
      <w:bookmarkStart w:id="98" w:name="_Toc11833"/>
      <w:bookmarkStart w:id="99" w:name="_Toc16430"/>
      <w:r>
        <w:t>绪论</w:t>
      </w:r>
      <w:bookmarkEnd w:id="87"/>
      <w:bookmarkEnd w:id="88"/>
      <w:bookmarkEnd w:id="89"/>
      <w:bookmarkEnd w:id="90"/>
      <w:bookmarkEnd w:id="91"/>
      <w:bookmarkEnd w:id="92"/>
      <w:bookmarkEnd w:id="93"/>
      <w:bookmarkEnd w:id="94"/>
      <w:bookmarkEnd w:id="95"/>
      <w:bookmarkEnd w:id="96"/>
      <w:bookmarkEnd w:id="97"/>
      <w:bookmarkEnd w:id="98"/>
      <w:bookmarkEnd w:id="99"/>
    </w:p>
    <w:p w14:paraId="43A653C1">
      <w:pPr>
        <w:pStyle w:val="51"/>
      </w:pPr>
      <w:bookmarkStart w:id="100" w:name="_Toc21991"/>
      <w:bookmarkStart w:id="101" w:name="_Toc24067"/>
      <w:bookmarkStart w:id="102" w:name="_Toc31402"/>
      <w:bookmarkStart w:id="103" w:name="_Toc30608"/>
      <w:bookmarkStart w:id="104" w:name="_Toc29293"/>
      <w:bookmarkStart w:id="105" w:name="_Toc11839"/>
      <w:bookmarkStart w:id="106" w:name="_Toc22610"/>
      <w:bookmarkStart w:id="107" w:name="_Toc30235"/>
      <w:bookmarkStart w:id="108" w:name="_Toc10432"/>
      <w:bookmarkStart w:id="109" w:name="_Toc21348"/>
      <w:bookmarkStart w:id="110" w:name="_Toc1948"/>
      <w:bookmarkStart w:id="111" w:name="_Toc13363"/>
      <w:bookmarkStart w:id="112" w:name="_Toc7077601"/>
      <w:r>
        <w:rPr>
          <w:rFonts w:hint="eastAsia"/>
        </w:rPr>
        <w:t>1.1</w:t>
      </w:r>
      <w:r>
        <w:t xml:space="preserve"> </w:t>
      </w:r>
      <w:r>
        <w:rPr>
          <w:rFonts w:hint="eastAsia"/>
        </w:rPr>
        <w:t>课题研究背景及意义</w:t>
      </w:r>
      <w:bookmarkEnd w:id="100"/>
      <w:bookmarkEnd w:id="101"/>
      <w:bookmarkEnd w:id="102"/>
      <w:bookmarkEnd w:id="103"/>
      <w:bookmarkEnd w:id="104"/>
      <w:bookmarkEnd w:id="105"/>
      <w:bookmarkEnd w:id="106"/>
      <w:bookmarkEnd w:id="107"/>
      <w:bookmarkEnd w:id="108"/>
      <w:bookmarkEnd w:id="109"/>
      <w:bookmarkEnd w:id="110"/>
      <w:bookmarkEnd w:id="111"/>
      <w:bookmarkEnd w:id="112"/>
    </w:p>
    <w:p w14:paraId="00DB8BC1">
      <w:pPr>
        <w:widowControl/>
        <w:ind w:firstLine="516" w:firstLineChars="200"/>
        <w:jc w:val="both"/>
        <w:rPr>
          <w:rFonts w:ascii="宋体" w:hAnsi="宋体" w:cs="宋体"/>
          <w:color w:val="000000"/>
          <w:szCs w:val="24"/>
          <w:lang w:bidi="ar"/>
        </w:rPr>
      </w:pPr>
      <w:bookmarkStart w:id="113" w:name="_Toc7077602"/>
      <w:r>
        <w:rPr>
          <w:rFonts w:hint="eastAsia" w:ascii="宋体" w:hAnsi="宋体" w:cs="宋体"/>
          <w:color w:val="000000"/>
          <w:szCs w:val="24"/>
          <w:lang w:bidi="ar"/>
        </w:rPr>
        <w:t>基于文本查询的行人重识别</w:t>
      </w:r>
      <w:r>
        <w:rPr>
          <w:rFonts w:hint="eastAsia"/>
          <w:bCs/>
          <w:kern w:val="2"/>
          <w:szCs w:val="22"/>
        </w:rPr>
        <w:t>（Person Re-identification，</w:t>
      </w:r>
      <w:r>
        <w:rPr>
          <w:bCs/>
          <w:kern w:val="2"/>
          <w:szCs w:val="22"/>
        </w:rPr>
        <w:t>ReID</w:t>
      </w:r>
      <w:r>
        <w:rPr>
          <w:rFonts w:hint="eastAsia"/>
          <w:bCs/>
          <w:kern w:val="2"/>
          <w:szCs w:val="22"/>
        </w:rPr>
        <w:t>）</w:t>
      </w:r>
      <w:r>
        <w:rPr>
          <w:rFonts w:hint="eastAsia" w:ascii="宋体" w:hAnsi="宋体" w:cs="宋体"/>
          <w:color w:val="000000"/>
          <w:szCs w:val="24"/>
          <w:lang w:bidi="ar"/>
        </w:rPr>
        <w:t xml:space="preserve">作为计算机视觉与自然语言处理交叉领域的关键技术，在智能安防、行人轨迹追踪等众多实际场景发挥着关键作用。其可通过文本描述检索不同场景下跨摄像头的行人图像，有力辅助安防人员快速锁定目标、构建人物行动轨迹，提升智能监控视频分析、检索的效率与精准度。 </w:t>
      </w:r>
    </w:p>
    <w:p w14:paraId="2CC37A99">
      <w:pPr>
        <w:widowControl/>
        <w:ind w:firstLine="516" w:firstLineChars="200"/>
        <w:jc w:val="both"/>
        <w:rPr>
          <w:rFonts w:ascii="宋体" w:hAnsi="宋体" w:cs="宋体"/>
          <w:color w:val="000000"/>
          <w:szCs w:val="24"/>
          <w:lang w:bidi="ar"/>
        </w:rPr>
      </w:pPr>
      <w:r>
        <w:rPr>
          <w:rFonts w:hint="eastAsia" w:ascii="宋体" w:hAnsi="宋体" w:cs="宋体"/>
          <w:color w:val="000000"/>
          <w:szCs w:val="24"/>
          <w:lang w:bidi="ar"/>
        </w:rPr>
        <w:t>现有大多数研究都集中在探索图像</w:t>
      </w:r>
      <w:r>
        <w:rPr>
          <w:color w:val="000000"/>
          <w:szCs w:val="24"/>
          <w:lang w:bidi="ar"/>
        </w:rPr>
        <w:t>-</w:t>
      </w:r>
      <w:r>
        <w:rPr>
          <w:rFonts w:hint="eastAsia" w:ascii="宋体" w:hAnsi="宋体" w:cs="宋体"/>
          <w:color w:val="000000"/>
          <w:szCs w:val="24"/>
          <w:lang w:bidi="ar"/>
        </w:rPr>
        <w:t>文本对在公共表征空间中的语义对齐，可以观察到这些方法在现有的公共基准数据集上使用的模型训练过程是基于一个强有力的假设：图像和文本的模态信息是完整的，并且数据集具有均匀分布，即模型可以提取图像和文本的有效特征表示，同时它们不存在偏差，这显然是不现实的。除此之外，目前多数基于语义表示的方法缺乏可扩展性，难以区分相似图像和有偏差的文本（如颜色偏差），从而导致行人重识别性能不佳。这主要源于两个方面：（</w:t>
      </w:r>
      <w:r>
        <w:rPr>
          <w:color w:val="000000"/>
          <w:szCs w:val="24"/>
          <w:lang w:bidi="ar"/>
        </w:rPr>
        <w:t>1</w:t>
      </w:r>
      <w:r>
        <w:rPr>
          <w:rFonts w:hint="eastAsia" w:ascii="宋体" w:hAnsi="宋体" w:cs="宋体"/>
          <w:color w:val="000000"/>
          <w:szCs w:val="24"/>
          <w:lang w:bidi="ar"/>
        </w:rPr>
        <w:t>）首先，大量的跨模态行人重识别方法依赖于</w:t>
      </w:r>
      <w:r>
        <w:rPr>
          <w:color w:val="000000"/>
          <w:szCs w:val="24"/>
          <w:highlight w:val="yellow"/>
          <w:lang w:bidi="ar"/>
          <w:rPrChange w:id="0" w:author="Trisha" w:date="2025-09-30T11:34:15Z">
            <w:rPr>
              <w:color w:val="000000"/>
              <w:szCs w:val="24"/>
              <w:lang w:bidi="ar"/>
            </w:rPr>
          </w:rPrChange>
        </w:rPr>
        <w:t>CLIP</w:t>
      </w:r>
      <w:r>
        <w:rPr>
          <w:rFonts w:hint="eastAsia" w:ascii="宋体" w:hAnsi="宋体" w:cs="宋体"/>
          <w:color w:val="000000"/>
          <w:szCs w:val="24"/>
          <w:highlight w:val="yellow"/>
          <w:lang w:bidi="ar"/>
          <w:rPrChange w:id="1" w:author="Trisha" w:date="2025-09-30T11:34:15Z">
            <w:rPr>
              <w:rFonts w:hint="eastAsia" w:ascii="宋体" w:hAnsi="宋体" w:cs="宋体"/>
              <w:color w:val="000000"/>
              <w:szCs w:val="24"/>
              <w:lang w:bidi="ar"/>
            </w:rPr>
          </w:rPrChange>
        </w:rPr>
        <w:t>模型编码的特征，而这种与文本对齐的表征依赖于文本</w:t>
      </w:r>
      <w:r>
        <w:rPr>
          <w:rFonts w:hint="eastAsia" w:ascii="宋体" w:hAnsi="宋体" w:cs="宋体"/>
          <w:color w:val="000000"/>
          <w:szCs w:val="24"/>
          <w:lang w:bidi="ar"/>
        </w:rPr>
        <w:t>。也就是说，如果两张相似的行人图像都可以用相同的文本句子来描述，那么它们的表征一定是相似的。（</w:t>
      </w:r>
      <w:r>
        <w:rPr>
          <w:color w:val="000000"/>
          <w:szCs w:val="24"/>
          <w:lang w:bidi="ar"/>
        </w:rPr>
        <w:t>2</w:t>
      </w:r>
      <w:r>
        <w:rPr>
          <w:rFonts w:hint="eastAsia" w:ascii="宋体" w:hAnsi="宋体" w:cs="宋体"/>
          <w:color w:val="000000"/>
          <w:szCs w:val="24"/>
          <w:lang w:bidi="ar"/>
        </w:rPr>
        <w:t>）其次，当前使用的文本描述是存在偏差的，这可能会影响模型学习到的语义，根据数据集词频统计，“黑色”占行人衣服颜色的比例为</w:t>
      </w:r>
      <w:r>
        <w:rPr>
          <w:color w:val="000000"/>
          <w:szCs w:val="24"/>
          <w:lang w:bidi="ar"/>
        </w:rPr>
        <w:t>38%</w:t>
      </w:r>
      <w:r>
        <w:rPr>
          <w:rFonts w:hint="eastAsia" w:ascii="宋体" w:hAnsi="宋体" w:cs="宋体"/>
          <w:color w:val="000000"/>
          <w:szCs w:val="24"/>
          <w:lang w:bidi="ar"/>
        </w:rPr>
        <w:t>，而“红色”只占</w:t>
      </w:r>
      <w:r>
        <w:rPr>
          <w:color w:val="000000"/>
          <w:szCs w:val="24"/>
          <w:lang w:bidi="ar"/>
        </w:rPr>
        <w:t>2%</w:t>
      </w:r>
      <w:r>
        <w:rPr>
          <w:rFonts w:hint="eastAsia" w:ascii="宋体" w:hAnsi="宋体" w:cs="宋体"/>
          <w:color w:val="000000"/>
          <w:szCs w:val="24"/>
          <w:lang w:bidi="ar"/>
        </w:rPr>
        <w:t>，类似分布不均的偏差会导致模型偏爱高频单词，从而影响模型的整体性能。因此，如何在建模过程中处理偏差，确保模型准确地捕获潜在的语义，并在多元场景中表现良好，仍有改进的空间，但很少被考虑。</w:t>
      </w:r>
    </w:p>
    <w:p w14:paraId="6C2D9CAF">
      <w:pPr>
        <w:widowControl/>
        <w:ind w:firstLine="516" w:firstLineChars="200"/>
        <w:jc w:val="both"/>
        <w:rPr>
          <w:rFonts w:hint="eastAsia" w:ascii="宋体" w:hAnsi="宋体" w:cs="宋体"/>
          <w:color w:val="000000"/>
          <w:szCs w:val="24"/>
          <w:lang w:bidi="ar"/>
        </w:rPr>
      </w:pPr>
      <w:r>
        <w:rPr>
          <w:rFonts w:hint="eastAsia" w:ascii="宋体" w:hAnsi="宋体" w:cs="宋体"/>
          <w:color w:val="000000"/>
          <w:szCs w:val="24"/>
          <w:lang w:bidi="ar"/>
        </w:rPr>
        <w:t>因此，本研究针对上述问题，提出去混淆多模态行人重识别方法。它由视觉表征学习模块、文本表征学习模块和行人检索模块组成。具体来说，</w:t>
      </w:r>
      <w:r>
        <w:rPr>
          <w:rFonts w:hint="eastAsia"/>
          <w:b/>
          <w:bCs/>
        </w:rPr>
        <w:t>基于文本去混淆的行人重识别方法</w:t>
      </w:r>
      <w:r>
        <w:rPr>
          <w:rFonts w:hint="eastAsia" w:ascii="宋体" w:hAnsi="宋体" w:cs="宋体"/>
          <w:color w:val="000000"/>
          <w:szCs w:val="24"/>
          <w:lang w:bidi="ar"/>
        </w:rPr>
        <w:t>对于文本表征学习模块进行主要处理，通过示范样本消除数据集偏差是一种可靠的策略，同时采用因果注意力机制，消除数据集中存在的偏差，从而对跨模态输入进行因果干预</w:t>
      </w:r>
      <w:r>
        <w:rPr>
          <w:rFonts w:hint="eastAsia" w:ascii="宋体" w:hAnsi="宋体" w:cs="宋体"/>
          <w:color w:val="000000"/>
          <w:szCs w:val="24"/>
          <w:lang w:eastAsia="zh-CN" w:bidi="ar"/>
        </w:rPr>
        <w:t>。</w:t>
      </w:r>
      <w:r>
        <w:rPr>
          <w:rFonts w:hint="eastAsia" w:ascii="宋体" w:hAnsi="宋体" w:cs="宋体"/>
          <w:color w:val="000000"/>
          <w:szCs w:val="24"/>
          <w:lang w:bidi="ar"/>
        </w:rPr>
        <w:t>相应地，</w:t>
      </w:r>
      <w:r>
        <w:rPr>
          <w:rFonts w:hint="eastAsia"/>
          <w:b/>
          <w:bCs/>
        </w:rPr>
        <w:t>基于双流ViT可扩展的行人重识别方法</w:t>
      </w:r>
      <w:r>
        <w:rPr>
          <w:rFonts w:hint="eastAsia"/>
        </w:rPr>
        <w:t>主要对</w:t>
      </w:r>
      <w:r>
        <w:rPr>
          <w:rFonts w:hint="eastAsia" w:ascii="宋体" w:hAnsi="宋体" w:cs="宋体"/>
          <w:color w:val="000000"/>
          <w:szCs w:val="24"/>
          <w:lang w:bidi="ar"/>
        </w:rPr>
        <w:t>视觉表征学习模块进行处理，使得视觉表征学习模块利用来自两个空间的</w:t>
      </w:r>
      <w:r>
        <w:rPr>
          <w:color w:val="000000"/>
          <w:szCs w:val="24"/>
          <w:lang w:bidi="ar"/>
        </w:rPr>
        <w:t>ViT</w:t>
      </w:r>
      <w:r>
        <w:rPr>
          <w:rFonts w:hint="eastAsia" w:ascii="宋体" w:hAnsi="宋体" w:cs="宋体"/>
          <w:color w:val="000000"/>
          <w:szCs w:val="24"/>
          <w:lang w:bidi="ar"/>
        </w:rPr>
        <w:t>结构的视觉编码特征来增强图像判别性表征，并通过因果注意力机制进行表征融合</w:t>
      </w:r>
      <w:r>
        <w:rPr>
          <w:rFonts w:hint="eastAsia" w:ascii="宋体" w:hAnsi="宋体" w:cs="宋体"/>
          <w:color w:val="000000"/>
          <w:szCs w:val="24"/>
          <w:lang w:eastAsia="zh-CN" w:bidi="ar"/>
        </w:rPr>
        <w:t>，</w:t>
      </w:r>
      <w:r>
        <w:rPr>
          <w:rFonts w:hint="eastAsia" w:ascii="宋体" w:hAnsi="宋体" w:cs="宋体"/>
          <w:color w:val="000000"/>
          <w:szCs w:val="24"/>
          <w:lang w:bidi="ar"/>
        </w:rPr>
        <w:t>从而提高行人重识别的性能。结构因果模型中的</w:t>
      </w:r>
      <w:r>
        <w:rPr>
          <w:color w:val="000000"/>
          <w:szCs w:val="24"/>
          <w:lang w:bidi="ar"/>
        </w:rPr>
        <w:t>do</w:t>
      </w:r>
      <w:r>
        <w:rPr>
          <w:rFonts w:hint="eastAsia" w:ascii="宋体" w:hAnsi="宋体" w:cs="宋体"/>
          <w:color w:val="000000"/>
          <w:szCs w:val="24"/>
          <w:lang w:bidi="ar"/>
        </w:rPr>
        <w:t>算子表示因果干预操作，即通过强制设定变量取值阻断原有因果路径。这里使用具有</w:t>
      </w:r>
      <w:r>
        <w:rPr>
          <w:color w:val="000000"/>
          <w:szCs w:val="24"/>
          <w:lang w:bidi="ar"/>
        </w:rPr>
        <w:t>do</w:t>
      </w:r>
      <w:r>
        <w:rPr>
          <w:rFonts w:hint="eastAsia" w:ascii="宋体" w:hAnsi="宋体" w:cs="宋体"/>
          <w:color w:val="000000"/>
          <w:szCs w:val="24"/>
          <w:lang w:bidi="ar"/>
        </w:rPr>
        <w:t>算子的结构因果模型，将数据集偏差视为混杂因素，并随后消除它们的混杂效应。</w:t>
      </w:r>
    </w:p>
    <w:p w14:paraId="05E5BAEE">
      <w:pPr>
        <w:widowControl/>
        <w:ind w:firstLine="516" w:firstLineChars="200"/>
        <w:jc w:val="left"/>
        <w:rPr>
          <w:rFonts w:hint="eastAsia" w:ascii="宋体" w:hAnsi="宋体" w:cs="宋体"/>
          <w:color w:val="000000"/>
          <w:szCs w:val="24"/>
          <w:lang w:bidi="ar"/>
        </w:rPr>
      </w:pPr>
    </w:p>
    <w:p w14:paraId="0F0FF080">
      <w:pPr>
        <w:widowControl/>
        <w:ind w:firstLine="516" w:firstLineChars="200"/>
        <w:jc w:val="left"/>
        <w:rPr>
          <w:rFonts w:hint="eastAsia" w:ascii="宋体" w:hAnsi="宋体" w:cs="宋体"/>
          <w:color w:val="000000"/>
          <w:szCs w:val="24"/>
          <w:lang w:bidi="ar"/>
        </w:rPr>
      </w:pPr>
    </w:p>
    <w:p w14:paraId="70ED74F4">
      <w:pPr>
        <w:pStyle w:val="51"/>
      </w:pPr>
      <w:bookmarkStart w:id="114" w:name="_Toc20033"/>
      <w:bookmarkStart w:id="115" w:name="_Toc31577"/>
      <w:bookmarkStart w:id="116" w:name="_Toc19377"/>
      <w:bookmarkStart w:id="117" w:name="_Toc14469"/>
      <w:bookmarkStart w:id="118" w:name="_Toc5645"/>
      <w:bookmarkStart w:id="119" w:name="_Toc17234"/>
      <w:bookmarkStart w:id="120" w:name="_Toc8075"/>
      <w:bookmarkStart w:id="121" w:name="_Toc19673"/>
      <w:bookmarkStart w:id="122" w:name="_Toc24323"/>
      <w:bookmarkStart w:id="123" w:name="_Toc26760"/>
      <w:bookmarkStart w:id="124" w:name="_Toc12273"/>
      <w:bookmarkStart w:id="125" w:name="_Toc29365"/>
      <w:r>
        <w:rPr>
          <w:rFonts w:hint="eastAsia"/>
        </w:rPr>
        <w:t>1.2</w:t>
      </w:r>
      <w:r>
        <w:t xml:space="preserve"> </w:t>
      </w:r>
      <w:r>
        <w:rPr>
          <w:rFonts w:hint="eastAsia"/>
        </w:rPr>
        <w:t>国内外研究现状</w:t>
      </w:r>
      <w:bookmarkEnd w:id="113"/>
      <w:bookmarkEnd w:id="114"/>
      <w:bookmarkEnd w:id="115"/>
      <w:bookmarkEnd w:id="116"/>
      <w:bookmarkEnd w:id="117"/>
      <w:bookmarkEnd w:id="118"/>
      <w:bookmarkEnd w:id="119"/>
      <w:bookmarkEnd w:id="120"/>
      <w:bookmarkEnd w:id="121"/>
      <w:bookmarkEnd w:id="122"/>
      <w:bookmarkEnd w:id="123"/>
      <w:bookmarkEnd w:id="124"/>
      <w:bookmarkEnd w:id="125"/>
    </w:p>
    <w:p w14:paraId="6B675ECD">
      <w:pPr>
        <w:ind w:firstLine="516" w:firstLineChars="200"/>
        <w:rPr>
          <w:bCs/>
          <w:kern w:val="44"/>
          <w:szCs w:val="44"/>
        </w:rPr>
      </w:pPr>
      <w:r>
        <w:rPr>
          <w:bCs/>
          <w:kern w:val="44"/>
          <w:szCs w:val="44"/>
        </w:rPr>
        <w:t>基于文本</w:t>
      </w:r>
      <w:r>
        <w:rPr>
          <w:rFonts w:hint="eastAsia"/>
          <w:bCs/>
          <w:kern w:val="44"/>
          <w:szCs w:val="44"/>
        </w:rPr>
        <w:t>查询</w:t>
      </w:r>
      <w:r>
        <w:rPr>
          <w:bCs/>
          <w:kern w:val="44"/>
          <w:szCs w:val="44"/>
        </w:rPr>
        <w:t>的行人</w:t>
      </w:r>
      <w:r>
        <w:rPr>
          <w:rFonts w:hint="eastAsia"/>
          <w:bCs/>
          <w:kern w:val="44"/>
          <w:szCs w:val="44"/>
        </w:rPr>
        <w:t>重识别属于</w:t>
      </w:r>
      <w:r>
        <w:rPr>
          <w:bCs/>
          <w:kern w:val="44"/>
          <w:szCs w:val="44"/>
        </w:rPr>
        <w:t>跨模态</w:t>
      </w:r>
      <w:r>
        <w:rPr>
          <w:rFonts w:hint="eastAsia"/>
          <w:bCs/>
          <w:kern w:val="44"/>
          <w:szCs w:val="44"/>
        </w:rPr>
        <w:t>匹配问题，</w:t>
      </w:r>
      <w:r>
        <w:rPr>
          <w:bCs/>
          <w:kern w:val="44"/>
          <w:szCs w:val="44"/>
        </w:rPr>
        <w:t>指在不同模态</w:t>
      </w:r>
      <w:r>
        <w:rPr>
          <w:rFonts w:hint="eastAsia"/>
          <w:bCs/>
          <w:kern w:val="44"/>
          <w:szCs w:val="44"/>
          <w:vertAlign w:val="superscript"/>
        </w:rPr>
        <w:t>[1,2]</w:t>
      </w:r>
      <w:r>
        <w:rPr>
          <w:bCs/>
          <w:kern w:val="44"/>
          <w:szCs w:val="44"/>
        </w:rPr>
        <w:t>下匹配和识别个体的任务。Li等人首次引入了基于文本的跨模态行人ReID</w:t>
      </w:r>
      <w:r>
        <w:rPr>
          <w:rFonts w:hint="eastAsia"/>
          <w:bCs/>
          <w:kern w:val="44"/>
          <w:szCs w:val="44"/>
          <w:vertAlign w:val="superscript"/>
        </w:rPr>
        <w:t>[3]</w:t>
      </w:r>
      <w:r>
        <w:rPr>
          <w:bCs/>
          <w:kern w:val="44"/>
          <w:szCs w:val="44"/>
        </w:rPr>
        <w:t>任务，并开发了一种利用循环神经网络增强匹配结果的方法。Shao等人提出了LGUR框架</w:t>
      </w:r>
      <w:r>
        <w:rPr>
          <w:rFonts w:hint="eastAsia"/>
          <w:bCs/>
          <w:kern w:val="44"/>
          <w:szCs w:val="44"/>
          <w:vertAlign w:val="superscript"/>
        </w:rPr>
        <w:t>[4]</w:t>
      </w:r>
      <w:r>
        <w:rPr>
          <w:rFonts w:hint="eastAsia"/>
          <w:bCs/>
          <w:kern w:val="44"/>
          <w:szCs w:val="44"/>
        </w:rPr>
        <w:t>，层级粒度对齐统一文本-图像表征，提升细粒度匹配能力</w:t>
      </w:r>
      <w:r>
        <w:rPr>
          <w:bCs/>
          <w:kern w:val="44"/>
          <w:szCs w:val="44"/>
        </w:rPr>
        <w:t>。Zhang等人提出了一种多样化嵌入扩展网络（DEEN）</w:t>
      </w:r>
      <w:r>
        <w:rPr>
          <w:rFonts w:hint="eastAsia"/>
          <w:bCs/>
          <w:kern w:val="44"/>
          <w:szCs w:val="44"/>
          <w:vertAlign w:val="superscript"/>
        </w:rPr>
        <w:t>[5]</w:t>
      </w:r>
      <w:r>
        <w:rPr>
          <w:bCs/>
          <w:kern w:val="44"/>
          <w:szCs w:val="44"/>
        </w:rPr>
        <w:t>，以有效提取多样化的跨模态线索。Jiang等人基于CLIP实现了一个隐式关系推理模块IRRA</w:t>
      </w:r>
      <w:r>
        <w:rPr>
          <w:rFonts w:hint="eastAsia"/>
          <w:bCs/>
          <w:kern w:val="44"/>
          <w:szCs w:val="44"/>
          <w:vertAlign w:val="superscript"/>
        </w:rPr>
        <w:t>[6]</w:t>
      </w:r>
      <w:r>
        <w:rPr>
          <w:bCs/>
          <w:kern w:val="44"/>
          <w:szCs w:val="44"/>
        </w:rPr>
        <w:t>，用于对齐跨模态ReID任务的细粒度信息。Wu等人提出了一种多粒度对比一致性对齐框架</w:t>
      </w:r>
      <w:r>
        <w:rPr>
          <w:rFonts w:hint="eastAsia"/>
          <w:bCs/>
          <w:kern w:val="44"/>
          <w:szCs w:val="44"/>
          <w:vertAlign w:val="superscript"/>
        </w:rPr>
        <w:t>[7]</w:t>
      </w:r>
      <w:r>
        <w:rPr>
          <w:bCs/>
          <w:kern w:val="44"/>
          <w:szCs w:val="44"/>
        </w:rPr>
        <w:t>，旨在利用视觉-文本表示的内部和跨粒度信息。</w:t>
      </w:r>
      <w:r>
        <w:rPr>
          <w:rFonts w:hint="eastAsia"/>
          <w:bCs/>
          <w:kern w:val="44"/>
          <w:szCs w:val="44"/>
        </w:rPr>
        <w:t>Farooq等人引入了一种基于CNN的架构</w:t>
      </w:r>
      <w:r>
        <w:rPr>
          <w:rFonts w:hint="eastAsia"/>
          <w:bCs/>
          <w:kern w:val="44"/>
          <w:szCs w:val="44"/>
          <w:vertAlign w:val="superscript"/>
        </w:rPr>
        <w:t>[8]</w:t>
      </w:r>
      <w:r>
        <w:rPr>
          <w:rFonts w:hint="eastAsia"/>
          <w:bCs/>
          <w:kern w:val="44"/>
          <w:szCs w:val="44"/>
        </w:rPr>
        <w:t>，该架构使用AXM-Blocks和上下文注意力来对齐视觉和文本表示，以进行跨模态行人ReID，从而专注于共享语义，同时忽略无关的背景信息。Shao等人提出了UniPT框架</w:t>
      </w:r>
      <w:r>
        <w:rPr>
          <w:rFonts w:hint="eastAsia"/>
          <w:bCs/>
          <w:kern w:val="44"/>
          <w:szCs w:val="44"/>
          <w:vertAlign w:val="superscript"/>
        </w:rPr>
        <w:t>[9]</w:t>
      </w:r>
      <w:r>
        <w:rPr>
          <w:rFonts w:hint="eastAsia"/>
          <w:bCs/>
          <w:kern w:val="44"/>
          <w:szCs w:val="44"/>
        </w:rPr>
        <w:t>，该框架通过使用大规模文本标记数据集的统一预训练方法来对齐图像和文本特征，从而解决了不一致问题。Shen等人提出了PBSL框架</w:t>
      </w:r>
      <w:r>
        <w:rPr>
          <w:rFonts w:hint="eastAsia"/>
          <w:bCs/>
          <w:kern w:val="44"/>
          <w:szCs w:val="44"/>
          <w:vertAlign w:val="superscript"/>
        </w:rPr>
        <w:t>[10]</w:t>
      </w:r>
      <w:r>
        <w:rPr>
          <w:rFonts w:hint="eastAsia"/>
          <w:bCs/>
          <w:kern w:val="44"/>
          <w:szCs w:val="44"/>
        </w:rPr>
        <w:t>，通过共同交互式注意力、负相似性正则化和图网络来解决不匹配和匹配的区域-单词对，以改进相似性测量，从而进行精细的相似性评估。大多数研究都集中在探索图像-文本对，以在公共表示空间中进行语义对齐。</w:t>
      </w:r>
      <w:r>
        <w:rPr>
          <w:bCs/>
          <w:kern w:val="44"/>
          <w:szCs w:val="44"/>
        </w:rPr>
        <w:t xml:space="preserve">尽管上述跨模态ReID任务已经涵盖了现实中的可能场景，但仍有一些具有挑战性的情况有待解决，包括行人信息不足以及可扩展表示的探索。 </w:t>
      </w:r>
      <w:r>
        <w:rPr>
          <w:rFonts w:hint="eastAsia"/>
          <w:bCs/>
          <w:kern w:val="44"/>
          <w:szCs w:val="44"/>
          <w:lang w:val="en-US" w:eastAsia="zh-CN"/>
        </w:rPr>
        <w:t>因此，</w:t>
      </w:r>
      <w:r>
        <w:rPr>
          <w:rFonts w:hint="eastAsia"/>
          <w:bCs/>
          <w:kern w:val="44"/>
          <w:szCs w:val="44"/>
        </w:rPr>
        <w:t>如何有效提升跨模态表示的可扩展性、稳定性</w:t>
      </w:r>
      <w:r>
        <w:rPr>
          <w:rFonts w:hint="eastAsia"/>
          <w:bCs/>
          <w:kern w:val="44"/>
          <w:szCs w:val="44"/>
          <w:lang w:val="en-US" w:eastAsia="zh-CN"/>
        </w:rPr>
        <w:t>和鲁棒性</w:t>
      </w:r>
      <w:r>
        <w:rPr>
          <w:rFonts w:hint="eastAsia"/>
          <w:bCs/>
          <w:kern w:val="44"/>
          <w:szCs w:val="44"/>
        </w:rPr>
        <w:t>，研究数据偏差对模型性能的影响，</w:t>
      </w:r>
      <w:r>
        <w:rPr>
          <w:rFonts w:hint="eastAsia"/>
          <w:bCs/>
          <w:kern w:val="44"/>
          <w:szCs w:val="44"/>
          <w:lang w:val="en-US" w:eastAsia="zh-CN"/>
        </w:rPr>
        <w:t>是</w:t>
      </w:r>
      <w:r>
        <w:rPr>
          <w:rFonts w:hint="eastAsia"/>
          <w:bCs/>
          <w:kern w:val="44"/>
          <w:szCs w:val="44"/>
        </w:rPr>
        <w:t>该领域亟待突破的关键方向</w:t>
      </w:r>
      <w:r>
        <w:rPr>
          <w:rFonts w:hint="eastAsia"/>
          <w:bCs/>
          <w:kern w:val="44"/>
          <w:szCs w:val="44"/>
          <w:lang w:eastAsia="zh-CN"/>
        </w:rPr>
        <w:t>，</w:t>
      </w:r>
      <w:r>
        <w:rPr>
          <w:rFonts w:hint="eastAsia"/>
          <w:bCs/>
          <w:kern w:val="44"/>
          <w:szCs w:val="44"/>
          <w:lang w:val="en-US" w:eastAsia="zh-CN"/>
        </w:rPr>
        <w:t>很少有研究工作考虑，需要进一步深入</w:t>
      </w:r>
      <w:r>
        <w:rPr>
          <w:bCs/>
          <w:kern w:val="44"/>
          <w:szCs w:val="44"/>
        </w:rPr>
        <w:t>探索。</w:t>
      </w:r>
    </w:p>
    <w:p w14:paraId="1C7D8A48">
      <w:pPr>
        <w:pStyle w:val="51"/>
      </w:pPr>
      <w:bookmarkStart w:id="126" w:name="_Toc25436"/>
      <w:bookmarkStart w:id="127" w:name="_Toc31723"/>
      <w:bookmarkStart w:id="128" w:name="_Toc706"/>
      <w:bookmarkStart w:id="129" w:name="_Toc8884"/>
      <w:bookmarkStart w:id="130" w:name="_Toc19857"/>
      <w:bookmarkStart w:id="131" w:name="_Toc22067"/>
      <w:bookmarkStart w:id="132" w:name="_Toc32409"/>
      <w:bookmarkStart w:id="133" w:name="_Toc26018"/>
      <w:bookmarkStart w:id="134" w:name="_Toc16688"/>
      <w:bookmarkStart w:id="135" w:name="_Toc14965"/>
      <w:bookmarkStart w:id="136" w:name="_Toc25426"/>
      <w:bookmarkStart w:id="137" w:name="_Toc7077603"/>
      <w:bookmarkStart w:id="138" w:name="_Toc20182"/>
      <w:r>
        <w:rPr>
          <w:rFonts w:hint="eastAsia"/>
        </w:rPr>
        <w:t>1.3</w:t>
      </w:r>
      <w:r>
        <w:t xml:space="preserve"> </w:t>
      </w:r>
      <w:r>
        <w:rPr>
          <w:rFonts w:hint="eastAsia"/>
        </w:rPr>
        <w:t>本文主要工作</w:t>
      </w:r>
      <w:bookmarkEnd w:id="126"/>
      <w:bookmarkEnd w:id="127"/>
      <w:bookmarkEnd w:id="128"/>
      <w:bookmarkEnd w:id="129"/>
      <w:bookmarkEnd w:id="130"/>
      <w:bookmarkEnd w:id="131"/>
      <w:bookmarkEnd w:id="132"/>
      <w:bookmarkEnd w:id="133"/>
      <w:bookmarkEnd w:id="134"/>
      <w:bookmarkEnd w:id="135"/>
      <w:bookmarkEnd w:id="136"/>
      <w:bookmarkEnd w:id="137"/>
      <w:bookmarkEnd w:id="138"/>
    </w:p>
    <w:p w14:paraId="650EE584">
      <w:pPr>
        <w:ind w:firstLine="516" w:firstLineChars="200"/>
        <w:rPr>
          <w:bCs/>
          <w:kern w:val="44"/>
          <w:szCs w:val="44"/>
        </w:rPr>
      </w:pPr>
      <w:bookmarkStart w:id="139" w:name="_Toc7077604"/>
      <w:r>
        <w:rPr>
          <w:rFonts w:hint="eastAsia"/>
          <w:bCs/>
          <w:kern w:val="44"/>
          <w:szCs w:val="44"/>
        </w:rPr>
        <w:t>基于文本查询的行人重识别（ReID）旨在匹配视觉和文本模态中的个体，致力于学习不同模态之间的公共语义表示空间</w:t>
      </w:r>
      <w:r>
        <w:rPr>
          <w:rFonts w:hint="eastAsia"/>
          <w:bCs/>
          <w:kern w:val="44"/>
          <w:szCs w:val="44"/>
          <w:vertAlign w:val="superscript"/>
        </w:rPr>
        <w:t>[11,12]</w:t>
      </w:r>
      <w:r>
        <w:rPr>
          <w:rFonts w:hint="eastAsia"/>
          <w:bCs/>
          <w:kern w:val="44"/>
          <w:szCs w:val="44"/>
        </w:rPr>
        <w:t>。这一基于文本的任务为实际应用提供了更可靠和有效的解决方案，并且近年来取得了有意义的进展。然而，我们观察到这些方法在现有公共基准数据集</w:t>
      </w:r>
      <w:r>
        <w:rPr>
          <w:rFonts w:hint="eastAsia"/>
          <w:bCs/>
          <w:kern w:val="44"/>
          <w:szCs w:val="44"/>
          <w:vertAlign w:val="superscript"/>
        </w:rPr>
        <w:t>[13]</w:t>
      </w:r>
      <w:r>
        <w:rPr>
          <w:rFonts w:hint="eastAsia"/>
          <w:bCs/>
          <w:kern w:val="44"/>
          <w:szCs w:val="44"/>
        </w:rPr>
        <w:t xml:space="preserve">上的模型训练过程基于一个强假设：图像和文本模态的信息是整体的，数据集具有均匀分布，即模型可以提取图像和文本的有效特征表示，同时，它们没有偏差。这显然是不现实的。 </w:t>
      </w:r>
    </w:p>
    <w:p w14:paraId="45F2D454">
      <w:pPr>
        <w:ind w:firstLine="516" w:firstLineChars="200"/>
        <w:rPr>
          <w:bCs/>
          <w:kern w:val="44"/>
          <w:szCs w:val="44"/>
        </w:rPr>
      </w:pPr>
      <w:r>
        <w:rPr>
          <w:rFonts w:hint="eastAsia"/>
          <w:bCs/>
          <w:kern w:val="44"/>
          <w:szCs w:val="44"/>
        </w:rPr>
        <w:t>此外，当前源自语义表示的方法不具有可扩展性，这一缺点源于两个关键方面。首先，大量方法依赖于CLIP</w:t>
      </w:r>
      <w:r>
        <w:rPr>
          <w:rFonts w:hint="eastAsia"/>
          <w:bCs/>
          <w:kern w:val="44"/>
          <w:szCs w:val="44"/>
          <w:vertAlign w:val="superscript"/>
        </w:rPr>
        <w:t>[14,15]</w:t>
      </w:r>
      <w:r>
        <w:rPr>
          <w:rFonts w:hint="eastAsia"/>
          <w:bCs/>
          <w:kern w:val="44"/>
          <w:szCs w:val="44"/>
        </w:rPr>
        <w:t>的特征，并且这种</w:t>
      </w:r>
      <w:r>
        <w:rPr>
          <w:rFonts w:hint="eastAsia"/>
          <w:bCs/>
          <w:kern w:val="44"/>
          <w:szCs w:val="44"/>
          <w:lang w:val="en-US" w:eastAsia="zh-CN"/>
        </w:rPr>
        <w:t>多模态</w:t>
      </w:r>
      <w:r>
        <w:rPr>
          <w:rFonts w:hint="eastAsia"/>
          <w:bCs/>
          <w:kern w:val="44"/>
          <w:szCs w:val="44"/>
        </w:rPr>
        <w:t>对齐的表</w:t>
      </w:r>
      <w:r>
        <w:rPr>
          <w:rFonts w:hint="eastAsia"/>
          <w:bCs/>
          <w:kern w:val="44"/>
          <w:szCs w:val="44"/>
          <w:lang w:val="en-US" w:eastAsia="zh-CN"/>
        </w:rPr>
        <w:t>征</w:t>
      </w:r>
      <w:r>
        <w:rPr>
          <w:rFonts w:hint="eastAsia"/>
          <w:bCs/>
          <w:kern w:val="44"/>
          <w:szCs w:val="44"/>
        </w:rPr>
        <w:t xml:space="preserve">依赖于文本。如果两张相似的图像都可以用同一句文本描述，那么它们的表示必然相似。其次，当前使用的文本存在偏差，这可能会扭曲模型学习到的语义。经过充分调研，在当前大多数数据集，“黑色”在服装颜色中占比高达40%，而“红色”仅占5%以内。类似的偏差将导致文本编码器偏向高频词，影响整体性能。因此，在建模过程中处理偏差至关重要，以确保模型能够准确地捕捉到潜在的语义，并在各种场景中表现良好。行人ReID仍有改进的空间，但很少被考虑。 </w:t>
      </w:r>
    </w:p>
    <w:p w14:paraId="72AC3097">
      <w:pPr>
        <w:ind w:firstLine="516" w:firstLineChars="200"/>
        <w:rPr>
          <w:rFonts w:hint="eastAsia"/>
          <w:bCs/>
          <w:kern w:val="44"/>
          <w:szCs w:val="44"/>
        </w:rPr>
      </w:pPr>
      <w:r>
        <w:rPr>
          <w:rFonts w:hint="eastAsia"/>
          <w:bCs/>
          <w:kern w:val="44"/>
          <w:szCs w:val="44"/>
        </w:rPr>
        <w:t>为了应对这些挑战，</w:t>
      </w:r>
      <w:r>
        <w:rPr>
          <w:rFonts w:hint="eastAsia"/>
          <w:bCs/>
          <w:kern w:val="44"/>
          <w:szCs w:val="44"/>
          <w:lang w:val="en-US" w:eastAsia="zh-CN"/>
        </w:rPr>
        <w:t>本文</w:t>
      </w:r>
      <w:r>
        <w:rPr>
          <w:rFonts w:hint="eastAsia"/>
          <w:bCs/>
          <w:kern w:val="44"/>
          <w:szCs w:val="44"/>
        </w:rPr>
        <w:t>对表</w:t>
      </w:r>
      <w:r>
        <w:rPr>
          <w:rFonts w:hint="eastAsia"/>
          <w:bCs/>
          <w:kern w:val="44"/>
          <w:szCs w:val="44"/>
          <w:lang w:val="en-US" w:eastAsia="zh-CN"/>
        </w:rPr>
        <w:t>征</w:t>
      </w:r>
      <w:r>
        <w:rPr>
          <w:rFonts w:hint="eastAsia"/>
          <w:bCs/>
          <w:kern w:val="44"/>
          <w:szCs w:val="44"/>
        </w:rPr>
        <w:t>学习和去偏差方法进行了深入研究。对于视觉表</w:t>
      </w:r>
      <w:r>
        <w:rPr>
          <w:rFonts w:hint="eastAsia"/>
          <w:bCs/>
          <w:kern w:val="44"/>
          <w:szCs w:val="44"/>
          <w:lang w:val="en-US" w:eastAsia="zh-CN"/>
        </w:rPr>
        <w:t>征</w:t>
      </w:r>
      <w:r>
        <w:rPr>
          <w:rFonts w:hint="eastAsia"/>
          <w:bCs/>
          <w:kern w:val="44"/>
          <w:szCs w:val="44"/>
        </w:rPr>
        <w:t>学习，非</w:t>
      </w:r>
      <w:r>
        <w:rPr>
          <w:rFonts w:hint="eastAsia"/>
          <w:bCs/>
          <w:kern w:val="44"/>
          <w:szCs w:val="44"/>
          <w:lang w:val="en-US" w:eastAsia="zh-CN"/>
        </w:rPr>
        <w:t>文本</w:t>
      </w:r>
      <w:r>
        <w:rPr>
          <w:rFonts w:hint="eastAsia"/>
          <w:bCs/>
          <w:kern w:val="44"/>
          <w:szCs w:val="44"/>
        </w:rPr>
        <w:t>对齐的视觉编码器，如自监督的EVA模型</w:t>
      </w:r>
      <w:r>
        <w:rPr>
          <w:rFonts w:hint="eastAsia"/>
          <w:bCs/>
          <w:kern w:val="44"/>
          <w:szCs w:val="44"/>
          <w:vertAlign w:val="superscript"/>
        </w:rPr>
        <w:t>[16, 17]</w:t>
      </w:r>
      <w:r>
        <w:rPr>
          <w:rFonts w:hint="eastAsia"/>
          <w:bCs/>
          <w:kern w:val="44"/>
          <w:szCs w:val="44"/>
        </w:rPr>
        <w:t>，优先考虑图像本身，并在语义空间中有效地分离相似图像。对于文本表</w:t>
      </w:r>
      <w:r>
        <w:rPr>
          <w:rFonts w:hint="eastAsia"/>
          <w:bCs/>
          <w:kern w:val="44"/>
          <w:szCs w:val="44"/>
          <w:lang w:val="en-US" w:eastAsia="zh-CN"/>
        </w:rPr>
        <w:t>征</w:t>
      </w:r>
      <w:r>
        <w:rPr>
          <w:rFonts w:hint="eastAsia"/>
          <w:bCs/>
          <w:kern w:val="44"/>
          <w:szCs w:val="44"/>
        </w:rPr>
        <w:t>学习，通过</w:t>
      </w:r>
      <w:r>
        <w:rPr>
          <w:rFonts w:hint="eastAsia"/>
          <w:bCs/>
          <w:color w:val="000000" w:themeColor="text1"/>
          <w:kern w:val="44"/>
          <w:szCs w:val="44"/>
          <w:lang w:eastAsia="zh-CN"/>
          <w14:textFill>
            <w14:solidFill>
              <w14:schemeClr w14:val="tx1"/>
            </w14:solidFill>
          </w14:textFill>
        </w:rPr>
        <w:t>示范样本</w:t>
      </w:r>
      <w:r>
        <w:rPr>
          <w:rFonts w:hint="eastAsia"/>
          <w:bCs/>
          <w:kern w:val="44"/>
          <w:szCs w:val="44"/>
        </w:rPr>
        <w:t>对数据集进行去偏差是一种可靠的策略。通过使用检索策略获取模型样本，能够增强劣等属性的语义并纠正有偏差的数据分布。</w:t>
      </w:r>
    </w:p>
    <w:p w14:paraId="7781A750">
      <w:pPr>
        <w:spacing w:line="240" w:lineRule="auto"/>
        <w:jc w:val="center"/>
      </w:pPr>
      <w:r>
        <w:rPr>
          <w:rFonts w:hint="eastAsia"/>
        </w:rPr>
        <w:drawing>
          <wp:inline distT="0" distB="0" distL="114300" distR="114300">
            <wp:extent cx="5758180" cy="5526405"/>
            <wp:effectExtent l="0" t="0" r="4445" b="7620"/>
            <wp:docPr id="17" name="图片 17" descr="第一章图1.1论文内容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第一章图1.1论文内容框架图"/>
                    <pic:cNvPicPr>
                      <a:picLocks noChangeAspect="1"/>
                    </pic:cNvPicPr>
                  </pic:nvPicPr>
                  <pic:blipFill>
                    <a:blip r:embed="rId24"/>
                    <a:stretch>
                      <a:fillRect/>
                    </a:stretch>
                  </pic:blipFill>
                  <pic:spPr>
                    <a:xfrm>
                      <a:off x="0" y="0"/>
                      <a:ext cx="5758180" cy="5526405"/>
                    </a:xfrm>
                    <a:prstGeom prst="rect">
                      <a:avLst/>
                    </a:prstGeom>
                  </pic:spPr>
                </pic:pic>
              </a:graphicData>
            </a:graphic>
          </wp:inline>
        </w:drawing>
      </w:r>
    </w:p>
    <w:p w14:paraId="2C4E2E9B">
      <w:pPr>
        <w:pStyle w:val="8"/>
        <w:spacing w:line="240" w:lineRule="auto"/>
        <w:ind w:firstLineChars="200"/>
        <w:rPr>
          <w:bCs/>
          <w:kern w:val="44"/>
          <w:szCs w:val="44"/>
        </w:rP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w:t>
      </w:r>
      <w:r>
        <w:fldChar w:fldCharType="end"/>
      </w:r>
      <w:bookmarkStart w:id="140" w:name="_Toc31617"/>
      <w:bookmarkStart w:id="141" w:name="_Toc12326"/>
      <w:bookmarkStart w:id="142" w:name="_Toc12467"/>
      <w:bookmarkStart w:id="143" w:name="_Toc17317"/>
      <w:bookmarkStart w:id="144" w:name="_Toc18620"/>
      <w:bookmarkStart w:id="145" w:name="_Toc1009"/>
      <w:bookmarkStart w:id="146" w:name="_Toc26037"/>
      <w:bookmarkStart w:id="147" w:name="_Toc28708"/>
      <w:bookmarkStart w:id="148" w:name="_Toc6233"/>
      <w:bookmarkStart w:id="149" w:name="_Toc22102"/>
      <w:bookmarkStart w:id="150" w:name="_Toc7849"/>
      <w:r>
        <w:t xml:space="preserve"> </w:t>
      </w:r>
      <w:commentRangeStart w:id="0"/>
      <w:r>
        <w:rPr>
          <w:rFonts w:hint="eastAsia"/>
        </w:rPr>
        <w:t>论文</w:t>
      </w:r>
      <w:r>
        <w:t>内容框架图</w:t>
      </w:r>
      <w:commentRangeEnd w:id="0"/>
      <w:r>
        <w:commentReference w:id="0"/>
      </w:r>
      <w:bookmarkEnd w:id="140"/>
      <w:bookmarkEnd w:id="141"/>
      <w:bookmarkEnd w:id="142"/>
      <w:bookmarkEnd w:id="143"/>
      <w:bookmarkEnd w:id="144"/>
      <w:bookmarkEnd w:id="145"/>
      <w:bookmarkEnd w:id="146"/>
      <w:bookmarkEnd w:id="147"/>
      <w:bookmarkEnd w:id="148"/>
      <w:bookmarkEnd w:id="149"/>
      <w:bookmarkEnd w:id="150"/>
    </w:p>
    <w:p w14:paraId="4E6B77D5">
      <w:pPr>
        <w:pStyle w:val="57"/>
        <w:snapToGrid/>
        <w:ind w:firstLine="516" w:firstLineChars="200"/>
      </w:pPr>
      <w:r>
        <w:rPr>
          <w:rFonts w:hint="eastAsia"/>
          <w:lang w:val="en-US" w:eastAsia="zh-CN"/>
        </w:rPr>
        <w:t>如图1.1所示，</w:t>
      </w:r>
      <w:r>
        <w:rPr>
          <w:rFonts w:hint="eastAsia"/>
        </w:rPr>
        <w:t>在本文中，提出了两个有效的去混淆多模态行人重识别方法。</w:t>
      </w:r>
      <w:r>
        <w:rPr>
          <w:rFonts w:hint="eastAsia"/>
          <w:b/>
          <w:bCs w:val="0"/>
        </w:rPr>
        <w:t>基于文本去混淆的行人重识别方法</w:t>
      </w:r>
      <w:r>
        <w:rPr>
          <w:rFonts w:hint="eastAsia"/>
        </w:rPr>
        <w:t>和</w:t>
      </w:r>
      <w:r>
        <w:rPr>
          <w:rFonts w:hint="eastAsia"/>
          <w:b/>
          <w:bCs w:val="0"/>
        </w:rPr>
        <w:t>基于双流ViT可扩展的行人重识别方法</w:t>
      </w:r>
      <w:r>
        <w:rPr>
          <w:rFonts w:hint="eastAsia"/>
        </w:rPr>
        <w:t>。具体来说，基于文本去混淆的行人重识别方法通过</w:t>
      </w:r>
      <w:r>
        <w:rPr>
          <w:rFonts w:hint="eastAsia"/>
          <w:lang w:eastAsia="zh-CN"/>
        </w:rPr>
        <w:t>示范样本</w:t>
      </w:r>
      <w:r>
        <w:rPr>
          <w:rFonts w:hint="eastAsia"/>
        </w:rPr>
        <w:t>纠正文本语义。基于双流ViT可扩展的行人重识别方法利用来自两个空间的ViT特征来增强图像区分能力。此外，本文采用两种因果掩码机制</w:t>
      </w:r>
      <w:r>
        <w:rPr>
          <w:rFonts w:hint="eastAsia"/>
          <w:vertAlign w:val="superscript"/>
        </w:rPr>
        <w:t>[18,19]</w:t>
      </w:r>
      <w:r>
        <w:rPr>
          <w:rFonts w:hint="eastAsia"/>
        </w:rPr>
        <w:t>来进一步实现上述表示干预并减轻偏差。在这里，本文主要考虑具有do干预的结构因果模型，将数据集偏差视为混杂因素，并随后消除它们的混杂效应。最后，可以对跨模态输入进行因果干预并提高识别性能。本文提出的两个核心方法构成互补式技术体系：第三章基于文本去混淆的行人重识别方法聚焦文本模态的语义偏差校正，通过示范样本与因果注意力阻断高频词汇对视觉特征的干扰；第四章基于双流ViT可扩展的行人重识别方法侧重视觉模态的特征解耦，通过异构编码器与动态融合增强跨场景鲁棒性。二者分别从文本与视觉两个维度构建因果干预机制，形成</w:t>
      </w:r>
      <w:r>
        <w:rPr>
          <w:rFonts w:hint="eastAsia"/>
          <w:lang w:eastAsia="zh-CN"/>
        </w:rPr>
        <w:t>“</w:t>
      </w:r>
      <w:r>
        <w:rPr>
          <w:rFonts w:hint="eastAsia"/>
        </w:rPr>
        <w:t>文本去偏差-视觉抗干扰-跨模态增强</w:t>
      </w:r>
      <w:r>
        <w:rPr>
          <w:rFonts w:hint="eastAsia"/>
          <w:lang w:eastAsia="zh-CN"/>
        </w:rPr>
        <w:t>”</w:t>
      </w:r>
      <w:r>
        <w:rPr>
          <w:rFonts w:hint="eastAsia"/>
        </w:rPr>
        <w:t>的递进式技术路线。通过在三个著名的公共数据集：CUHK-PEDES、ICFG-PEDES和RSTPReid上进行的一系列综合实验和深入分析，充分验证了</w:t>
      </w:r>
      <w:r>
        <w:rPr>
          <w:rFonts w:hint="eastAsia"/>
          <w:lang w:val="en-US" w:eastAsia="zh-CN"/>
        </w:rPr>
        <w:t>本文</w:t>
      </w:r>
      <w:r>
        <w:rPr>
          <w:rFonts w:hint="eastAsia"/>
        </w:rPr>
        <w:t xml:space="preserve">所提出解决方案的有效性和合理性。结果一致表明，本文提出的方法不仅优于现有方法，而且为所解决的挑战提供了一个强大且可扩展的解决方案。 </w:t>
      </w:r>
    </w:p>
    <w:p w14:paraId="4845F662">
      <w:pPr>
        <w:pStyle w:val="57"/>
        <w:snapToGrid/>
        <w:ind w:firstLine="516" w:firstLineChars="200"/>
      </w:pPr>
      <w:r>
        <w:rPr>
          <w:rFonts w:hint="eastAsia"/>
          <w:lang w:val="en-US" w:eastAsia="zh-CN"/>
        </w:rPr>
        <w:t>综上所述</w:t>
      </w:r>
      <w:r>
        <w:rPr>
          <w:rFonts w:hint="eastAsia"/>
        </w:rPr>
        <w:t>，</w:t>
      </w:r>
      <w:r>
        <w:rPr>
          <w:rFonts w:hint="eastAsia"/>
          <w:lang w:val="en-US" w:eastAsia="zh-CN"/>
        </w:rPr>
        <w:t>本文</w:t>
      </w:r>
      <w:r>
        <w:rPr>
          <w:rFonts w:hint="eastAsia"/>
        </w:rPr>
        <w:t>提出了一种用于ReID任务的新颖的去混淆多模态行人重识别方法，解释了为什么ReID的性能会受到未观察到的混杂因素的影响，并给出了一个有效的解决方案来解决这个问题。</w:t>
      </w:r>
      <w:r>
        <w:rPr>
          <w:rFonts w:hint="eastAsia"/>
          <w:lang w:val="en-US" w:eastAsia="zh-CN"/>
        </w:rPr>
        <w:t>本研究</w:t>
      </w:r>
      <w:r>
        <w:rPr>
          <w:rFonts w:hint="eastAsia"/>
        </w:rPr>
        <w:t>贡献有以下三个方面：</w:t>
      </w:r>
    </w:p>
    <w:p w14:paraId="64BEB60B">
      <w:pPr>
        <w:pStyle w:val="57"/>
        <w:snapToGrid/>
        <w:ind w:firstLine="516" w:firstLineChars="200"/>
      </w:pPr>
      <w:r>
        <w:rPr>
          <w:rFonts w:hint="eastAsia"/>
        </w:rPr>
        <w:t xml:space="preserve"> 1</w:t>
      </w:r>
      <w:r>
        <w:rPr>
          <w:rFonts w:hint="eastAsia"/>
          <w:lang w:val="en-US" w:eastAsia="zh-CN"/>
        </w:rPr>
        <w:t>.</w:t>
      </w:r>
      <w:r>
        <w:rPr>
          <w:rFonts w:hint="eastAsia"/>
        </w:rPr>
        <w:t>首次尝试在基于文本</w:t>
      </w:r>
      <w:r>
        <w:rPr>
          <w:rFonts w:hint="eastAsia"/>
          <w:lang w:val="en-US" w:eastAsia="zh-CN"/>
        </w:rPr>
        <w:t>查询</w:t>
      </w:r>
      <w:r>
        <w:rPr>
          <w:rFonts w:hint="eastAsia"/>
        </w:rPr>
        <w:t>的行人ReID任务中引入可扩展表示学习，采用不同比例的线性混合ViT特征和</w:t>
      </w:r>
      <w:r>
        <w:rPr>
          <w:rFonts w:hint="eastAsia"/>
          <w:lang w:eastAsia="zh-CN"/>
        </w:rPr>
        <w:t>示范样本</w:t>
      </w:r>
      <w:r>
        <w:rPr>
          <w:rFonts w:hint="eastAsia"/>
        </w:rPr>
        <w:t>。</w:t>
      </w:r>
    </w:p>
    <w:p w14:paraId="4EFCDC11">
      <w:pPr>
        <w:pStyle w:val="57"/>
        <w:snapToGrid/>
        <w:ind w:firstLine="516" w:firstLineChars="200"/>
      </w:pPr>
      <w:r>
        <w:rPr>
          <w:rFonts w:hint="eastAsia"/>
        </w:rPr>
        <w:t xml:space="preserve"> 2</w:t>
      </w:r>
      <w:r>
        <w:rPr>
          <w:rFonts w:hint="eastAsia"/>
          <w:lang w:val="en-US" w:eastAsia="zh-CN"/>
        </w:rPr>
        <w:t>.</w:t>
      </w:r>
      <w:r>
        <w:rPr>
          <w:rFonts w:hint="eastAsia"/>
        </w:rPr>
        <w:t>本文利用因果学习来消除数据集中的偏差，以获得去混杂的跨模态学习能力，从而能够很好地推广到新的或不同的场景。</w:t>
      </w:r>
    </w:p>
    <w:p w14:paraId="0DD2F696">
      <w:pPr>
        <w:pStyle w:val="57"/>
        <w:snapToGrid/>
        <w:ind w:firstLine="516" w:firstLineChars="200"/>
      </w:pPr>
      <w:r>
        <w:rPr>
          <w:rFonts w:hint="eastAsia"/>
        </w:rPr>
        <w:t xml:space="preserve"> 3</w:t>
      </w:r>
      <w:r>
        <w:rPr>
          <w:rFonts w:hint="eastAsia"/>
          <w:lang w:val="en-US" w:eastAsia="zh-CN"/>
        </w:rPr>
        <w:t>.</w:t>
      </w:r>
      <w:r>
        <w:rPr>
          <w:rFonts w:hint="eastAsia"/>
        </w:rPr>
        <w:t>为了进一步检验上述算法在实际应用中的有效性，将本文提出的两种算法进行智能安防应用验证，以说明算法解决实际问题的能力。</w:t>
      </w:r>
    </w:p>
    <w:p w14:paraId="158F957D">
      <w:pPr>
        <w:pStyle w:val="51"/>
      </w:pPr>
      <w:bookmarkStart w:id="151" w:name="_Toc28836"/>
      <w:bookmarkStart w:id="152" w:name="_Toc13467"/>
      <w:bookmarkStart w:id="153" w:name="_Toc20276"/>
      <w:bookmarkStart w:id="154" w:name="_Toc28174"/>
      <w:bookmarkStart w:id="155" w:name="_Toc12100"/>
      <w:bookmarkStart w:id="156" w:name="_Toc18311"/>
      <w:bookmarkStart w:id="157" w:name="_Toc19708"/>
      <w:bookmarkStart w:id="158" w:name="_Toc26769"/>
      <w:bookmarkStart w:id="159" w:name="_Toc477"/>
      <w:bookmarkStart w:id="160" w:name="_Toc6514"/>
      <w:bookmarkStart w:id="161" w:name="_Toc9332"/>
      <w:bookmarkStart w:id="162" w:name="_Toc1730"/>
      <w:r>
        <w:rPr>
          <w:rFonts w:hint="eastAsia"/>
        </w:rPr>
        <w:t>1.4</w:t>
      </w:r>
      <w:r>
        <w:t xml:space="preserve"> </w:t>
      </w:r>
      <w:r>
        <w:rPr>
          <w:rFonts w:hint="eastAsia"/>
        </w:rPr>
        <w:t>本文组织结构</w:t>
      </w:r>
      <w:bookmarkEnd w:id="139"/>
      <w:bookmarkEnd w:id="151"/>
      <w:bookmarkEnd w:id="152"/>
      <w:bookmarkEnd w:id="153"/>
      <w:bookmarkEnd w:id="154"/>
      <w:bookmarkEnd w:id="155"/>
      <w:bookmarkEnd w:id="156"/>
      <w:bookmarkEnd w:id="157"/>
      <w:bookmarkEnd w:id="158"/>
      <w:bookmarkEnd w:id="159"/>
      <w:bookmarkEnd w:id="160"/>
      <w:bookmarkEnd w:id="161"/>
      <w:bookmarkEnd w:id="162"/>
    </w:p>
    <w:p w14:paraId="40669BF3">
      <w:pPr>
        <w:ind w:firstLine="516" w:firstLineChars="200"/>
        <w:rPr>
          <w:bCs/>
          <w:kern w:val="44"/>
          <w:szCs w:val="44"/>
        </w:rPr>
      </w:pPr>
      <w:r>
        <w:rPr>
          <w:rFonts w:hint="eastAsia"/>
          <w:bCs/>
          <w:kern w:val="44"/>
          <w:szCs w:val="44"/>
        </w:rPr>
        <w:t>第一章为绪论，主要介绍并分析了行人重识别算法的现状，概括了主要工作以及本文的组织结构。</w:t>
      </w:r>
    </w:p>
    <w:p w14:paraId="3B799451">
      <w:pPr>
        <w:ind w:firstLine="516" w:firstLineChars="200"/>
        <w:rPr>
          <w:bCs/>
          <w:kern w:val="44"/>
          <w:szCs w:val="44"/>
        </w:rPr>
      </w:pPr>
      <w:r>
        <w:rPr>
          <w:rFonts w:hint="eastAsia"/>
          <w:bCs/>
          <w:kern w:val="44"/>
          <w:szCs w:val="44"/>
        </w:rPr>
        <w:t>第二章介绍了行人重识别相关理论，包括IRRA模型、Rank-k和mAP等指标、CUHK-PEDES、ICFG-PEDES和RSTPReid等数据集等。</w:t>
      </w:r>
    </w:p>
    <w:p w14:paraId="423BB580">
      <w:pPr>
        <w:ind w:firstLine="516" w:firstLineChars="200"/>
        <w:rPr>
          <w:bCs/>
          <w:kern w:val="44"/>
          <w:szCs w:val="44"/>
        </w:rPr>
      </w:pPr>
      <w:r>
        <w:rPr>
          <w:rFonts w:hint="eastAsia"/>
          <w:bCs/>
          <w:kern w:val="44"/>
          <w:szCs w:val="44"/>
        </w:rPr>
        <w:t>第三章详细描述了基于文本去混淆的行人重识别方法细节。详细描述了示范样本获取的方法、示范样本的嵌入添加策略并设计消融实验验证了示范样本获取的方法、嵌入添加策略的有效性，最后验证了算法的总体性能，并给出实验结果。</w:t>
      </w:r>
    </w:p>
    <w:p w14:paraId="07AED3AF">
      <w:pPr>
        <w:ind w:firstLine="516" w:firstLineChars="200"/>
        <w:rPr>
          <w:bCs/>
          <w:kern w:val="44"/>
          <w:szCs w:val="44"/>
        </w:rPr>
      </w:pPr>
      <w:r>
        <w:rPr>
          <w:rFonts w:hint="eastAsia"/>
          <w:bCs/>
          <w:kern w:val="44"/>
          <w:szCs w:val="44"/>
        </w:rPr>
        <w:t>第四章详细描述了</w:t>
      </w:r>
      <w:r>
        <w:rPr>
          <w:rFonts w:hint="eastAsia"/>
        </w:rPr>
        <w:t>基于双流ViT可扩展的行人重识别方法</w:t>
      </w:r>
      <w:r>
        <w:rPr>
          <w:rFonts w:hint="eastAsia"/>
          <w:lang w:val="en-US" w:eastAsia="zh-CN"/>
        </w:rPr>
        <w:t>细节</w:t>
      </w:r>
      <w:r>
        <w:rPr>
          <w:rFonts w:hint="eastAsia"/>
          <w:bCs/>
          <w:kern w:val="44"/>
          <w:szCs w:val="44"/>
        </w:rPr>
        <w:t>。详细描述了CLIP架构的文本-图像行人重识别模型、基于</w:t>
      </w:r>
      <w:r>
        <w:rPr>
          <w:rFonts w:hint="eastAsia"/>
          <w:bCs/>
          <w:kern w:val="44"/>
          <w:szCs w:val="44"/>
          <w:lang w:val="en-US" w:eastAsia="zh-CN"/>
        </w:rPr>
        <w:t>CLIP的</w:t>
      </w:r>
      <w:r>
        <w:rPr>
          <w:rFonts w:hint="eastAsia"/>
          <w:bCs/>
          <w:kern w:val="44"/>
          <w:szCs w:val="44"/>
        </w:rPr>
        <w:t>双ViT构建方法和评估着重于VITs的CLIP模型选取方法，并设计消融实验验证了CLIP架构的文本-图像行人重识别模型、基于</w:t>
      </w:r>
      <w:r>
        <w:rPr>
          <w:rFonts w:hint="eastAsia"/>
          <w:bCs/>
          <w:kern w:val="44"/>
          <w:szCs w:val="44"/>
          <w:lang w:val="en-US" w:eastAsia="zh-CN"/>
        </w:rPr>
        <w:t>CLIP的</w:t>
      </w:r>
      <w:r>
        <w:rPr>
          <w:rFonts w:hint="eastAsia"/>
          <w:bCs/>
          <w:kern w:val="44"/>
          <w:szCs w:val="44"/>
        </w:rPr>
        <w:t>双ViT构建方法和评估着重于ViT的CLIP模型选取方法的有效性，最后验证了算法的总体性能，并给出实验结果。</w:t>
      </w:r>
    </w:p>
    <w:p w14:paraId="3A00D32C">
      <w:pPr>
        <w:ind w:firstLine="516" w:firstLineChars="200"/>
        <w:rPr>
          <w:bCs/>
          <w:kern w:val="44"/>
          <w:szCs w:val="44"/>
        </w:rPr>
      </w:pPr>
      <w:r>
        <w:rPr>
          <w:rFonts w:hint="eastAsia"/>
          <w:bCs/>
          <w:kern w:val="44"/>
          <w:szCs w:val="44"/>
        </w:rPr>
        <w:t>第五章详细描述了行人重识别在智能安防的作用，并将本文提出的算法应用于此问题的求解以说明算法解决实际问题的性能。</w:t>
      </w:r>
    </w:p>
    <w:p w14:paraId="58FB8E6E">
      <w:pPr>
        <w:ind w:firstLine="516" w:firstLineChars="200"/>
        <w:rPr>
          <w:bCs/>
          <w:kern w:val="44"/>
          <w:szCs w:val="44"/>
        </w:rPr>
      </w:pPr>
      <w:r>
        <w:rPr>
          <w:rFonts w:hint="eastAsia"/>
          <w:bCs/>
          <w:kern w:val="44"/>
          <w:szCs w:val="44"/>
        </w:rPr>
        <w:t>最后是总结和展望，概括了全文的工作，说明了算法设计的不足与缺陷，并展望了未来可行的研究方向和应用前景。</w:t>
      </w:r>
    </w:p>
    <w:p w14:paraId="2E4FFC3A">
      <w:pPr>
        <w:pStyle w:val="51"/>
      </w:pPr>
      <w:bookmarkStart w:id="163" w:name="_Toc12147"/>
      <w:bookmarkStart w:id="164" w:name="_Toc6936"/>
      <w:bookmarkStart w:id="165" w:name="_Toc16339"/>
      <w:bookmarkStart w:id="166" w:name="_Toc1930"/>
      <w:bookmarkStart w:id="167" w:name="_Toc9063"/>
      <w:bookmarkStart w:id="168" w:name="_Toc15948"/>
      <w:bookmarkStart w:id="169" w:name="_Toc16877"/>
      <w:bookmarkStart w:id="170" w:name="_Toc24862"/>
      <w:bookmarkStart w:id="171" w:name="_Toc9302"/>
      <w:bookmarkStart w:id="172" w:name="_Toc13509"/>
      <w:bookmarkStart w:id="173" w:name="_Toc2778"/>
      <w:bookmarkStart w:id="174" w:name="_Toc24715"/>
      <w:r>
        <w:rPr>
          <w:rFonts w:hint="eastAsia"/>
        </w:rPr>
        <w:t>1.5 本章小结</w:t>
      </w:r>
      <w:bookmarkEnd w:id="163"/>
      <w:bookmarkEnd w:id="164"/>
      <w:bookmarkEnd w:id="165"/>
      <w:bookmarkEnd w:id="166"/>
      <w:bookmarkEnd w:id="167"/>
      <w:bookmarkEnd w:id="168"/>
      <w:bookmarkEnd w:id="169"/>
      <w:bookmarkEnd w:id="170"/>
      <w:bookmarkEnd w:id="171"/>
      <w:bookmarkEnd w:id="172"/>
      <w:bookmarkEnd w:id="173"/>
      <w:bookmarkEnd w:id="174"/>
    </w:p>
    <w:p w14:paraId="74B47F42">
      <w:pPr>
        <w:adjustRightInd/>
        <w:snapToGrid w:val="0"/>
        <w:ind w:firstLine="516" w:firstLineChars="200"/>
        <w:textAlignment w:val="center"/>
        <w:rPr>
          <w:kern w:val="2"/>
          <w:szCs w:val="21"/>
        </w:rPr>
      </w:pPr>
      <w:r>
        <w:rPr>
          <w:rFonts w:hint="eastAsia"/>
          <w:kern w:val="2"/>
          <w:szCs w:val="21"/>
        </w:rPr>
        <w:t>本章系统阐述了多模态行人重识别的研究背景、技术挑战与发展方向。首先，通过分析传统单模态行人重识别方法在光照变化、视角差异、跨模态检索等场景的局限性，揭示了引入多模态数据的必要性，并明确了基于文本查询的行人重识别在智慧安防、跨摄像头追踪等领域的应用价值。其次，从异构数据建模、语义对齐机制、偏差抑制技术三个维度梳理了国内外研究进展，指出当前方法在文本依赖偏差、特征耦合干扰、可扩展性等方面的不足。在此基础上，提出了本文的核心解决方案——去混淆多模态行人重识别方法，围绕文本语义偏差校正、视觉表征解耦优化、工程化验证三个关键问题展开研究。最后，通过搭建"理论方法-算法创新-应用验证"的递进式论述框架，明确了本文各章节的技术脉络与逻辑关联，为后续章节的深入研究奠定理论基础与方法论支撑。</w:t>
      </w:r>
    </w:p>
    <w:p w14:paraId="320C7254">
      <w:pPr>
        <w:pStyle w:val="29"/>
        <w:widowControl/>
        <w:spacing w:beforeAutospacing="0" w:afterAutospacing="0" w:line="400" w:lineRule="exact"/>
        <w:ind w:firstLine="516" w:firstLineChars="200"/>
        <w:rPr>
          <w:rFonts w:ascii="Times New Roman" w:hAnsi="Times New Roman" w:eastAsia="宋体"/>
          <w:bCs/>
          <w:kern w:val="44"/>
          <w:szCs w:val="44"/>
        </w:rPr>
      </w:pPr>
    </w:p>
    <w:p w14:paraId="195E9B8C">
      <w:pPr>
        <w:pStyle w:val="29"/>
        <w:widowControl/>
        <w:ind w:firstLine="516" w:firstLineChars="200"/>
        <w:rPr>
          <w:rFonts w:ascii="Times New Roman" w:hAnsi="Times New Roman" w:eastAsia="宋体"/>
          <w:bCs/>
          <w:kern w:val="44"/>
          <w:szCs w:val="44"/>
        </w:rPr>
      </w:pPr>
    </w:p>
    <w:p w14:paraId="4228E99B">
      <w:pPr>
        <w:pStyle w:val="29"/>
        <w:widowControl/>
        <w:ind w:firstLine="516" w:firstLineChars="200"/>
        <w:rPr>
          <w:rFonts w:ascii="Times New Roman" w:hAnsi="Times New Roman" w:eastAsia="宋体"/>
          <w:bCs/>
          <w:kern w:val="44"/>
          <w:szCs w:val="44"/>
        </w:rPr>
      </w:pPr>
    </w:p>
    <w:p w14:paraId="61AA4BDA">
      <w:pPr>
        <w:pStyle w:val="29"/>
        <w:widowControl/>
        <w:ind w:firstLine="516" w:firstLineChars="200"/>
        <w:rPr>
          <w:rFonts w:ascii="Times New Roman" w:hAnsi="Times New Roman" w:eastAsia="宋体"/>
          <w:bCs/>
          <w:kern w:val="44"/>
          <w:szCs w:val="44"/>
        </w:rPr>
      </w:pPr>
    </w:p>
    <w:p w14:paraId="5A0FA6E0">
      <w:pPr>
        <w:pStyle w:val="29"/>
        <w:widowControl/>
        <w:ind w:firstLine="516" w:firstLineChars="200"/>
        <w:rPr>
          <w:rFonts w:ascii="Times New Roman" w:hAnsi="Times New Roman" w:eastAsia="宋体"/>
          <w:bCs/>
          <w:kern w:val="44"/>
          <w:szCs w:val="44"/>
        </w:rPr>
      </w:pPr>
    </w:p>
    <w:p w14:paraId="71FEF5EC">
      <w:pPr>
        <w:pStyle w:val="29"/>
        <w:widowControl/>
        <w:ind w:firstLine="516" w:firstLineChars="200"/>
        <w:rPr>
          <w:rFonts w:ascii="Times New Roman" w:hAnsi="Times New Roman" w:eastAsia="宋体"/>
          <w:bCs/>
          <w:kern w:val="44"/>
          <w:szCs w:val="44"/>
        </w:rPr>
      </w:pPr>
    </w:p>
    <w:p w14:paraId="4593F218">
      <w:pPr>
        <w:widowControl/>
        <w:spacing w:line="240" w:lineRule="auto"/>
        <w:jc w:val="left"/>
        <w:rPr>
          <w:bCs/>
          <w:kern w:val="44"/>
          <w:szCs w:val="44"/>
        </w:rPr>
      </w:pPr>
    </w:p>
    <w:p w14:paraId="377ADC24">
      <w:pPr>
        <w:widowControl/>
        <w:spacing w:line="240" w:lineRule="auto"/>
        <w:jc w:val="left"/>
        <w:rPr>
          <w:bCs/>
          <w:kern w:val="44"/>
          <w:szCs w:val="44"/>
        </w:rPr>
      </w:pPr>
    </w:p>
    <w:p w14:paraId="2FA85BD6">
      <w:pPr>
        <w:widowControl/>
        <w:spacing w:line="240" w:lineRule="auto"/>
        <w:jc w:val="left"/>
        <w:rPr>
          <w:bCs/>
          <w:kern w:val="44"/>
          <w:szCs w:val="44"/>
        </w:rPr>
      </w:pPr>
    </w:p>
    <w:p w14:paraId="15FD9EEC">
      <w:pPr>
        <w:widowControl/>
        <w:spacing w:line="240" w:lineRule="auto"/>
        <w:jc w:val="left"/>
        <w:rPr>
          <w:bCs/>
          <w:kern w:val="44"/>
          <w:szCs w:val="44"/>
        </w:rPr>
      </w:pPr>
    </w:p>
    <w:p w14:paraId="211F33A8">
      <w:pPr>
        <w:widowControl/>
        <w:spacing w:line="240" w:lineRule="auto"/>
        <w:jc w:val="left"/>
        <w:rPr>
          <w:bCs/>
          <w:kern w:val="44"/>
          <w:szCs w:val="44"/>
        </w:rPr>
      </w:pPr>
    </w:p>
    <w:p w14:paraId="481C7566">
      <w:pPr>
        <w:widowControl/>
        <w:spacing w:line="240" w:lineRule="auto"/>
        <w:jc w:val="left"/>
        <w:rPr>
          <w:bCs/>
          <w:kern w:val="44"/>
          <w:szCs w:val="44"/>
        </w:rPr>
      </w:pPr>
    </w:p>
    <w:p w14:paraId="5705FDA5">
      <w:pPr>
        <w:widowControl/>
        <w:spacing w:line="240" w:lineRule="auto"/>
        <w:jc w:val="left"/>
        <w:rPr>
          <w:bCs/>
          <w:kern w:val="44"/>
          <w:szCs w:val="44"/>
        </w:rPr>
      </w:pPr>
    </w:p>
    <w:p w14:paraId="2AF1AC29">
      <w:pPr>
        <w:widowControl/>
        <w:spacing w:line="240" w:lineRule="auto"/>
        <w:jc w:val="left"/>
        <w:rPr>
          <w:bCs/>
          <w:kern w:val="44"/>
          <w:szCs w:val="44"/>
        </w:rPr>
      </w:pPr>
    </w:p>
    <w:p w14:paraId="1912149A">
      <w:pPr>
        <w:widowControl/>
        <w:spacing w:line="240" w:lineRule="auto"/>
        <w:jc w:val="left"/>
        <w:rPr>
          <w:bCs/>
          <w:kern w:val="44"/>
          <w:szCs w:val="44"/>
        </w:rPr>
      </w:pPr>
    </w:p>
    <w:p w14:paraId="261B06EF">
      <w:pPr>
        <w:widowControl/>
        <w:spacing w:line="240" w:lineRule="auto"/>
        <w:jc w:val="left"/>
        <w:rPr>
          <w:bCs/>
          <w:kern w:val="44"/>
          <w:szCs w:val="44"/>
        </w:rPr>
      </w:pPr>
    </w:p>
    <w:p w14:paraId="0FC16280">
      <w:pPr>
        <w:widowControl/>
        <w:spacing w:line="240" w:lineRule="auto"/>
        <w:jc w:val="left"/>
        <w:rPr>
          <w:bCs/>
          <w:kern w:val="44"/>
          <w:szCs w:val="44"/>
        </w:rPr>
      </w:pPr>
    </w:p>
    <w:p w14:paraId="57BB5E48">
      <w:pPr>
        <w:pStyle w:val="2"/>
        <w:spacing w:before="409" w:after="409"/>
        <w:jc w:val="center"/>
      </w:pPr>
      <w:bookmarkStart w:id="175" w:name="_Toc7077605"/>
      <w:bookmarkStart w:id="176" w:name="_Toc22645"/>
      <w:bookmarkStart w:id="177" w:name="_Toc30568"/>
      <w:bookmarkStart w:id="178" w:name="_Toc11863"/>
      <w:bookmarkStart w:id="179" w:name="_Toc30929"/>
      <w:bookmarkStart w:id="180" w:name="_Toc30906"/>
      <w:bookmarkStart w:id="181" w:name="_Toc18445"/>
      <w:bookmarkStart w:id="182" w:name="_Toc5321"/>
      <w:bookmarkStart w:id="183" w:name="_Toc29367"/>
      <w:bookmarkStart w:id="184" w:name="_Toc11818"/>
      <w:bookmarkStart w:id="185" w:name="_Toc19766"/>
      <w:bookmarkStart w:id="186" w:name="_Toc25385"/>
      <w:bookmarkStart w:id="187" w:name="_Toc19423"/>
      <w:r>
        <w:rPr>
          <w:rFonts w:hint="eastAsia"/>
        </w:rPr>
        <w:t>相关理论</w:t>
      </w:r>
      <w:bookmarkEnd w:id="175"/>
      <w:r>
        <w:rPr>
          <w:rFonts w:hint="eastAsia"/>
        </w:rPr>
        <w:t>概述</w:t>
      </w:r>
      <w:bookmarkEnd w:id="176"/>
      <w:bookmarkEnd w:id="177"/>
      <w:bookmarkEnd w:id="178"/>
      <w:bookmarkEnd w:id="179"/>
      <w:bookmarkEnd w:id="180"/>
      <w:bookmarkEnd w:id="181"/>
      <w:bookmarkEnd w:id="182"/>
      <w:bookmarkEnd w:id="183"/>
      <w:bookmarkEnd w:id="184"/>
      <w:bookmarkEnd w:id="185"/>
      <w:bookmarkEnd w:id="186"/>
      <w:bookmarkEnd w:id="187"/>
      <w:bookmarkStart w:id="188" w:name="_Toc7077607"/>
    </w:p>
    <w:p w14:paraId="4A1CC8A5">
      <w:pPr>
        <w:adjustRightInd/>
        <w:snapToGrid w:val="0"/>
        <w:ind w:firstLine="516" w:firstLineChars="200"/>
        <w:textAlignment w:val="center"/>
        <w:rPr>
          <w:kern w:val="2"/>
          <w:szCs w:val="21"/>
        </w:rPr>
      </w:pPr>
      <w:r>
        <w:rPr>
          <w:rFonts w:hint="eastAsia"/>
          <w:kern w:val="2"/>
          <w:szCs w:val="21"/>
        </w:rPr>
        <w:t>本章描述了行人重识别问题的相关理论，如行人重识别的定义及行人重识别相关理论，如行人重识别的基本流程、行人重识别的两种主要倾向等，还介绍了行人重识别问题，以及行人重识别的评价指标、模型训练等操作的基本设置等。</w:t>
      </w:r>
    </w:p>
    <w:p w14:paraId="4D4A4FA3">
      <w:pPr>
        <w:pStyle w:val="51"/>
      </w:pPr>
      <w:bookmarkStart w:id="189" w:name="_Toc20460"/>
      <w:bookmarkStart w:id="190" w:name="_Toc9598"/>
      <w:bookmarkStart w:id="191" w:name="_Toc14249"/>
      <w:bookmarkStart w:id="192" w:name="_Toc24742"/>
      <w:bookmarkStart w:id="193" w:name="_Toc24290"/>
      <w:bookmarkStart w:id="194" w:name="_Toc25703"/>
      <w:bookmarkStart w:id="195" w:name="_Toc17806"/>
      <w:bookmarkStart w:id="196" w:name="_Toc19868"/>
      <w:bookmarkStart w:id="197" w:name="_Toc25267"/>
      <w:bookmarkStart w:id="198" w:name="_Toc7150"/>
      <w:bookmarkStart w:id="199" w:name="_Toc13697"/>
      <w:bookmarkStart w:id="200" w:name="_Toc24022"/>
      <w:r>
        <w:rPr>
          <w:rFonts w:hint="eastAsia"/>
        </w:rPr>
        <w:t>2.</w:t>
      </w:r>
      <w:r>
        <w:t xml:space="preserve">1 </w:t>
      </w:r>
      <w:bookmarkEnd w:id="188"/>
      <w:r>
        <w:rPr>
          <w:rFonts w:hint="eastAsia"/>
        </w:rPr>
        <w:t>行人重识别基础及</w:t>
      </w:r>
      <w:r>
        <w:t>相关概念</w:t>
      </w:r>
      <w:bookmarkEnd w:id="189"/>
      <w:bookmarkEnd w:id="190"/>
      <w:bookmarkEnd w:id="191"/>
      <w:bookmarkEnd w:id="192"/>
      <w:bookmarkEnd w:id="193"/>
      <w:bookmarkEnd w:id="194"/>
      <w:bookmarkEnd w:id="195"/>
      <w:bookmarkEnd w:id="196"/>
      <w:bookmarkEnd w:id="197"/>
      <w:bookmarkEnd w:id="198"/>
      <w:bookmarkEnd w:id="199"/>
      <w:bookmarkEnd w:id="200"/>
    </w:p>
    <w:p w14:paraId="3ECA8BE0">
      <w:pPr>
        <w:adjustRightInd/>
        <w:ind w:firstLine="516" w:firstLineChars="200"/>
        <w:rPr>
          <w:bCs/>
          <w:kern w:val="44"/>
          <w:szCs w:val="44"/>
        </w:rPr>
      </w:pPr>
      <w:bookmarkStart w:id="201" w:name="_Toc7077608"/>
      <w:r>
        <w:rPr>
          <w:bCs/>
          <w:kern w:val="44"/>
          <w:szCs w:val="44"/>
        </w:rPr>
        <w:t>行人重识别（Person Re-identification, ReID）是跨摄像头目标检索的关键技术，其核心任务是在非重叠视域条件下，通过视觉或跨模态特征匹配实现特定行人的身份关联。作为智能监控系统的核心组件，ReID技术广泛应用于公共安全、智慧零售、人机交互等领域。随着深度学习的发展，ReID研究从早期的颜色直方图匹配，演进至基于深度度量学习的特征嵌入，并进一步向多模态融合、无监督域适应等方向拓展。当前技术面临三大核心挑战：(1) 外观相似性干扰（如制服人群）(2) 跨视角特征对齐 (3) 开放环境下的泛化能力。本章将系统解析ReID的基础理论框架与技术范式。</w:t>
      </w:r>
    </w:p>
    <w:p w14:paraId="7C5BC1ED">
      <w:pPr>
        <w:pStyle w:val="53"/>
      </w:pPr>
      <w:bookmarkStart w:id="202" w:name="_Toc27332"/>
      <w:bookmarkStart w:id="203" w:name="_Toc8509"/>
      <w:bookmarkStart w:id="204" w:name="_Toc28804"/>
      <w:bookmarkStart w:id="205" w:name="_Toc20652"/>
      <w:bookmarkStart w:id="206" w:name="_Toc8252"/>
      <w:bookmarkStart w:id="207" w:name="_Toc454"/>
      <w:bookmarkStart w:id="208" w:name="_Toc13459"/>
      <w:bookmarkStart w:id="209" w:name="_Toc25098"/>
      <w:bookmarkStart w:id="210" w:name="_Toc21652"/>
      <w:bookmarkStart w:id="211" w:name="_Toc564"/>
      <w:bookmarkStart w:id="212" w:name="_Toc18508"/>
      <w:bookmarkStart w:id="213" w:name="_Toc11069"/>
      <w:r>
        <w:rPr>
          <w:rFonts w:hint="eastAsia"/>
        </w:rPr>
        <w:t>2.</w:t>
      </w:r>
      <w:r>
        <w:t>1</w:t>
      </w:r>
      <w:r>
        <w:rPr>
          <w:rFonts w:hint="eastAsia"/>
        </w:rPr>
        <w:t>.1</w:t>
      </w:r>
      <w:r>
        <w:t xml:space="preserve"> </w:t>
      </w:r>
      <w:r>
        <w:rPr>
          <w:rFonts w:hint="eastAsia"/>
        </w:rPr>
        <w:t>行人重识别</w:t>
      </w:r>
      <w:bookmarkEnd w:id="201"/>
      <w:r>
        <w:rPr>
          <w:rFonts w:hint="eastAsia"/>
        </w:rPr>
        <w:t>基本流程</w:t>
      </w:r>
      <w:bookmarkEnd w:id="202"/>
      <w:bookmarkEnd w:id="203"/>
      <w:bookmarkEnd w:id="204"/>
      <w:bookmarkEnd w:id="205"/>
      <w:bookmarkEnd w:id="206"/>
      <w:bookmarkEnd w:id="207"/>
      <w:bookmarkEnd w:id="208"/>
      <w:bookmarkEnd w:id="209"/>
      <w:bookmarkEnd w:id="210"/>
      <w:bookmarkEnd w:id="211"/>
      <w:bookmarkEnd w:id="212"/>
      <w:bookmarkEnd w:id="213"/>
    </w:p>
    <w:p w14:paraId="3683623B">
      <w:pPr>
        <w:pStyle w:val="57"/>
        <w:adjustRightInd/>
        <w:snapToGrid/>
        <w:ind w:firstLine="516" w:firstLineChars="200"/>
      </w:pPr>
      <w:r>
        <w:rPr>
          <w:rFonts w:hint="eastAsia"/>
        </w:rPr>
        <w:t>标准ReID流程包含三核心阶段：行人检测、特征提取、相似性度量。</w:t>
      </w:r>
    </w:p>
    <w:p w14:paraId="716440F6">
      <w:pPr>
        <w:adjustRightInd/>
        <w:ind w:firstLine="516" w:firstLineChars="200"/>
        <w:rPr>
          <w:bCs/>
          <w:kern w:val="44"/>
          <w:szCs w:val="44"/>
        </w:rPr>
      </w:pPr>
      <w:r>
        <w:rPr>
          <w:rFonts w:hint="eastAsia"/>
        </w:rPr>
        <w:t>1</w:t>
      </w:r>
      <w:r>
        <w:rPr>
          <w:rFonts w:hint="eastAsia"/>
          <w:lang w:val="en-US" w:eastAsia="zh-CN"/>
        </w:rPr>
        <w:t>.</w:t>
      </w:r>
      <w:r>
        <w:rPr>
          <w:rFonts w:hint="eastAsia"/>
        </w:rPr>
        <w:t>行人</w:t>
      </w:r>
      <w:r>
        <w:rPr>
          <w:rFonts w:hint="eastAsia"/>
          <w:bCs/>
          <w:kern w:val="44"/>
          <w:szCs w:val="44"/>
        </w:rPr>
        <w:t xml:space="preserve">检测  </w:t>
      </w:r>
    </w:p>
    <w:p w14:paraId="101E7579">
      <w:pPr>
        <w:adjustRightInd/>
        <w:ind w:firstLine="516" w:firstLineChars="200"/>
      </w:pPr>
      <w:r>
        <w:rPr>
          <w:rFonts w:hint="eastAsia"/>
        </w:rPr>
        <w:t>主流方法采用YOLOv5进行实时性优先检测或Faster R-CNN进行精度优先定位行人边界框。对于在遮挡场景下进行只捕获上半身的部分检测问题，以及进行NMS阈值敏感性分析</w:t>
      </w:r>
      <w:r>
        <w:rPr>
          <w:rFonts w:hint="eastAsia"/>
          <w:vertAlign w:val="superscript"/>
        </w:rPr>
        <w:t>[20]</w:t>
      </w:r>
      <w:r>
        <w:rPr>
          <w:rFonts w:hint="eastAsia"/>
        </w:rPr>
        <w:t>在密集人群中的误检与漏检问题，使用AlphaPose</w:t>
      </w:r>
      <w:r>
        <w:rPr>
          <w:rFonts w:hint="eastAsia"/>
          <w:vertAlign w:val="superscript"/>
        </w:rPr>
        <w:t>[21]</w:t>
      </w:r>
      <w:r>
        <w:rPr>
          <w:rFonts w:hint="eastAsia"/>
        </w:rPr>
        <w:t>引入姿态估计辅助检测或采用可变形卷积增强遮挡鲁棒性</w:t>
      </w:r>
      <w:r>
        <w:rPr>
          <w:rFonts w:hint="eastAsia"/>
          <w:vertAlign w:val="superscript"/>
        </w:rPr>
        <w:t>[22]</w:t>
      </w:r>
      <w:r>
        <w:rPr>
          <w:rFonts w:hint="eastAsia"/>
        </w:rPr>
        <w:t>。</w:t>
      </w:r>
    </w:p>
    <w:p w14:paraId="2B5C0244">
      <w:pPr>
        <w:adjustRightInd/>
        <w:ind w:firstLine="516" w:firstLineChars="200"/>
      </w:pPr>
      <w:r>
        <w:rPr>
          <w:rFonts w:hint="eastAsia"/>
        </w:rPr>
        <w:t>2</w:t>
      </w:r>
      <w:r>
        <w:rPr>
          <w:rFonts w:hint="eastAsia"/>
          <w:lang w:val="en-US" w:eastAsia="zh-CN"/>
        </w:rPr>
        <w:t>.</w:t>
      </w:r>
      <w:r>
        <w:rPr>
          <w:rFonts w:hint="eastAsia"/>
        </w:rPr>
        <w:t xml:space="preserve">特征提取  </w:t>
      </w:r>
    </w:p>
    <w:p w14:paraId="3000F7BC">
      <w:pPr>
        <w:adjustRightInd/>
        <w:ind w:firstLine="516" w:firstLineChars="200"/>
      </w:pPr>
      <w:r>
        <w:rPr>
          <w:rFonts w:hint="eastAsia"/>
        </w:rPr>
        <w:t>传统架构采用外观流加姿态流</w:t>
      </w:r>
      <w:r>
        <w:rPr>
          <w:rFonts w:hint="eastAsia"/>
          <w:vertAlign w:val="superscript"/>
        </w:rPr>
        <w:t>[23]</w:t>
      </w:r>
      <w:r>
        <w:rPr>
          <w:rFonts w:hint="eastAsia"/>
        </w:rPr>
        <w:t>的CNN双流网络或PCB（Part-based Convolutional Baseline）局部特征模型</w:t>
      </w:r>
      <w:r>
        <w:rPr>
          <w:rFonts w:hint="eastAsia"/>
          <w:vertAlign w:val="superscript"/>
        </w:rPr>
        <w:t>[24]</w:t>
      </w:r>
      <w:r>
        <w:rPr>
          <w:rFonts w:hint="eastAsia"/>
        </w:rPr>
        <w:t>。新兴范式有ViT-ReID</w:t>
      </w:r>
      <w:r>
        <w:rPr>
          <w:rFonts w:hint="eastAsia"/>
          <w:vertAlign w:val="superscript"/>
        </w:rPr>
        <w:t>[25]</w:t>
      </w:r>
      <w:r>
        <w:rPr>
          <w:rFonts w:hint="eastAsia"/>
        </w:rPr>
        <w:t>的全局注意力机制以及混合架构TransReID：CNN+Transformer特征融合</w:t>
      </w:r>
      <w:r>
        <w:rPr>
          <w:rFonts w:hint="eastAsia"/>
          <w:vertAlign w:val="superscript"/>
        </w:rPr>
        <w:t>[26]</w:t>
      </w:r>
      <w:r>
        <w:rPr>
          <w:rFonts w:hint="eastAsia"/>
        </w:rPr>
        <w:t xml:space="preserve">。损失函数使用：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1602C1DB">
        <w:tc>
          <w:tcPr>
            <w:tcW w:w="7865" w:type="dxa"/>
            <w:tcBorders>
              <w:top w:val="nil"/>
              <w:bottom w:val="nil"/>
            </w:tcBorders>
            <w:shd w:val="clear" w:color="auto" w:fill="FFFFFF"/>
          </w:tcPr>
          <w:p w14:paraId="071FB15A">
            <w:pPr>
              <w:jc w:val="center"/>
              <w:rPr>
                <w:color w:val="000000"/>
              </w:rPr>
            </w:pPr>
            <w:r>
              <w:rPr>
                <w:rFonts w:hint="eastAsia"/>
                <w:position w:val="-14"/>
              </w:rPr>
              <w:object>
                <v:shape id="_x0000_i1025" o:spt="75" type="#_x0000_t75" style="height:19.15pt;width:81pt;" o:ole="t" filled="f" o:preferrelative="t" stroked="f" coordsize="21600,21600">
                  <v:path/>
                  <v:fill on="f" focussize="0,0"/>
                  <v:stroke on="f" joinstyle="miter"/>
                  <v:imagedata r:id="rId26" o:title=""/>
                  <o:lock v:ext="edit" aspectratio="f"/>
                  <w10:wrap type="none"/>
                  <w10:anchorlock/>
                </v:shape>
                <o:OLEObject Type="Embed" ProgID="Equation.DSMT4" ShapeID="_x0000_i1025" DrawAspect="Content" ObjectID="_1468075725" r:id="rId25">
                  <o:LockedField>false</o:LockedField>
                </o:OLEObject>
              </w:object>
            </w:r>
            <w:r>
              <w:rPr>
                <w:rFonts w:hint="eastAsia"/>
                <w:position w:val="-14"/>
              </w:rPr>
              <w:t xml:space="preserve"> </w:t>
            </w:r>
          </w:p>
        </w:tc>
        <w:tc>
          <w:tcPr>
            <w:tcW w:w="634" w:type="dxa"/>
            <w:tcBorders>
              <w:top w:val="nil"/>
              <w:bottom w:val="nil"/>
            </w:tcBorders>
            <w:shd w:val="clear" w:color="auto" w:fill="FFFFFF"/>
            <w:vAlign w:val="center"/>
          </w:tcPr>
          <w:p w14:paraId="745A2825">
            <w:pPr>
              <w:rPr>
                <w:color w:val="000000"/>
              </w:rPr>
            </w:pPr>
            <w:r>
              <w:rPr>
                <w:rFonts w:hint="eastAsia"/>
              </w:rPr>
              <w:t>（</w:t>
            </w:r>
            <w:r>
              <w:t>2.1</w:t>
            </w:r>
            <w:r>
              <w:rPr>
                <w:rFonts w:hint="eastAsia"/>
              </w:rPr>
              <w:t>）</w:t>
            </w:r>
          </w:p>
        </w:tc>
      </w:tr>
    </w:tbl>
    <w:p w14:paraId="6CDE7B12">
      <w:pPr>
        <w:adjustRightInd/>
      </w:pPr>
      <w:r>
        <w:rPr>
          <w:rFonts w:hint="eastAsia"/>
        </w:rPr>
        <w:t xml:space="preserve">    其中三元组损失</w:t>
      </w:r>
      <w:r>
        <w:rPr>
          <w:rFonts w:hint="eastAsia"/>
          <w:position w:val="-14"/>
        </w:rPr>
        <w:object>
          <v:shape id="_x0000_i1026" o:spt="75" type="#_x0000_t75" style="height:19.15pt;width:28.15pt;" o:ole="t" filled="f" o:preferrelative="t" stroked="f" coordsize="21600,21600">
            <v:path/>
            <v:fill on="f" focussize="0,0"/>
            <v:stroke on="f" joinstyle="miter"/>
            <v:imagedata r:id="rId28" o:title=""/>
            <o:lock v:ext="edit" aspectratio="f"/>
            <w10:wrap type="none"/>
            <w10:anchorlock/>
          </v:shape>
          <o:OLEObject Type="Embed" ProgID="Equation.DSMT4" ShapeID="_x0000_i1026" DrawAspect="Content" ObjectID="_1468075726" r:id="rId27">
            <o:LockedField>false</o:LockedField>
          </o:OLEObject>
        </w:object>
      </w:r>
      <w:r>
        <w:rPr>
          <w:rFonts w:hint="eastAsia"/>
        </w:rPr>
        <w:t>优化类间距离，交叉熵损失</w:t>
      </w:r>
      <w:r>
        <w:rPr>
          <w:rFonts w:hint="eastAsia"/>
          <w:position w:val="-12"/>
        </w:rPr>
        <w:object>
          <v:shape id="_x0000_i1027" o:spt="75" type="#_x0000_t75" style="height:18pt;width:18pt;" o:ole="t" filled="f" o:preferrelative="t" stroked="f" coordsize="21600,21600">
            <v:path/>
            <v:fill on="f" focussize="0,0"/>
            <v:stroke on="f" joinstyle="miter"/>
            <v:imagedata r:id="rId30" o:title=""/>
            <o:lock v:ext="edit" aspectratio="f"/>
            <w10:wrap type="none"/>
            <w10:anchorlock/>
          </v:shape>
          <o:OLEObject Type="Embed" ProgID="Equation.DSMT4" ShapeID="_x0000_i1027" DrawAspect="Content" ObjectID="_1468075727" r:id="rId29">
            <o:LockedField>false</o:LockedField>
          </o:OLEObject>
        </w:object>
      </w:r>
      <w:r>
        <w:rPr>
          <w:rFonts w:hint="eastAsia"/>
        </w:rPr>
        <w:t xml:space="preserve">增强类内紧凑性  </w:t>
      </w:r>
    </w:p>
    <w:p w14:paraId="5F9C5179">
      <w:pPr>
        <w:numPr>
          <w:ilvl w:val="255"/>
          <w:numId w:val="0"/>
        </w:numPr>
        <w:adjustRightInd/>
        <w:ind w:firstLine="516" w:firstLineChars="200"/>
      </w:pPr>
      <w:r>
        <w:rPr>
          <w:rFonts w:hint="eastAsia"/>
        </w:rPr>
        <w:t>3</w:t>
      </w:r>
      <w:r>
        <w:rPr>
          <w:rFonts w:hint="eastAsia"/>
          <w:lang w:val="en-US" w:eastAsia="zh-CN"/>
        </w:rPr>
        <w:t>.</w:t>
      </w:r>
      <w:r>
        <w:rPr>
          <w:rFonts w:hint="eastAsia"/>
        </w:rPr>
        <w:t xml:space="preserve">相似性度量   </w:t>
      </w:r>
    </w:p>
    <w:p w14:paraId="56CD2B6E">
      <w:pPr>
        <w:adjustRightInd/>
        <w:ind w:firstLine="516" w:firstLineChars="200"/>
      </w:pPr>
      <w:r>
        <w:rPr>
          <w:rFonts w:hint="eastAsia"/>
          <w:bCs/>
          <w:kern w:val="44"/>
          <w:szCs w:val="44"/>
        </w:rPr>
        <w:t xml:space="preserve">通过计算特征空间的距离映射实现身份判别： </w:t>
      </w:r>
      <w:r>
        <w:rPr>
          <w:rFonts w:hint="eastAsia"/>
        </w:rPr>
        <w:t xml:space="preserve"> </w:t>
      </w:r>
    </w:p>
    <w:p w14:paraId="4B007F33">
      <w:pPr>
        <w:adjustRightInd/>
        <w:ind w:firstLine="516" w:firstLineChars="200"/>
      </w:pPr>
      <w:r>
        <w:rPr>
          <w:rFonts w:hint="eastAsia"/>
        </w:rPr>
        <w:t xml:space="preserve">（1）余弦相似度（Cosine Similarity）  </w:t>
      </w:r>
    </w:p>
    <w:p w14:paraId="1FCCA00E">
      <w:pPr>
        <w:adjustRightInd/>
        <w:ind w:firstLine="516" w:firstLineChars="200"/>
      </w:pPr>
      <w:r>
        <w:rPr>
          <w:rFonts w:hint="eastAsia"/>
        </w:rPr>
        <w:t xml:space="preserve">作为最基础的度量方式，其计算形式为：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14A34CB7">
        <w:tc>
          <w:tcPr>
            <w:tcW w:w="7865" w:type="dxa"/>
            <w:tcBorders>
              <w:tl2br w:val="nil"/>
              <w:tr2bl w:val="nil"/>
            </w:tcBorders>
            <w:shd w:val="clear" w:color="auto" w:fill="FFFFFF"/>
          </w:tcPr>
          <w:p w14:paraId="1C602406">
            <w:pPr>
              <w:adjustRightInd/>
              <w:spacing w:line="240" w:lineRule="auto"/>
              <w:jc w:val="center"/>
              <w:textAlignment w:val="auto"/>
              <w:rPr>
                <w:color w:val="000000"/>
              </w:rPr>
            </w:pPr>
            <w:r>
              <w:rPr>
                <w:rFonts w:hint="eastAsia" w:ascii="Calibri" w:hAnsi="Calibri"/>
                <w:kern w:val="2"/>
                <w:position w:val="-32"/>
                <w:sz w:val="21"/>
                <w:szCs w:val="24"/>
              </w:rPr>
              <w:object>
                <v:shape id="_x0000_i1028" o:spt="75" type="#_x0000_t75" style="height:37.15pt;width:81pt;" o:ole="t" filled="f" o:preferrelative="t" stroked="f" coordsize="21600,21600">
                  <v:path/>
                  <v:fill on="f" focussize="0,0"/>
                  <v:stroke on="f" joinstyle="miter"/>
                  <v:imagedata r:id="rId32" o:title=""/>
                  <o:lock v:ext="edit" aspectratio="f"/>
                  <w10:wrap type="none"/>
                  <w10:anchorlock/>
                </v:shape>
                <o:OLEObject Type="Embed" ProgID="Equation.DSMT4" ShapeID="_x0000_i1028" DrawAspect="Content" ObjectID="_1468075728" r:id="rId31">
                  <o:LockedField>false</o:LockedField>
                </o:OLEObject>
              </w:object>
            </w:r>
          </w:p>
        </w:tc>
        <w:tc>
          <w:tcPr>
            <w:tcW w:w="634" w:type="dxa"/>
            <w:tcBorders>
              <w:tl2br w:val="nil"/>
              <w:tr2bl w:val="nil"/>
            </w:tcBorders>
            <w:shd w:val="clear" w:color="auto" w:fill="FFFFFF"/>
            <w:vAlign w:val="center"/>
          </w:tcPr>
          <w:p w14:paraId="67350A13">
            <w:pPr>
              <w:rPr>
                <w:color w:val="000000"/>
              </w:rPr>
            </w:pPr>
            <w:r>
              <w:rPr>
                <w:rFonts w:hint="eastAsia"/>
              </w:rPr>
              <w:t>（</w:t>
            </w:r>
            <w:r>
              <w:t>2.</w:t>
            </w:r>
            <w:r>
              <w:rPr>
                <w:rFonts w:hint="eastAsia"/>
              </w:rPr>
              <w:t>2）</w:t>
            </w:r>
          </w:p>
        </w:tc>
      </w:tr>
    </w:tbl>
    <w:p w14:paraId="50AAE790">
      <w:pPr>
        <w:ind w:firstLine="516" w:firstLineChars="200"/>
      </w:pPr>
      <w:r>
        <w:rPr>
          <w:rFonts w:hint="eastAsia"/>
        </w:rPr>
        <w:t xml:space="preserve">该方法通过向量夹角衡量相似性，对特征尺度具有不变性（L2归一化后等价于欧氏距离），但仅能捕获线性相关性。在工业级ReID系统中常作为基线度量标准。  </w:t>
      </w:r>
    </w:p>
    <w:p w14:paraId="6F4E2187">
      <w:pPr>
        <w:ind w:firstLine="516" w:firstLineChars="200"/>
      </w:pPr>
      <w:r>
        <w:rPr>
          <w:rFonts w:hint="eastAsia"/>
        </w:rPr>
        <w:t xml:space="preserve">（2）深度度量学习（Deep Metric Learning）  </w:t>
      </w:r>
    </w:p>
    <w:p w14:paraId="3CC27648">
      <w:pPr>
        <w:ind w:firstLine="516" w:firstLineChars="200"/>
      </w:pPr>
      <w:r>
        <w:rPr>
          <w:rFonts w:hint="eastAsia"/>
        </w:rPr>
        <w:t>通过神经网络端到端学习非线性相似性映射函数</w:t>
      </w:r>
      <w:r>
        <w:rPr>
          <w:rFonts w:hint="eastAsia"/>
          <w:position w:val="-14"/>
        </w:rPr>
        <w:object>
          <v:shape id="_x0000_i1029" o:spt="75" type="#_x0000_t75" style="height:19.15pt;width:43.15pt;" o:ole="t" filled="f" o:preferrelative="t" stroked="f" coordsize="21600,21600">
            <v:path/>
            <v:fill on="f" focussize="0,0"/>
            <v:stroke on="f" joinstyle="miter"/>
            <v:imagedata r:id="rId34" o:title=""/>
            <o:lock v:ext="edit" aspectratio="f"/>
            <w10:wrap type="none"/>
            <w10:anchorlock/>
          </v:shape>
          <o:OLEObject Type="Embed" ProgID="Equation.DSMT4" ShapeID="_x0000_i1029" DrawAspect="Content" ObjectID="_1468075729" r:id="rId33">
            <o:LockedField>false</o:LockedField>
          </o:OLEObject>
        </w:object>
      </w:r>
      <w:r>
        <w:rPr>
          <w:rFonts w:hint="eastAsia"/>
        </w:rPr>
        <w:t>，典型方法包括：孪生网络（Siamese Network）：共享权重的双分支结构，最小化正样本对距离 ； 三元组损失（Triplet Loss）：构造锚点-正样本-负样本三元组，约束</w:t>
      </w:r>
      <w:r>
        <w:rPr>
          <w:rFonts w:hint="eastAsia"/>
          <w:b/>
          <w:bCs/>
          <w:position w:val="-14"/>
        </w:rPr>
        <w:object>
          <v:shape id="_x0000_i1030" o:spt="75" type="#_x0000_t75" style="height:19.15pt;width:111pt;" o:ole="t" filled="f" o:preferrelative="t" stroked="f" coordsize="21600,21600">
            <v:path/>
            <v:fill on="f" focussize="0,0"/>
            <v:stroke on="f" joinstyle="miter"/>
            <v:imagedata r:id="rId36" o:title=""/>
            <o:lock v:ext="edit" aspectratio="f"/>
            <w10:wrap type="none"/>
            <w10:anchorlock/>
          </v:shape>
          <o:OLEObject Type="Embed" ProgID="Equation.DSMT4" ShapeID="_x0000_i1030" DrawAspect="Content" ObjectID="_1468075730" r:id="rId35">
            <o:LockedField>false</o:LockedField>
          </o:OLEObject>
        </w:object>
      </w:r>
      <w:r>
        <w:rPr>
          <w:rFonts w:hint="eastAsia"/>
        </w:rPr>
        <w:t xml:space="preserve">；代理损失（Proxy Loss）：为每个身份维护可学习代理向量，降低计算复杂度重排序优化作为后处理技术可显著提升度量效果，其中k-互近邻算法（k-reciprocal Encoding）通过扩展候选集修正初始排序：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5D554C2C">
        <w:tc>
          <w:tcPr>
            <w:tcW w:w="7865" w:type="dxa"/>
            <w:tcBorders>
              <w:tl2br w:val="nil"/>
              <w:tr2bl w:val="nil"/>
            </w:tcBorders>
            <w:shd w:val="clear" w:color="auto" w:fill="FFFFFF"/>
          </w:tcPr>
          <w:p w14:paraId="01A2086F">
            <w:pPr>
              <w:jc w:val="center"/>
              <w:rPr>
                <w:color w:val="000000"/>
              </w:rPr>
            </w:pPr>
            <w:r>
              <w:rPr>
                <w:rFonts w:hint="eastAsia"/>
                <w:position w:val="-14"/>
              </w:rPr>
              <w:object>
                <v:shape id="_x0000_i1031" o:spt="75" type="#_x0000_t75" style="height:19.9pt;width:175.15pt;" o:ole="t" filled="f" o:preferrelative="t" stroked="f" coordsize="21600,21600">
                  <v:path/>
                  <v:fill on="f" focussize="0,0"/>
                  <v:stroke on="f" joinstyle="miter"/>
                  <v:imagedata r:id="rId38" o:title=""/>
                  <o:lock v:ext="edit" aspectratio="f"/>
                  <w10:wrap type="none"/>
                  <w10:anchorlock/>
                </v:shape>
                <o:OLEObject Type="Embed" ProgID="Equation.DSMT4" ShapeID="_x0000_i1031" DrawAspect="Content" ObjectID="_1468075731" r:id="rId37">
                  <o:LockedField>false</o:LockedField>
                </o:OLEObject>
              </w:object>
            </w:r>
          </w:p>
        </w:tc>
        <w:tc>
          <w:tcPr>
            <w:tcW w:w="634" w:type="dxa"/>
            <w:tcBorders>
              <w:tl2br w:val="nil"/>
              <w:tr2bl w:val="nil"/>
            </w:tcBorders>
            <w:shd w:val="clear" w:color="auto" w:fill="FFFFFF"/>
            <w:vAlign w:val="center"/>
          </w:tcPr>
          <w:p w14:paraId="4BD9A031">
            <w:pPr>
              <w:rPr>
                <w:color w:val="000000"/>
              </w:rPr>
            </w:pPr>
            <w:r>
              <w:rPr>
                <w:rFonts w:hint="eastAsia"/>
              </w:rPr>
              <w:t>（</w:t>
            </w:r>
            <w:r>
              <w:t>2.</w:t>
            </w:r>
            <w:r>
              <w:rPr>
                <w:rFonts w:hint="eastAsia"/>
              </w:rPr>
              <w:t>3）</w:t>
            </w:r>
          </w:p>
        </w:tc>
      </w:tr>
    </w:tbl>
    <w:p w14:paraId="7E27C264">
      <w:pPr>
        <w:ind w:firstLine="516" w:firstLineChars="200"/>
        <w:rPr>
          <w:bCs/>
          <w:kern w:val="44"/>
          <w:szCs w:val="44"/>
        </w:rPr>
      </w:pPr>
      <w:r>
        <w:rPr>
          <w:rFonts w:hint="eastAsia"/>
        </w:rPr>
        <w:t>其中</w:t>
      </w:r>
      <w:r>
        <w:rPr>
          <w:rFonts w:hint="eastAsia"/>
          <w:position w:val="-12"/>
        </w:rPr>
        <w:object>
          <v:shape id="_x0000_i1032" o:spt="75" type="#_x0000_t75" style="height:18pt;width:34.15pt;" o:ole="t" filled="f" o:preferrelative="t" stroked="f" coordsize="21600,21600">
            <v:path/>
            <v:fill on="f" focussize="0,0"/>
            <v:stroke on="f" joinstyle="miter"/>
            <v:imagedata r:id="rId40" o:title=""/>
            <o:lock v:ext="edit" aspectratio="f"/>
            <w10:wrap type="none"/>
            <w10:anchorlock/>
          </v:shape>
          <o:OLEObject Type="Embed" ProgID="Equation.DSMT4" ShapeID="_x0000_i1032" DrawAspect="Content" ObjectID="_1468075732" r:id="rId39">
            <o:LockedField>false</o:LockedField>
          </o:OLEObject>
        </w:object>
      </w:r>
      <w:r>
        <w:rPr>
          <w:rFonts w:hint="eastAsia"/>
        </w:rPr>
        <w:t>表示样本</w:t>
      </w:r>
      <w:r>
        <w:rPr>
          <w:rFonts w:hint="eastAsia"/>
          <w:position w:val="-10"/>
        </w:rPr>
        <w:object>
          <v:shape id="_x0000_i1033" o:spt="75" type="#_x0000_t75" style="height:13.15pt;width:10.9pt;" o:ole="t" filled="f" o:preferrelative="t" stroked="f" coordsize="21600,21600">
            <v:path/>
            <v:fill on="f" focussize="0,0"/>
            <v:stroke on="f" joinstyle="miter"/>
            <v:imagedata r:id="rId42" o:title=""/>
            <o:lock v:ext="edit" aspectratio="f"/>
            <w10:wrap type="none"/>
            <w10:anchorlock/>
          </v:shape>
          <o:OLEObject Type="Embed" ProgID="Equation.DSMT4" ShapeID="_x0000_i1033" DrawAspect="Content" ObjectID="_1468075733" r:id="rId41">
            <o:LockedField>false</o:LockedField>
          </o:OLEObject>
        </w:object>
      </w:r>
      <w:r>
        <w:rPr>
          <w:rFonts w:hint="eastAsia"/>
        </w:rPr>
        <w:t xml:space="preserve">的前k个检索结果，该算法能有效缓解外观突变带来的误匹配问题。  </w:t>
      </w:r>
    </w:p>
    <w:p w14:paraId="79C9D272">
      <w:pPr>
        <w:pStyle w:val="53"/>
      </w:pPr>
      <w:bookmarkStart w:id="214" w:name="_Toc7077609"/>
      <w:bookmarkStart w:id="215" w:name="_Toc32705"/>
      <w:bookmarkStart w:id="216" w:name="_Toc1954"/>
      <w:bookmarkStart w:id="217" w:name="_Toc10024"/>
      <w:bookmarkStart w:id="218" w:name="_Toc5374"/>
      <w:bookmarkStart w:id="219" w:name="_Toc2904"/>
      <w:bookmarkStart w:id="220" w:name="_Toc30757"/>
      <w:bookmarkStart w:id="221" w:name="_Toc6709"/>
      <w:bookmarkStart w:id="222" w:name="_Toc4910"/>
      <w:bookmarkStart w:id="223" w:name="_Toc27827"/>
      <w:bookmarkStart w:id="224" w:name="_Toc26959"/>
      <w:bookmarkStart w:id="225" w:name="_Toc21575"/>
      <w:bookmarkStart w:id="226" w:name="_Toc15329"/>
      <w:r>
        <w:rPr>
          <w:rFonts w:hint="eastAsia"/>
        </w:rPr>
        <w:t>2.1.2</w:t>
      </w:r>
      <w:bookmarkEnd w:id="214"/>
      <w:r>
        <w:rPr>
          <w:rFonts w:hint="eastAsia"/>
          <w:lang w:val="en-US" w:eastAsia="zh-CN"/>
        </w:rPr>
        <w:t xml:space="preserve"> </w:t>
      </w:r>
      <w:r>
        <w:rPr>
          <w:rFonts w:hint="eastAsia"/>
        </w:rPr>
        <w:t>Transformer架构的核心思想</w:t>
      </w:r>
      <w:bookmarkEnd w:id="215"/>
      <w:bookmarkEnd w:id="216"/>
      <w:bookmarkEnd w:id="217"/>
      <w:bookmarkEnd w:id="218"/>
      <w:bookmarkEnd w:id="219"/>
      <w:bookmarkEnd w:id="220"/>
      <w:bookmarkEnd w:id="221"/>
      <w:bookmarkEnd w:id="222"/>
      <w:bookmarkEnd w:id="223"/>
      <w:bookmarkEnd w:id="224"/>
      <w:bookmarkEnd w:id="225"/>
      <w:bookmarkEnd w:id="226"/>
    </w:p>
    <w:p w14:paraId="15CE25B1">
      <w:pPr>
        <w:ind w:firstLine="516" w:firstLineChars="200"/>
        <w:rPr>
          <w:bCs/>
          <w:kern w:val="44"/>
          <w:szCs w:val="44"/>
        </w:rPr>
      </w:pPr>
      <w:r>
        <w:rPr>
          <w:bCs/>
          <w:kern w:val="44"/>
          <w:szCs w:val="44"/>
        </w:rPr>
        <w:t>Transformer</w:t>
      </w:r>
      <w:r>
        <w:rPr>
          <w:rFonts w:hint="eastAsia"/>
          <w:bCs/>
          <w:kern w:val="44"/>
          <w:szCs w:val="44"/>
          <w:vertAlign w:val="superscript"/>
        </w:rPr>
        <w:t>[27]</w:t>
      </w:r>
      <w:r>
        <w:rPr>
          <w:bCs/>
          <w:kern w:val="44"/>
          <w:szCs w:val="44"/>
        </w:rPr>
        <w:t>架构由Vaswani等人于2017年首次提出，其核心思想是通过自注意力机制（Self-Attention）建模序列数据中的长距离依赖关系，摒弃了传统循环神经网络（RNN）和卷积神经网络（CNN）的局部归纳偏置，实现了全局上下文的高效建模。本节从以下三方面解析其核心机制，并探讨其在视觉任务中的适配及其与本文方法的关联。</w:t>
      </w:r>
    </w:p>
    <w:p w14:paraId="40E91727">
      <w:pPr>
        <w:ind w:firstLine="516" w:firstLineChars="200"/>
      </w:pPr>
      <w:r>
        <w:t>1</w:t>
      </w:r>
      <w:r>
        <w:rPr>
          <w:rFonts w:hint="eastAsia"/>
          <w:lang w:val="en-US" w:eastAsia="zh-CN"/>
        </w:rPr>
        <w:t>.</w:t>
      </w:r>
      <w:r>
        <w:t xml:space="preserve">自注意力机制  </w:t>
      </w:r>
    </w:p>
    <w:p w14:paraId="53053912">
      <w:pPr>
        <w:ind w:firstLine="516" w:firstLineChars="200"/>
      </w:pPr>
      <w:r>
        <w:t>自注意力机制通过计算序列中每个元素与其他元素的关联权重，动态捕获全局上下文信息。具体地，给定输入序列</w:t>
      </w:r>
      <w:r>
        <w:rPr>
          <w:position w:val="-4"/>
        </w:rPr>
        <w:object>
          <v:shape id="_x0000_i1034" o:spt="75" type="#_x0000_t75" style="height:15pt;width:45pt;" o:ole="t" filled="f" o:preferrelative="t" stroked="f" coordsize="21600,21600">
            <v:path/>
            <v:fill on="f" focussize="0,0"/>
            <v:stroke on="f" joinstyle="miter"/>
            <v:imagedata r:id="rId44" o:title=""/>
            <o:lock v:ext="edit" aspectratio="f"/>
            <w10:wrap type="none"/>
            <w10:anchorlock/>
          </v:shape>
          <o:OLEObject Type="Embed" ProgID="Equation.DSMT4" ShapeID="_x0000_i1034" DrawAspect="Content" ObjectID="_1468075734" r:id="rId43">
            <o:LockedField>false</o:LockedField>
          </o:OLEObject>
        </w:object>
      </w:r>
      <w:r>
        <w:t xml:space="preserve">（n为序列长度，d为特征维度），通过线性变换生成查询（Query）、键（Key）、值（Value）矩阵：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624F9DB2">
        <w:tc>
          <w:tcPr>
            <w:tcW w:w="7865" w:type="dxa"/>
            <w:tcBorders>
              <w:tl2br w:val="nil"/>
              <w:tr2bl w:val="nil"/>
            </w:tcBorders>
            <w:shd w:val="clear" w:color="auto" w:fill="FFFFFF"/>
          </w:tcPr>
          <w:p w14:paraId="23B297FF">
            <w:pPr>
              <w:jc w:val="center"/>
              <w:rPr>
                <w:color w:val="000000"/>
              </w:rPr>
            </w:pPr>
            <w:r>
              <w:rPr>
                <w:position w:val="-14"/>
              </w:rPr>
              <w:object>
                <v:shape id="_x0000_i1035" o:spt="75" type="#_x0000_t75" style="height:19.15pt;width:174pt;" o:ole="t" filled="f" o:preferrelative="t" stroked="f" coordsize="21600,21600">
                  <v:path/>
                  <v:fill on="f" focussize="0,0"/>
                  <v:stroke on="f" joinstyle="miter"/>
                  <v:imagedata r:id="rId46" o:title=""/>
                  <o:lock v:ext="edit" aspectratio="f"/>
                  <w10:wrap type="none"/>
                  <w10:anchorlock/>
                </v:shape>
                <o:OLEObject Type="Embed" ProgID="Equation.DSMT4" ShapeID="_x0000_i1035" DrawAspect="Content" ObjectID="_1468075735" r:id="rId45">
                  <o:LockedField>false</o:LockedField>
                </o:OLEObject>
              </w:object>
            </w:r>
          </w:p>
        </w:tc>
        <w:tc>
          <w:tcPr>
            <w:tcW w:w="634" w:type="dxa"/>
            <w:tcBorders>
              <w:tl2br w:val="nil"/>
              <w:tr2bl w:val="nil"/>
            </w:tcBorders>
            <w:shd w:val="clear" w:color="auto" w:fill="FFFFFF"/>
            <w:vAlign w:val="center"/>
          </w:tcPr>
          <w:p w14:paraId="5409C291">
            <w:pPr>
              <w:rPr>
                <w:color w:val="000000"/>
              </w:rPr>
            </w:pPr>
            <w:r>
              <w:rPr>
                <w:rFonts w:hint="eastAsia"/>
              </w:rPr>
              <w:t>（</w:t>
            </w:r>
            <w:r>
              <w:t>2.</w:t>
            </w:r>
            <w:r>
              <w:rPr>
                <w:rFonts w:hint="eastAsia"/>
              </w:rPr>
              <w:t>4）</w:t>
            </w:r>
          </w:p>
        </w:tc>
      </w:tr>
    </w:tbl>
    <w:p w14:paraId="7B46B976">
      <w:pPr>
        <w:ind w:firstLine="516" w:firstLineChars="200"/>
      </w:pPr>
      <w:r>
        <w:t>其中，</w:t>
      </w:r>
      <w:r>
        <w:rPr>
          <w:position w:val="-14"/>
        </w:rPr>
        <w:object>
          <v:shape id="_x0000_i1036" o:spt="75" type="#_x0000_t75" style="height:19.9pt;width:97.1pt;" o:ole="t" filled="f" o:preferrelative="t" stroked="f" coordsize="21600,21600">
            <v:path/>
            <v:fill on="f" focussize="0,0"/>
            <v:stroke on="f" joinstyle="miter"/>
            <v:imagedata r:id="rId48" o:title=""/>
            <o:lock v:ext="edit" aspectratio="f"/>
            <w10:wrap type="none"/>
            <w10:anchorlock/>
          </v:shape>
          <o:OLEObject Type="Embed" ProgID="Equation.DSMT4" ShapeID="_x0000_i1036" DrawAspect="Content" ObjectID="_1468075736" r:id="rId47">
            <o:LockedField>false</o:LockedField>
          </o:OLEObject>
        </w:object>
      </w:r>
      <w:r>
        <w:t xml:space="preserve"> 为可学习参数。注意力权重通过缩放点积计算：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2329E59B">
        <w:tc>
          <w:tcPr>
            <w:tcW w:w="7865" w:type="dxa"/>
            <w:tcBorders>
              <w:tl2br w:val="nil"/>
              <w:tr2bl w:val="nil"/>
            </w:tcBorders>
            <w:shd w:val="clear" w:color="auto" w:fill="FFFFFF"/>
          </w:tcPr>
          <w:p w14:paraId="7D08E00F">
            <w:pPr>
              <w:spacing w:line="240" w:lineRule="auto"/>
              <w:jc w:val="center"/>
              <w:rPr>
                <w:color w:val="000000"/>
              </w:rPr>
            </w:pPr>
            <w:r>
              <w:rPr>
                <w:position w:val="-36"/>
              </w:rPr>
              <w:object>
                <v:shape id="_x0000_i1037" o:spt="75" type="#_x0000_t75" style="height:42pt;width:196.9pt;" o:ole="t" filled="f" o:preferrelative="t" stroked="f" coordsize="21600,21600">
                  <v:path/>
                  <v:fill on="f" focussize="0,0"/>
                  <v:stroke on="f" joinstyle="miter"/>
                  <v:imagedata r:id="rId50" o:title=""/>
                  <o:lock v:ext="edit" aspectratio="f"/>
                  <w10:wrap type="none"/>
                  <w10:anchorlock/>
                </v:shape>
                <o:OLEObject Type="Embed" ProgID="Equation.DSMT4" ShapeID="_x0000_i1037" DrawAspect="Content" ObjectID="_1468075737" r:id="rId49">
                  <o:LockedField>false</o:LockedField>
                </o:OLEObject>
              </w:object>
            </w:r>
          </w:p>
        </w:tc>
        <w:tc>
          <w:tcPr>
            <w:tcW w:w="634" w:type="dxa"/>
            <w:tcBorders>
              <w:tl2br w:val="nil"/>
              <w:tr2bl w:val="nil"/>
            </w:tcBorders>
            <w:shd w:val="clear" w:color="auto" w:fill="FFFFFF"/>
            <w:vAlign w:val="center"/>
          </w:tcPr>
          <w:p w14:paraId="7226E7CD">
            <w:pPr>
              <w:rPr>
                <w:color w:val="000000"/>
              </w:rPr>
            </w:pPr>
            <w:r>
              <w:rPr>
                <w:rFonts w:hint="eastAsia"/>
              </w:rPr>
              <w:t>（</w:t>
            </w:r>
            <w:r>
              <w:t>2.</w:t>
            </w:r>
            <w:r>
              <w:rPr>
                <w:rFonts w:hint="eastAsia"/>
              </w:rPr>
              <w:t>5）</w:t>
            </w:r>
          </w:p>
        </w:tc>
      </w:tr>
    </w:tbl>
    <w:p w14:paraId="6D3EA281">
      <w:pPr>
        <w:ind w:firstLine="516" w:firstLineChars="200"/>
      </w:pPr>
      <w:r>
        <w:t>该机制使模型能够自适应关注与当前元素语义相关的区域，显著提升了特征表达的判别性。</w:t>
      </w:r>
    </w:p>
    <w:p w14:paraId="1E832E62">
      <w:pPr>
        <w:ind w:firstLine="516" w:firstLineChars="200"/>
      </w:pPr>
      <w:r>
        <w:t>2</w:t>
      </w:r>
      <w:r>
        <w:rPr>
          <w:rFonts w:hint="eastAsia"/>
          <w:lang w:val="en-US" w:eastAsia="zh-CN"/>
        </w:rPr>
        <w:t>.</w:t>
      </w:r>
      <w:r>
        <w:t xml:space="preserve">位置编码与全局建模  </w:t>
      </w:r>
    </w:p>
    <w:p w14:paraId="24DEECE7">
      <w:pPr>
        <w:ind w:firstLine="516" w:firstLineChars="200"/>
      </w:pPr>
      <w:r>
        <w:t xml:space="preserve">由于自注意力机制本身不具备位置敏感性，Transformer通过位置编码（Positional Encoding）显式注入序列的顺序信息。对于图像任务，ViT将输入图像划分为N个非重叠的块（Patch），每个块经线性映射为向量后，与可学习的位置编码相加：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8C4A341">
        <w:tc>
          <w:tcPr>
            <w:tcW w:w="7865" w:type="dxa"/>
            <w:tcBorders>
              <w:tl2br w:val="nil"/>
              <w:tr2bl w:val="nil"/>
            </w:tcBorders>
            <w:shd w:val="clear" w:color="auto" w:fill="FFFFFF"/>
          </w:tcPr>
          <w:p w14:paraId="6F7BAF1E">
            <w:pPr>
              <w:jc w:val="center"/>
              <w:rPr>
                <w:color w:val="000000"/>
              </w:rPr>
            </w:pPr>
            <w:r>
              <w:rPr>
                <w:position w:val="-14"/>
              </w:rPr>
              <w:object>
                <v:shape id="_x0000_i1038" o:spt="75" type="#_x0000_t75" style="height:19.15pt;width:168pt;" o:ole="t" filled="f" o:preferrelative="t" stroked="f" coordsize="21600,21600">
                  <v:path/>
                  <v:fill on="f" focussize="0,0"/>
                  <v:stroke on="f" joinstyle="miter"/>
                  <v:imagedata r:id="rId52" o:title=""/>
                  <o:lock v:ext="edit" aspectratio="f"/>
                  <w10:wrap type="none"/>
                  <w10:anchorlock/>
                </v:shape>
                <o:OLEObject Type="Embed" ProgID="Equation.DSMT4" ShapeID="_x0000_i1038" DrawAspect="Content" ObjectID="_1468075738" r:id="rId51">
                  <o:LockedField>false</o:LockedField>
                </o:OLEObject>
              </w:object>
            </w:r>
          </w:p>
        </w:tc>
        <w:tc>
          <w:tcPr>
            <w:tcW w:w="634" w:type="dxa"/>
            <w:tcBorders>
              <w:tl2br w:val="nil"/>
              <w:tr2bl w:val="nil"/>
            </w:tcBorders>
            <w:shd w:val="clear" w:color="auto" w:fill="FFFFFF"/>
            <w:vAlign w:val="center"/>
          </w:tcPr>
          <w:p w14:paraId="688C984B">
            <w:pPr>
              <w:rPr>
                <w:color w:val="000000"/>
              </w:rPr>
            </w:pPr>
            <w:r>
              <w:rPr>
                <w:rFonts w:hint="eastAsia"/>
              </w:rPr>
              <w:t>（</w:t>
            </w:r>
            <w:r>
              <w:t>2.</w:t>
            </w:r>
            <w:r>
              <w:rPr>
                <w:rFonts w:hint="eastAsia"/>
              </w:rPr>
              <w:t>6）</w:t>
            </w:r>
          </w:p>
        </w:tc>
      </w:tr>
    </w:tbl>
    <w:p w14:paraId="263F1CB5">
      <w:pPr>
        <w:ind w:firstLine="516" w:firstLineChars="200"/>
      </w:pPr>
      <w:r>
        <w:t>其中，</w:t>
      </w:r>
      <w:r>
        <w:rPr>
          <w:position w:val="-4"/>
        </w:rPr>
        <w:object>
          <v:shape id="_x0000_i1039" o:spt="75" type="#_x0000_t75" style="height:16.9pt;width:55.15pt;" o:ole="t" filled="f" o:preferrelative="t" stroked="f" coordsize="21600,21600">
            <v:path/>
            <v:fill on="f" focussize="0,0"/>
            <v:stroke on="f" joinstyle="miter"/>
            <v:imagedata r:id="rId54" o:title=""/>
            <o:lock v:ext="edit" aspectratio="f"/>
            <w10:wrap type="none"/>
            <w10:anchorlock/>
          </v:shape>
          <o:OLEObject Type="Embed" ProgID="Equation.DSMT4" ShapeID="_x0000_i1039" DrawAspect="Content" ObjectID="_1468075739" r:id="rId53">
            <o:LockedField>false</o:LockedField>
          </o:OLEObject>
        </w:object>
      </w:r>
      <w:r>
        <w:t xml:space="preserve"> 为块嵌入矩阵（</w:t>
      </w:r>
      <w:r>
        <w:rPr>
          <w:position w:val="-4"/>
        </w:rPr>
        <w:object>
          <v:shape id="_x0000_i1040" o:spt="75" type="#_x0000_t75" style="height:13.15pt;width:12pt;" o:ole="t" filled="f" o:preferrelative="t" stroked="f" coordsize="21600,21600">
            <v:path/>
            <v:fill on="f" focussize="0,0"/>
            <v:stroke on="f" joinstyle="miter"/>
            <v:imagedata r:id="rId56" o:title=""/>
            <o:lock v:ext="edit" aspectratio="f"/>
            <w10:wrap type="none"/>
            <w10:anchorlock/>
          </v:shape>
          <o:OLEObject Type="Embed" ProgID="Equation.DSMT4" ShapeID="_x0000_i1040" DrawAspect="Content" ObjectID="_1468075740" r:id="rId55">
            <o:LockedField>false</o:LockedField>
          </o:OLEObject>
        </w:object>
      </w:r>
      <w:r>
        <w:t>为块大小），</w:t>
      </w:r>
      <w:r>
        <w:rPr>
          <w:position w:val="-14"/>
        </w:rPr>
        <w:object>
          <v:shape id="_x0000_i1041" o:spt="75" type="#_x0000_t75" style="height:19.9pt;width:70.1pt;" o:ole="t" filled="f" o:preferrelative="t" stroked="f" coordsize="21600,21600">
            <v:path/>
            <v:fill on="f" focussize="0,0"/>
            <v:stroke on="f" joinstyle="miter"/>
            <v:imagedata r:id="rId58" o:title=""/>
            <o:lock v:ext="edit" aspectratio="f"/>
            <w10:wrap type="none"/>
            <w10:anchorlock/>
          </v:shape>
          <o:OLEObject Type="Embed" ProgID="Equation.DSMT4" ShapeID="_x0000_i1041" DrawAspect="Content" ObjectID="_1468075741" r:id="rId57">
            <o:LockedField>false</o:LockedField>
          </o:OLEObject>
        </w:object>
      </w:r>
      <w:r>
        <w:t>为位置编码。此设计使Transformer能够同时建模局部细节与全局结构。</w:t>
      </w:r>
    </w:p>
    <w:p w14:paraId="63836AB9">
      <w:pPr>
        <w:ind w:firstLine="516" w:firstLineChars="200"/>
      </w:pPr>
      <w:r>
        <w:t>3</w:t>
      </w:r>
      <w:r>
        <w:rPr>
          <w:rFonts w:hint="eastAsia"/>
          <w:lang w:val="en-US" w:eastAsia="zh-CN"/>
        </w:rPr>
        <w:t>.</w:t>
      </w:r>
      <w:r>
        <w:t xml:space="preserve">多头注意力与层次化特征融合  </w:t>
      </w:r>
    </w:p>
    <w:p w14:paraId="54669D6C">
      <w:r>
        <w:t>为增强模型对不同语义子空间的建模能力，Transformer采用多头注意力（Multi-Head Attention），将输入特征映射到多个子空间并行计算注意力：</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4E543663">
        <w:tc>
          <w:tcPr>
            <w:tcW w:w="7865" w:type="dxa"/>
            <w:tcBorders>
              <w:tl2br w:val="nil"/>
              <w:tr2bl w:val="nil"/>
            </w:tcBorders>
            <w:shd w:val="clear" w:color="auto" w:fill="FFFFFF"/>
          </w:tcPr>
          <w:p w14:paraId="6B3E16A6">
            <w:pPr>
              <w:jc w:val="center"/>
              <w:rPr>
                <w:color w:val="000000"/>
              </w:rPr>
            </w:pPr>
            <w:r>
              <w:rPr>
                <w:position w:val="-12"/>
              </w:rPr>
              <w:object>
                <v:shape id="_x0000_i1042" o:spt="75" type="#_x0000_t75" style="height:18pt;width:247.15pt;" o:ole="t" filled="f" o:preferrelative="t" stroked="f" coordsize="21600,21600">
                  <v:path/>
                  <v:fill on="f" focussize="0,0"/>
                  <v:stroke on="f" joinstyle="miter"/>
                  <v:imagedata r:id="rId60" o:title=""/>
                  <o:lock v:ext="edit" aspectratio="f"/>
                  <w10:wrap type="none"/>
                  <w10:anchorlock/>
                </v:shape>
                <o:OLEObject Type="Embed" ProgID="Equation.DSMT4" ShapeID="_x0000_i1042" DrawAspect="Content" ObjectID="_1468075742" r:id="rId59">
                  <o:LockedField>false</o:LockedField>
                </o:OLEObject>
              </w:object>
            </w:r>
          </w:p>
        </w:tc>
        <w:tc>
          <w:tcPr>
            <w:tcW w:w="634" w:type="dxa"/>
            <w:tcBorders>
              <w:tl2br w:val="nil"/>
              <w:tr2bl w:val="nil"/>
            </w:tcBorders>
            <w:shd w:val="clear" w:color="auto" w:fill="FFFFFF"/>
            <w:vAlign w:val="center"/>
          </w:tcPr>
          <w:p w14:paraId="7631723C">
            <w:pPr>
              <w:rPr>
                <w:color w:val="000000"/>
              </w:rPr>
            </w:pPr>
            <w:r>
              <w:rPr>
                <w:rFonts w:hint="eastAsia"/>
              </w:rPr>
              <w:t>（</w:t>
            </w:r>
            <w:r>
              <w:t>2.</w:t>
            </w:r>
            <w:r>
              <w:rPr>
                <w:rFonts w:hint="eastAsia"/>
              </w:rPr>
              <w:t>7）</w:t>
            </w:r>
          </w:p>
        </w:tc>
      </w:tr>
    </w:tbl>
    <w:p w14:paraId="1400C4F5">
      <w:pPr>
        <w:ind w:firstLine="516" w:firstLineChars="200"/>
      </w:pPr>
      <w:r>
        <w:t>其中，每个头</w:t>
      </w:r>
      <w:r>
        <w:rPr>
          <w:position w:val="-12"/>
        </w:rPr>
        <w:object>
          <v:shape id="_x0000_i1043" o:spt="75" type="#_x0000_t75" style="height:19.15pt;width:189pt;" o:ole="t" filled="f" o:preferrelative="t" stroked="f" coordsize="21600,21600">
            <v:path/>
            <v:fill on="f" focussize="0,0"/>
            <v:stroke on="f" joinstyle="miter"/>
            <v:imagedata r:id="rId62" o:title=""/>
            <o:lock v:ext="edit" aspectratio="f"/>
            <w10:wrap type="none"/>
            <w10:anchorlock/>
          </v:shape>
          <o:OLEObject Type="Embed" ProgID="Equation.DSMT4" ShapeID="_x0000_i1043" DrawAspect="Content" ObjectID="_1468075743" r:id="rId61">
            <o:LockedField>false</o:LockedField>
          </o:OLEObject>
        </w:object>
      </w:r>
      <w:r>
        <w:t>，</w:t>
      </w:r>
      <w:r>
        <w:rPr>
          <w:position w:val="-12"/>
        </w:rPr>
        <w:object>
          <v:shape id="_x0000_i1044" o:spt="75" type="#_x0000_t75" style="height:18pt;width:19.9pt;" o:ole="t" filled="f" o:preferrelative="t" stroked="f" coordsize="21600,21600">
            <v:path/>
            <v:fill on="f" focussize="0,0"/>
            <v:stroke on="f" joinstyle="miter"/>
            <v:imagedata r:id="rId64" o:title=""/>
            <o:lock v:ext="edit" aspectratio="f"/>
            <w10:wrap type="none"/>
            <w10:anchorlock/>
          </v:shape>
          <o:OLEObject Type="Embed" ProgID="Equation.DSMT4" ShapeID="_x0000_i1044" DrawAspect="Content" ObjectID="_1468075744" r:id="rId63">
            <o:LockedField>false</o:LockedField>
          </o:OLEObject>
        </w:object>
      </w:r>
      <w:r>
        <w:t>为输出投影矩阵。多头的设计使模型能够捕获多样化的上下文模式，同时关注颜色、纹理和形状特征。</w:t>
      </w:r>
    </w:p>
    <w:p w14:paraId="1D6ACA0C">
      <w:pPr>
        <w:ind w:firstLine="516" w:firstLineChars="200"/>
      </w:pPr>
      <w:r>
        <w:t>4</w:t>
      </w:r>
      <w:r>
        <w:rPr>
          <w:rFonts w:hint="eastAsia"/>
          <w:lang w:val="en-US" w:eastAsia="zh-CN"/>
        </w:rPr>
        <w:t>.</w:t>
      </w:r>
      <w:r>
        <w:t xml:space="preserve">在视觉任务中的适配与优势  </w:t>
      </w:r>
    </w:p>
    <w:p w14:paraId="654FC275">
      <w:pPr>
        <w:ind w:firstLine="516" w:firstLineChars="200"/>
      </w:pPr>
      <w:r>
        <w:t>传统CNN通过局部卷积核逐步提取特征，而ViT凭借全局注意力机制，可直接建模图像块间的长距离依赖。在行人重识别任务中，ViT能够同时关联行人的头部特征与足部特征，克服了CNN因感受野有限导致的细节丢失问题。此外，ViT的层次化Transformer块（如12层或24层）可通过深层网络逐步融合多粒度语义，为跨模态对齐提供丰富的视觉表征基础。</w:t>
      </w:r>
    </w:p>
    <w:p w14:paraId="0C3D1B86">
      <w:pPr>
        <w:ind w:firstLine="516" w:firstLineChars="200"/>
      </w:pPr>
      <w:r>
        <w:t>5</w:t>
      </w:r>
      <w:r>
        <w:rPr>
          <w:rFonts w:hint="eastAsia"/>
          <w:lang w:val="en-US" w:eastAsia="zh-CN"/>
        </w:rPr>
        <w:t>.</w:t>
      </w:r>
      <w:r>
        <w:t xml:space="preserve">与本文方法的关联  </w:t>
      </w:r>
    </w:p>
    <w:p w14:paraId="4814A199">
      <w:pPr>
        <w:ind w:firstLine="516" w:firstLineChars="200"/>
      </w:pPr>
      <w:r>
        <w:t>在本文提出的</w:t>
      </w:r>
      <w:r>
        <w:rPr>
          <w:rFonts w:hint="eastAsia"/>
        </w:rPr>
        <w:t>去混淆多模态行人重识别方法</w:t>
      </w:r>
      <w:r>
        <w:t>中，Transformer作为双流视觉编码器（CLIP-ViT与EVA-ViT）的核心架构，支撑了全局特征提取与跨模态交互。具体而言：双流ViT的基础单元：CLIP与EVA均基于Transformer块构建，分别编码文本对齐特征与细粒度视觉特征。注意力掩码机制：第4章将基于Transformer的自注意力设计因果掩码，阻断混淆变量的传播路径</w:t>
      </w:r>
      <w:r>
        <w:rPr>
          <w:rFonts w:hint="eastAsia"/>
        </w:rPr>
        <w:t>，</w:t>
      </w:r>
      <w:r>
        <w:t>详见4.2.</w:t>
      </w:r>
      <w:r>
        <w:rPr>
          <w:rFonts w:hint="eastAsia"/>
        </w:rPr>
        <w:t>2</w:t>
      </w:r>
      <w:r>
        <w:t xml:space="preserve">节。特征融合的底层支持：多头注意力机制为后续视觉-文本特征的动态融合提供了灵活的计算框架。  </w:t>
      </w:r>
    </w:p>
    <w:p w14:paraId="2FF6811E">
      <w:pPr>
        <w:pStyle w:val="53"/>
      </w:pPr>
      <w:bookmarkStart w:id="227" w:name="_Toc8292"/>
      <w:bookmarkStart w:id="228" w:name="_Toc31910"/>
      <w:bookmarkStart w:id="229" w:name="_Toc29765"/>
      <w:bookmarkStart w:id="230" w:name="_Toc3871"/>
      <w:bookmarkStart w:id="231" w:name="_Toc29824"/>
      <w:bookmarkStart w:id="232" w:name="_Toc22001"/>
      <w:bookmarkStart w:id="233" w:name="_Toc800"/>
      <w:bookmarkStart w:id="234" w:name="_Toc28270"/>
      <w:bookmarkStart w:id="235" w:name="_Toc32549"/>
      <w:bookmarkStart w:id="236" w:name="_Toc5304"/>
      <w:bookmarkStart w:id="237" w:name="_Toc18582"/>
      <w:bookmarkStart w:id="238" w:name="_Toc26693"/>
      <w:r>
        <w:rPr>
          <w:rFonts w:hint="eastAsia"/>
        </w:rPr>
        <w:t>2.1.3 跨模态预训练模型CLIP</w:t>
      </w:r>
      <w:bookmarkEnd w:id="227"/>
      <w:bookmarkEnd w:id="228"/>
      <w:bookmarkEnd w:id="229"/>
      <w:bookmarkEnd w:id="230"/>
      <w:bookmarkEnd w:id="231"/>
      <w:bookmarkEnd w:id="232"/>
      <w:bookmarkEnd w:id="233"/>
      <w:bookmarkEnd w:id="234"/>
      <w:bookmarkEnd w:id="235"/>
      <w:bookmarkEnd w:id="236"/>
      <w:bookmarkEnd w:id="237"/>
      <w:bookmarkEnd w:id="238"/>
    </w:p>
    <w:p w14:paraId="27D827F5">
      <w:pPr>
        <w:pStyle w:val="57"/>
        <w:snapToGrid/>
        <w:ind w:firstLine="516" w:firstLineChars="200"/>
      </w:pPr>
      <w:r>
        <w:t>CLIP（Contrastive Language-Image Pre-training）是一种基于对比学习的跨模态预训练模型，旨在通过大规模图文对数据构建视觉与文本的联合语义空间。其核心设计包含双流编码架构与对比学习目标，为文本驱动的行人重识别任务提供了强大的基础特征对齐能力。</w:t>
      </w:r>
    </w:p>
    <w:p w14:paraId="04ED4241">
      <w:pPr>
        <w:ind w:firstLine="516" w:firstLineChars="200"/>
      </w:pPr>
      <w:r>
        <w:t>1</w:t>
      </w:r>
      <w:r>
        <w:rPr>
          <w:rFonts w:hint="eastAsia"/>
          <w:lang w:val="en-US" w:eastAsia="zh-CN"/>
        </w:rPr>
        <w:t>.</w:t>
      </w:r>
      <w:r>
        <w:t xml:space="preserve">双流编码架构  </w:t>
      </w:r>
    </w:p>
    <w:p w14:paraId="038E35F7">
      <w:pPr>
        <w:ind w:firstLine="516" w:firstLineChars="200"/>
      </w:pPr>
      <w:r>
        <w:t xml:space="preserve">CLIP由独立的视觉编码器和文本编码器组成，分别提取图像与文本特征：  </w:t>
      </w:r>
    </w:p>
    <w:p w14:paraId="538C20BA">
      <w:pPr>
        <w:ind w:firstLine="516" w:firstLineChars="200"/>
      </w:pPr>
      <w:r>
        <w:t xml:space="preserve">视觉编码器：采用ViT或ResNet架构，输入图像被分块编码为特征向量：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6C637F4F">
        <w:tc>
          <w:tcPr>
            <w:tcW w:w="7865" w:type="dxa"/>
            <w:tcBorders>
              <w:tl2br w:val="nil"/>
              <w:tr2bl w:val="nil"/>
            </w:tcBorders>
            <w:shd w:val="clear" w:color="auto" w:fill="FFFFFF"/>
          </w:tcPr>
          <w:p w14:paraId="40865F7E">
            <w:pPr>
              <w:jc w:val="center"/>
              <w:rPr>
                <w:color w:val="000000"/>
              </w:rPr>
            </w:pPr>
            <w:r>
              <w:rPr>
                <w:position w:val="-12"/>
              </w:rPr>
              <w:object>
                <v:shape id="_x0000_i1045" o:spt="75" type="#_x0000_t75" style="height:19.15pt;width:85.1pt;" o:ole="t" filled="f" o:preferrelative="t" stroked="f" coordsize="21600,21600">
                  <v:path/>
                  <v:fill on="f" focussize="0,0"/>
                  <v:stroke on="f" joinstyle="miter"/>
                  <v:imagedata r:id="rId66" o:title=""/>
                  <o:lock v:ext="edit" aspectratio="f"/>
                  <w10:wrap type="none"/>
                  <w10:anchorlock/>
                </v:shape>
                <o:OLEObject Type="Embed" ProgID="Equation.DSMT4" ShapeID="_x0000_i1045" DrawAspect="Content" ObjectID="_1468075745" r:id="rId65">
                  <o:LockedField>false</o:LockedField>
                </o:OLEObject>
              </w:object>
            </w:r>
          </w:p>
        </w:tc>
        <w:tc>
          <w:tcPr>
            <w:tcW w:w="634" w:type="dxa"/>
            <w:tcBorders>
              <w:tl2br w:val="nil"/>
              <w:tr2bl w:val="nil"/>
            </w:tcBorders>
            <w:shd w:val="clear" w:color="auto" w:fill="FFFFFF"/>
            <w:vAlign w:val="center"/>
          </w:tcPr>
          <w:p w14:paraId="77F69495">
            <w:pPr>
              <w:rPr>
                <w:color w:val="000000"/>
              </w:rPr>
            </w:pPr>
            <w:r>
              <w:rPr>
                <w:rFonts w:hint="eastAsia"/>
              </w:rPr>
              <w:t>（</w:t>
            </w:r>
            <w:r>
              <w:t>2.</w:t>
            </w:r>
            <w:r>
              <w:rPr>
                <w:rFonts w:hint="eastAsia"/>
              </w:rPr>
              <w:t>8）</w:t>
            </w:r>
          </w:p>
        </w:tc>
      </w:tr>
    </w:tbl>
    <w:p w14:paraId="4D90A7F5">
      <w:pPr>
        <w:ind w:firstLine="516" w:firstLineChars="200"/>
      </w:pPr>
      <w:r>
        <w:t xml:space="preserve">文本编码器：基于Transformer架构，将输入文本（如“穿红色外套的行人”）编码为特征向量 </w:t>
      </w:r>
      <w:r>
        <w:rPr>
          <w:position w:val="-12"/>
        </w:rPr>
        <w:object>
          <v:shape id="_x0000_i1046" o:spt="75" type="#_x0000_t75" style="height:19.15pt;width:48pt;" o:ole="t" filled="f" o:preferrelative="t" stroked="f" coordsize="21600,21600">
            <v:path/>
            <v:fill on="f" focussize="0,0"/>
            <v:stroke on="f" joinstyle="miter"/>
            <v:imagedata r:id="rId68" o:title=""/>
            <o:lock v:ext="edit" aspectratio="f"/>
            <w10:wrap type="none"/>
            <w10:anchorlock/>
          </v:shape>
          <o:OLEObject Type="Embed" ProgID="Equation.DSMT4" ShapeID="_x0000_i1046" DrawAspect="Content" ObjectID="_1468075746" r:id="rId67">
            <o:LockedField>false</o:LockedField>
          </o:OLEObject>
        </w:object>
      </w:r>
      <w:r>
        <w:t xml:space="preserve">：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7E4A1692">
        <w:tc>
          <w:tcPr>
            <w:tcW w:w="7865" w:type="dxa"/>
            <w:tcBorders>
              <w:tl2br w:val="nil"/>
              <w:tr2bl w:val="nil"/>
            </w:tcBorders>
            <w:shd w:val="clear" w:color="auto" w:fill="FFFFFF"/>
          </w:tcPr>
          <w:p w14:paraId="1356F5C6">
            <w:pPr>
              <w:jc w:val="center"/>
              <w:rPr>
                <w:color w:val="000000"/>
              </w:rPr>
            </w:pPr>
            <w:r>
              <w:rPr>
                <w:position w:val="-12"/>
              </w:rPr>
              <w:object>
                <v:shape id="_x0000_i1047" o:spt="75" type="#_x0000_t75" style="height:19.15pt;width:169.15pt;" o:ole="t" filled="f" o:preferrelative="t" stroked="f" coordsize="21600,21600">
                  <v:path/>
                  <v:fill on="f" focussize="0,0"/>
                  <v:stroke on="f" joinstyle="miter"/>
                  <v:imagedata r:id="rId70" o:title=""/>
                  <o:lock v:ext="edit" aspectratio="f"/>
                  <w10:wrap type="none"/>
                  <w10:anchorlock/>
                </v:shape>
                <o:OLEObject Type="Embed" ProgID="Equation.DSMT4" ShapeID="_x0000_i1047" DrawAspect="Content" ObjectID="_1468075747" r:id="rId69">
                  <o:LockedField>false</o:LockedField>
                </o:OLEObject>
              </w:object>
            </w:r>
          </w:p>
        </w:tc>
        <w:tc>
          <w:tcPr>
            <w:tcW w:w="634" w:type="dxa"/>
            <w:tcBorders>
              <w:tl2br w:val="nil"/>
              <w:tr2bl w:val="nil"/>
            </w:tcBorders>
            <w:shd w:val="clear" w:color="auto" w:fill="FFFFFF"/>
            <w:vAlign w:val="center"/>
          </w:tcPr>
          <w:p w14:paraId="726AFC5C">
            <w:pPr>
              <w:rPr>
                <w:color w:val="000000"/>
              </w:rPr>
            </w:pPr>
            <w:r>
              <w:rPr>
                <w:rFonts w:hint="eastAsia"/>
              </w:rPr>
              <w:t>（</w:t>
            </w:r>
            <w:r>
              <w:t>2.</w:t>
            </w:r>
            <w:r>
              <w:rPr>
                <w:rFonts w:hint="eastAsia"/>
              </w:rPr>
              <w:t>9）</w:t>
            </w:r>
          </w:p>
        </w:tc>
      </w:tr>
    </w:tbl>
    <w:p w14:paraId="3857D455">
      <w:pPr>
        <w:ind w:firstLine="516" w:firstLineChars="200"/>
      </w:pPr>
      <w:r>
        <w:t>其中，</w:t>
      </w:r>
      <w:r>
        <w:rPr>
          <w:position w:val="-4"/>
        </w:rPr>
        <w:object>
          <v:shape id="_x0000_i1048" o:spt="75" type="#_x0000_t75" style="height:13.15pt;width:10.9pt;" o:ole="t" filled="f" o:preferrelative="t" stroked="f" coordsize="21600,21600">
            <v:path/>
            <v:fill on="f" focussize="0,0"/>
            <v:stroke on="f" joinstyle="miter"/>
            <v:imagedata r:id="rId72" o:title=""/>
            <o:lock v:ext="edit" aspectratio="f"/>
            <w10:wrap type="none"/>
            <w10:anchorlock/>
          </v:shape>
          <o:OLEObject Type="Embed" ProgID="Equation.DSMT4" ShapeID="_x0000_i1048" DrawAspect="Content" ObjectID="_1468075748" r:id="rId71">
            <o:LockedField>false</o:LockedField>
          </o:OLEObject>
        </w:object>
      </w:r>
      <w:r>
        <w:t>为文本序列长度，</w:t>
      </w:r>
      <w:r>
        <w:rPr>
          <w:position w:val="-12"/>
        </w:rPr>
        <w:object>
          <v:shape id="_x0000_i1049" o:spt="75" type="#_x0000_t75" style="height:18pt;width:22.15pt;" o:ole="t" filled="f" o:preferrelative="t" stroked="f" coordsize="21600,21600">
            <v:path/>
            <v:fill on="f" focussize="0,0"/>
            <v:stroke on="f" joinstyle="miter"/>
            <v:imagedata r:id="rId74" o:title=""/>
            <o:lock v:ext="edit" aspectratio="f"/>
            <w10:wrap type="none"/>
            <w10:anchorlock/>
          </v:shape>
          <o:OLEObject Type="Embed" ProgID="Equation.DSMT4" ShapeID="_x0000_i1049" DrawAspect="Content" ObjectID="_1468075749" r:id="rId73">
            <o:LockedField>false</o:LockedField>
          </o:OLEObject>
        </w:object>
      </w:r>
      <w:r>
        <w:t>为词嵌入维度。双流设计使模型能够独立处理不同模态的输入。</w:t>
      </w:r>
    </w:p>
    <w:p w14:paraId="020A4FA8">
      <w:pPr>
        <w:ind w:firstLine="516" w:firstLineChars="200"/>
      </w:pPr>
      <w:r>
        <w:t>2</w:t>
      </w:r>
      <w:r>
        <w:rPr>
          <w:rFonts w:hint="eastAsia"/>
          <w:lang w:val="en-US" w:eastAsia="zh-CN"/>
        </w:rPr>
        <w:t>.</w:t>
      </w:r>
      <w:r>
        <w:t xml:space="preserve">对比学习目标  </w:t>
      </w:r>
    </w:p>
    <w:p w14:paraId="5BEFD463">
      <w:pPr>
        <w:ind w:firstLine="516" w:firstLineChars="200"/>
      </w:pPr>
      <w:r>
        <w:t>CLIP通过最大化匹配图文对的相似度，最小化非匹配对的相似度，实现跨模态对齐。给定批次内</w:t>
      </w:r>
      <w:r>
        <w:rPr>
          <w:position w:val="-6"/>
        </w:rPr>
        <w:object>
          <v:shape id="_x0000_i1050" o:spt="75" type="#_x0000_t75" style="height:13.9pt;width:13.9pt;" o:ole="t" filled="f" o:preferrelative="t" stroked="f" coordsize="21600,21600">
            <v:path/>
            <v:fill on="f" focussize="0,0"/>
            <v:stroke on="f" joinstyle="miter"/>
            <v:imagedata r:id="rId76" o:title=""/>
            <o:lock v:ext="edit" aspectratio="f"/>
            <w10:wrap type="none"/>
            <w10:anchorlock/>
          </v:shape>
          <o:OLEObject Type="Embed" ProgID="Equation.DSMT4" ShapeID="_x0000_i1050" DrawAspect="Content" ObjectID="_1468075750" r:id="rId75">
            <o:LockedField>false</o:LockedField>
          </o:OLEObject>
        </w:object>
      </w:r>
      <w:r>
        <w:t>个图文对，对比损失定义为：</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5257F195">
        <w:tc>
          <w:tcPr>
            <w:tcW w:w="7865" w:type="dxa"/>
            <w:tcBorders>
              <w:tl2br w:val="nil"/>
              <w:tr2bl w:val="nil"/>
            </w:tcBorders>
            <w:shd w:val="clear" w:color="auto" w:fill="FFFFFF"/>
          </w:tcPr>
          <w:p w14:paraId="19CF8104">
            <w:pPr>
              <w:spacing w:line="240" w:lineRule="auto"/>
              <w:jc w:val="center"/>
              <w:rPr>
                <w:color w:val="000000"/>
              </w:rPr>
            </w:pPr>
            <w:r>
              <w:rPr>
                <w:position w:val="-62"/>
              </w:rPr>
              <w:object>
                <v:shape id="_x0000_i1051" o:spt="75" type="#_x0000_t75" style="height:52.15pt;width:190.9pt;" o:ole="t" filled="f" o:preferrelative="t" stroked="f" coordsize="21600,21600">
                  <v:path/>
                  <v:fill on="f" focussize="0,0"/>
                  <v:stroke on="f" joinstyle="miter"/>
                  <v:imagedata r:id="rId78" o:title=""/>
                  <o:lock v:ext="edit" aspectratio="f"/>
                  <w10:wrap type="none"/>
                  <w10:anchorlock/>
                </v:shape>
                <o:OLEObject Type="Embed" ProgID="Equation.DSMT4" ShapeID="_x0000_i1051" DrawAspect="Content" ObjectID="_1468075751" r:id="rId77">
                  <o:LockedField>false</o:LockedField>
                </o:OLEObject>
              </w:object>
            </w:r>
          </w:p>
        </w:tc>
        <w:tc>
          <w:tcPr>
            <w:tcW w:w="634" w:type="dxa"/>
            <w:tcBorders>
              <w:tl2br w:val="nil"/>
              <w:tr2bl w:val="nil"/>
            </w:tcBorders>
            <w:shd w:val="clear" w:color="auto" w:fill="FFFFFF"/>
            <w:vAlign w:val="center"/>
          </w:tcPr>
          <w:p w14:paraId="6CDD330B">
            <w:pPr>
              <w:rPr>
                <w:color w:val="000000"/>
              </w:rPr>
            </w:pPr>
            <w:r>
              <w:rPr>
                <w:rFonts w:hint="eastAsia"/>
              </w:rPr>
              <w:t>（</w:t>
            </w:r>
            <w:r>
              <w:t>2.</w:t>
            </w:r>
            <w:r>
              <w:rPr>
                <w:rFonts w:hint="eastAsia"/>
              </w:rPr>
              <w:t>10）</w:t>
            </w:r>
          </w:p>
        </w:tc>
      </w:tr>
    </w:tbl>
    <w:p w14:paraId="0058941B">
      <w:pPr>
        <w:ind w:firstLine="516" w:firstLineChars="200"/>
      </w:pPr>
      <w:r>
        <w:t>其中，</w:t>
      </w:r>
      <w:r>
        <w:rPr>
          <w:position w:val="-6"/>
        </w:rPr>
        <w:object>
          <v:shape id="_x0000_i1052" o:spt="75" type="#_x0000_t75" style="height:10.9pt;width:10.15pt;" o:ole="t" filled="f" o:preferrelative="t" stroked="f" coordsize="21600,21600">
            <v:path/>
            <v:fill on="f" focussize="0,0"/>
            <v:stroke on="f" joinstyle="miter"/>
            <v:imagedata r:id="rId80" o:title=""/>
            <o:lock v:ext="edit" aspectratio="f"/>
            <w10:wrap type="none"/>
            <w10:anchorlock/>
          </v:shape>
          <o:OLEObject Type="Embed" ProgID="Equation.DSMT4" ShapeID="_x0000_i1052" DrawAspect="Content" ObjectID="_1468075752" r:id="rId79">
            <o:LockedField>false</o:LockedField>
          </o:OLEObject>
        </w:object>
      </w:r>
      <w:r>
        <w:t>为温度系数，用于调节相似度分布的尖锐程度。该目标迫使模型学习语义一致的图文嵌入。</w:t>
      </w:r>
    </w:p>
    <w:p w14:paraId="6B831D29">
      <w:pPr>
        <w:ind w:firstLine="516" w:firstLineChars="200"/>
      </w:pPr>
      <w:r>
        <w:t>3</w:t>
      </w:r>
      <w:r>
        <w:rPr>
          <w:rFonts w:hint="eastAsia"/>
          <w:lang w:val="en-US" w:eastAsia="zh-CN"/>
        </w:rPr>
        <w:t>.</w:t>
      </w:r>
      <w:r>
        <w:t xml:space="preserve">优势与局限性  </w:t>
      </w:r>
    </w:p>
    <w:p w14:paraId="1C7459F0">
      <w:pPr>
        <w:ind w:firstLine="516" w:firstLineChars="200"/>
      </w:pPr>
      <w:r>
        <w:rPr>
          <w:rFonts w:hint="eastAsia"/>
        </w:rPr>
        <w:t>（1）</w:t>
      </w:r>
      <w:r>
        <w:t xml:space="preserve">零样本泛化能力：CLIP可直接通过文本描述检索未见过的视觉类别，为开放场景行人重识别提供可能。  </w:t>
      </w:r>
    </w:p>
    <w:p w14:paraId="1CB33E01">
      <w:pPr>
        <w:ind w:firstLine="516" w:firstLineChars="200"/>
      </w:pPr>
      <w:r>
        <w:rPr>
          <w:rFonts w:hint="eastAsia"/>
        </w:rPr>
        <w:t>（2）</w:t>
      </w:r>
      <w:r>
        <w:t>文本依赖偏差：CLIP的视觉特征高度依赖文本监督，当文本描述存在高频词偏差（如</w:t>
      </w:r>
      <w:r>
        <w:rPr>
          <w:rFonts w:hint="eastAsia"/>
          <w:lang w:eastAsia="zh-CN"/>
        </w:rPr>
        <w:t>“</w:t>
      </w:r>
      <w:r>
        <w:t>黑色</w:t>
      </w:r>
      <w:r>
        <w:rPr>
          <w:rFonts w:hint="eastAsia"/>
          <w:lang w:eastAsia="zh-CN"/>
        </w:rPr>
        <w:t>”</w:t>
      </w:r>
      <w:r>
        <w:t xml:space="preserve">占比过高）时，可能导致特征混淆。  </w:t>
      </w:r>
    </w:p>
    <w:p w14:paraId="13BA284E">
      <w:pPr>
        <w:ind w:firstLine="516" w:firstLineChars="200"/>
      </w:pPr>
      <w:r>
        <w:t>4</w:t>
      </w:r>
      <w:r>
        <w:rPr>
          <w:rFonts w:hint="eastAsia"/>
          <w:lang w:val="en-US" w:eastAsia="zh-CN"/>
        </w:rPr>
        <w:t>.</w:t>
      </w:r>
      <w:r>
        <w:t xml:space="preserve">与本文方法的关联  </w:t>
      </w:r>
    </w:p>
    <w:p w14:paraId="262596FF">
      <w:pPr>
        <w:ind w:firstLine="516" w:firstLineChars="200"/>
      </w:pPr>
      <w:r>
        <w:t>在</w:t>
      </w:r>
      <w:r>
        <w:rPr>
          <w:rFonts w:hint="eastAsia"/>
        </w:rPr>
        <w:t>去混淆多模态行人重识别方法</w:t>
      </w:r>
      <w:r>
        <w:t>中，CLIP作为基础视觉编码器提供跨模态对齐能力，但其文本依赖性问题通过以下策略缓解：</w:t>
      </w:r>
    </w:p>
    <w:p w14:paraId="14D4E67E">
      <w:pPr>
        <w:ind w:firstLine="516" w:firstLineChars="200"/>
      </w:pPr>
      <w:r>
        <w:rPr>
          <w:rFonts w:hint="eastAsia"/>
        </w:rPr>
        <w:t>（1）</w:t>
      </w:r>
      <w:r>
        <w:t xml:space="preserve">双流特征融合：结合EVA编码器的细粒度视觉特征，补充CLIP的全局语义（详见4.2节）。  </w:t>
      </w:r>
    </w:p>
    <w:p w14:paraId="4C60F5DB">
      <w:pPr>
        <w:ind w:firstLine="516" w:firstLineChars="200"/>
      </w:pPr>
      <w:r>
        <w:rPr>
          <w:rFonts w:hint="eastAsia"/>
        </w:rPr>
        <w:t>（2）</w:t>
      </w:r>
      <w:r>
        <w:t xml:space="preserve">因果干预：通过因果掩码阻断文本偏差对视觉特征的干扰（详见3.3节）。  </w:t>
      </w:r>
    </w:p>
    <w:p w14:paraId="657BEC11">
      <w:pPr>
        <w:pStyle w:val="53"/>
      </w:pPr>
      <w:bookmarkStart w:id="239" w:name="_Toc1957"/>
      <w:bookmarkStart w:id="240" w:name="_Toc16328"/>
      <w:bookmarkStart w:id="241" w:name="_Toc17405"/>
      <w:bookmarkStart w:id="242" w:name="_Toc7781"/>
      <w:bookmarkStart w:id="243" w:name="_Toc5213"/>
      <w:bookmarkStart w:id="244" w:name="_Toc17440"/>
      <w:bookmarkStart w:id="245" w:name="_Toc25015"/>
      <w:bookmarkStart w:id="246" w:name="_Toc6746"/>
      <w:bookmarkStart w:id="247" w:name="_Toc24364"/>
      <w:bookmarkStart w:id="248" w:name="_Toc4178"/>
      <w:bookmarkStart w:id="249" w:name="_Toc966"/>
      <w:bookmarkStart w:id="250" w:name="_Toc14066"/>
      <w:r>
        <w:rPr>
          <w:rFonts w:hint="eastAsia"/>
        </w:rPr>
        <w:t>2.1.4 自监督视觉编码器EVA</w:t>
      </w:r>
      <w:bookmarkEnd w:id="239"/>
      <w:bookmarkEnd w:id="240"/>
      <w:bookmarkEnd w:id="241"/>
      <w:bookmarkEnd w:id="242"/>
      <w:bookmarkEnd w:id="243"/>
      <w:bookmarkEnd w:id="244"/>
      <w:bookmarkEnd w:id="245"/>
      <w:bookmarkEnd w:id="246"/>
      <w:bookmarkEnd w:id="247"/>
      <w:bookmarkEnd w:id="248"/>
      <w:bookmarkEnd w:id="249"/>
      <w:bookmarkEnd w:id="250"/>
    </w:p>
    <w:p w14:paraId="47D2D32A">
      <w:pPr>
        <w:pStyle w:val="57"/>
        <w:snapToGrid/>
        <w:ind w:firstLine="516" w:firstLineChars="200"/>
      </w:pPr>
      <w:r>
        <w:t>EVA（Efficient Vision-Augmentation）是一种基于掩码图像建模（Masked Image Modeling, MIM）的自监督视觉编码器，专注于从局部图像块中学习细粒度判别特征，与CLIP形成互补。</w:t>
      </w:r>
    </w:p>
    <w:p w14:paraId="12BDA74D">
      <w:pPr>
        <w:ind w:firstLine="516" w:firstLineChars="200"/>
      </w:pPr>
      <w:r>
        <w:t>1</w:t>
      </w:r>
      <w:r>
        <w:rPr>
          <w:rFonts w:hint="eastAsia"/>
          <w:lang w:val="en-US" w:eastAsia="zh-CN"/>
        </w:rPr>
        <w:t>.</w:t>
      </w:r>
      <w:r>
        <w:t xml:space="preserve">掩码图像建模预训练  </w:t>
      </w:r>
    </w:p>
    <w:p w14:paraId="74DAD1C5">
      <w:pPr>
        <w:ind w:firstLine="516" w:firstLineChars="200"/>
      </w:pPr>
      <w:r>
        <w:t xml:space="preserve">EVA随机掩码输入图像的部分区域（掩码比例通常为75%），并通过重构被掩码区域的像素值学习局部上下文关系。其预训练目标可形式化为：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04DAD1E1">
        <w:tc>
          <w:tcPr>
            <w:tcW w:w="7865" w:type="dxa"/>
            <w:tcBorders>
              <w:tl2br w:val="nil"/>
              <w:tr2bl w:val="nil"/>
            </w:tcBorders>
            <w:shd w:val="clear" w:color="auto" w:fill="FFFFFF"/>
          </w:tcPr>
          <w:p w14:paraId="562F8199">
            <w:pPr>
              <w:spacing w:line="240" w:lineRule="auto"/>
              <w:jc w:val="center"/>
              <w:rPr>
                <w:color w:val="000000"/>
              </w:rPr>
            </w:pPr>
            <w:r>
              <w:rPr>
                <w:position w:val="-14"/>
              </w:rPr>
              <w:object>
                <v:shape id="_x0000_i1053" o:spt="75" type="#_x0000_t75" style="height:22.15pt;width:226.15pt;" o:ole="t" filled="f" o:preferrelative="t" stroked="f" coordsize="21600,21600">
                  <v:path/>
                  <v:fill on="f" focussize="0,0"/>
                  <v:stroke on="f" joinstyle="miter"/>
                  <v:imagedata r:id="rId82" o:title=""/>
                  <o:lock v:ext="edit" aspectratio="f"/>
                  <w10:wrap type="none"/>
                  <w10:anchorlock/>
                </v:shape>
                <o:OLEObject Type="Embed" ProgID="Equation.DSMT4" ShapeID="_x0000_i1053" DrawAspect="Content" ObjectID="_1468075753" r:id="rId81">
                  <o:LockedField>false</o:LockedField>
                </o:OLEObject>
              </w:object>
            </w:r>
          </w:p>
        </w:tc>
        <w:tc>
          <w:tcPr>
            <w:tcW w:w="634" w:type="dxa"/>
            <w:tcBorders>
              <w:tl2br w:val="nil"/>
              <w:tr2bl w:val="nil"/>
            </w:tcBorders>
            <w:shd w:val="clear" w:color="auto" w:fill="FFFFFF"/>
            <w:vAlign w:val="center"/>
          </w:tcPr>
          <w:p w14:paraId="4A5DA352">
            <w:pPr>
              <w:rPr>
                <w:color w:val="000000"/>
              </w:rPr>
            </w:pPr>
            <w:r>
              <w:rPr>
                <w:rFonts w:hint="eastAsia"/>
              </w:rPr>
              <w:t>（</w:t>
            </w:r>
            <w:r>
              <w:t>2.</w:t>
            </w:r>
            <w:r>
              <w:rPr>
                <w:rFonts w:hint="eastAsia"/>
              </w:rPr>
              <w:t>11）</w:t>
            </w:r>
          </w:p>
        </w:tc>
      </w:tr>
    </w:tbl>
    <w:p w14:paraId="2C15AF70">
      <w:pPr>
        <w:ind w:firstLine="516" w:firstLineChars="200"/>
      </w:pPr>
      <w:r>
        <w:t>其中，</w:t>
      </w:r>
      <w:r>
        <w:rPr>
          <w:position w:val="-12"/>
        </w:rPr>
        <w:object>
          <v:shape id="_x0000_i1054" o:spt="75" type="#_x0000_t75" style="height:18pt;width:30pt;" o:ole="t" filled="f" o:preferrelative="t" stroked="f" coordsize="21600,21600">
            <v:path/>
            <v:fill on="f" focussize="0,0"/>
            <v:stroke on="f" joinstyle="miter"/>
            <v:imagedata r:id="rId84" o:title=""/>
            <o:lock v:ext="edit" aspectratio="f"/>
            <w10:wrap type="none"/>
            <w10:anchorlock/>
          </v:shape>
          <o:OLEObject Type="Embed" ProgID="Equation.DSMT4" ShapeID="_x0000_i1054" DrawAspect="Content" ObjectID="_1468075754" r:id="rId83">
            <o:LockedField>false</o:LockedField>
          </o:OLEObject>
        </w:object>
      </w:r>
      <w:r>
        <w:t xml:space="preserve"> 为掩码后的图像，Decoder为轻量级像素重构网络。此任务迫使模型关注局部细节（如纹理、边缘），而非全局语义。</w:t>
      </w:r>
    </w:p>
    <w:p w14:paraId="0E639723">
      <w:pPr>
        <w:ind w:firstLine="516" w:firstLineChars="200"/>
      </w:pPr>
      <w:r>
        <w:t>2</w:t>
      </w:r>
      <w:r>
        <w:rPr>
          <w:rFonts w:hint="eastAsia"/>
          <w:lang w:val="en-US" w:eastAsia="zh-CN"/>
        </w:rPr>
        <w:t>.</w:t>
      </w:r>
      <w:r>
        <w:t xml:space="preserve">架构特点  </w:t>
      </w:r>
    </w:p>
    <w:p w14:paraId="587F0C41">
      <w:pPr>
        <w:ind w:firstLine="516" w:firstLineChars="200"/>
      </w:pPr>
      <w:r>
        <w:t xml:space="preserve">EVA采用ViT架构，但通过以下改进增强局部建模能力：分层掩码策略对不同层级的特征图施加动态掩码，促进多尺度语义学习。局部注意力约束限制自注意力机制的感受野，强制模型聚焦邻近区域的关系：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44842EFF">
        <w:tc>
          <w:tcPr>
            <w:tcW w:w="7865" w:type="dxa"/>
            <w:tcBorders>
              <w:tl2br w:val="nil"/>
              <w:tr2bl w:val="nil"/>
            </w:tcBorders>
            <w:shd w:val="clear" w:color="auto" w:fill="FFFFFF"/>
          </w:tcPr>
          <w:p w14:paraId="618D400C">
            <w:pPr>
              <w:spacing w:line="240" w:lineRule="auto"/>
              <w:jc w:val="center"/>
              <w:rPr>
                <w:color w:val="000000"/>
              </w:rPr>
            </w:pPr>
            <w:r>
              <w:rPr>
                <w:position w:val="-36"/>
              </w:rPr>
              <w:object>
                <v:shape id="_x0000_i1055" o:spt="75" type="#_x0000_t75" style="height:42pt;width:256.9pt;" o:ole="t" filled="f" o:preferrelative="t" stroked="f" coordsize="21600,21600">
                  <v:path/>
                  <v:fill on="f" focussize="0,0"/>
                  <v:stroke on="f" joinstyle="miter"/>
                  <v:imagedata r:id="rId86" o:title=""/>
                  <o:lock v:ext="edit" aspectratio="f"/>
                  <w10:wrap type="none"/>
                  <w10:anchorlock/>
                </v:shape>
                <o:OLEObject Type="Embed" ProgID="Equation.DSMT4" ShapeID="_x0000_i1055" DrawAspect="Content" ObjectID="_1468075755" r:id="rId85">
                  <o:LockedField>false</o:LockedField>
                </o:OLEObject>
              </w:object>
            </w:r>
          </w:p>
        </w:tc>
        <w:tc>
          <w:tcPr>
            <w:tcW w:w="634" w:type="dxa"/>
            <w:tcBorders>
              <w:tl2br w:val="nil"/>
              <w:tr2bl w:val="nil"/>
            </w:tcBorders>
            <w:shd w:val="clear" w:color="auto" w:fill="FFFFFF"/>
            <w:vAlign w:val="center"/>
          </w:tcPr>
          <w:p w14:paraId="11E4815F">
            <w:pPr>
              <w:rPr>
                <w:color w:val="000000"/>
              </w:rPr>
            </w:pPr>
            <w:r>
              <w:rPr>
                <w:rFonts w:hint="eastAsia"/>
              </w:rPr>
              <w:t>（</w:t>
            </w:r>
            <w:r>
              <w:t>2.</w:t>
            </w:r>
            <w:r>
              <w:rPr>
                <w:rFonts w:hint="eastAsia"/>
              </w:rPr>
              <w:t>12）</w:t>
            </w:r>
          </w:p>
        </w:tc>
      </w:tr>
    </w:tbl>
    <w:p w14:paraId="0EE121F1">
      <w:pPr>
        <w:ind w:firstLine="516" w:firstLineChars="200"/>
      </w:pPr>
      <w:r>
        <w:t>其中，</w:t>
      </w:r>
      <w:r>
        <w:rPr>
          <w:position w:val="-4"/>
        </w:rPr>
        <w:object>
          <v:shape id="_x0000_i1056" o:spt="75" type="#_x0000_t75" style="height:13.15pt;width:16.15pt;" o:ole="t" filled="f" o:preferrelative="t" stroked="f" coordsize="21600,21600">
            <v:path/>
            <v:fill on="f" focussize="0,0"/>
            <v:stroke on="f" joinstyle="miter"/>
            <v:imagedata r:id="rId88" o:title=""/>
            <o:lock v:ext="edit" aspectratio="f"/>
            <w10:wrap type="none"/>
            <w10:anchorlock/>
          </v:shape>
          <o:OLEObject Type="Embed" ProgID="Equation.DSMT4" ShapeID="_x0000_i1056" DrawAspect="Content" ObjectID="_1468075756" r:id="rId87">
            <o:LockedField>false</o:LockedField>
          </o:OLEObject>
        </w:object>
      </w:r>
      <w:r>
        <w:t>为局部掩码矩阵，超出预设窗口范围的注意力权重被置为负无穷。</w:t>
      </w:r>
    </w:p>
    <w:p w14:paraId="200DF95E">
      <w:pPr>
        <w:ind w:firstLine="516" w:firstLineChars="200"/>
      </w:pPr>
      <w:r>
        <w:t>3</w:t>
      </w:r>
      <w:r>
        <w:rPr>
          <w:rFonts w:hint="eastAsia"/>
          <w:lang w:val="en-US" w:eastAsia="zh-CN"/>
        </w:rPr>
        <w:t>.</w:t>
      </w:r>
      <w:r>
        <w:t xml:space="preserve">与CLIP的互补性  </w:t>
      </w:r>
    </w:p>
    <w:p w14:paraId="2FC02182">
      <w:pPr>
        <w:ind w:firstLine="516" w:firstLineChars="200"/>
      </w:pPr>
      <w:r>
        <w:rPr>
          <w:rFonts w:hint="eastAsia"/>
        </w:rPr>
        <w:t>（1）</w:t>
      </w:r>
      <w:r>
        <w:t xml:space="preserve">特征独立性：EVA的预训练目标不依赖文本监督，其视觉特征更关注局部细节（如服饰纹理、配件形状），与CLIP的全局语义形成互补。  </w:t>
      </w:r>
    </w:p>
    <w:p w14:paraId="34C01A35">
      <w:pPr>
        <w:ind w:firstLine="516" w:firstLineChars="200"/>
      </w:pPr>
      <w:r>
        <w:rPr>
          <w:rFonts w:hint="eastAsia"/>
        </w:rPr>
        <w:t>（2）</w:t>
      </w:r>
      <w:r>
        <w:t xml:space="preserve">抗偏差能力：EVA不受文本词频分布影响，可缓解CLIP对高频词的过拟合问题。  </w:t>
      </w:r>
    </w:p>
    <w:p w14:paraId="08E3175A">
      <w:pPr>
        <w:ind w:firstLine="516" w:firstLineChars="200"/>
      </w:pPr>
      <w:r>
        <w:t>4</w:t>
      </w:r>
      <w:r>
        <w:rPr>
          <w:rFonts w:hint="eastAsia"/>
          <w:lang w:val="en-US" w:eastAsia="zh-CN"/>
        </w:rPr>
        <w:t>.</w:t>
      </w:r>
      <w:r>
        <w:t xml:space="preserve">与本文方法的关联  </w:t>
      </w:r>
    </w:p>
    <w:p w14:paraId="1AF6A00C">
      <w:pPr>
        <w:ind w:firstLine="516" w:firstLineChars="200"/>
      </w:pPr>
      <w:r>
        <w:t>在</w:t>
      </w:r>
      <w:r>
        <w:rPr>
          <w:rFonts w:hint="eastAsia"/>
        </w:rPr>
        <w:t>去混淆多模态行人重识别方法</w:t>
      </w:r>
      <w:r>
        <w:t>中，EVA作为辅助视觉编码器，与CLIP共同构建双流ViT：</w:t>
      </w:r>
      <w:r>
        <w:rPr>
          <w:rFonts w:hint="eastAsia"/>
        </w:rPr>
        <w:t>（1）</w:t>
      </w:r>
      <w:r>
        <w:t>细粒度特征增强：EVA编码的局部细节特征通过因果注意力机制与CLIP特征融合，提升对相似行人的区分能力（详见4.</w:t>
      </w:r>
      <w:r>
        <w:rPr>
          <w:rFonts w:hint="eastAsia"/>
        </w:rPr>
        <w:t>2</w:t>
      </w:r>
      <w:r>
        <w:t>节）。</w:t>
      </w:r>
      <w:r>
        <w:rPr>
          <w:rFonts w:hint="eastAsia"/>
        </w:rPr>
        <w:t>（2）</w:t>
      </w:r>
      <w:r>
        <w:t xml:space="preserve">解耦表示学习：EVA的非对齐语义空间为去混淆提供了独立的信息源（详见3.4节）。  </w:t>
      </w:r>
    </w:p>
    <w:p w14:paraId="32CDD025">
      <w:pPr>
        <w:pStyle w:val="51"/>
      </w:pPr>
      <w:bookmarkStart w:id="251" w:name="_Toc7077610"/>
      <w:bookmarkStart w:id="252" w:name="_Toc8709"/>
      <w:bookmarkStart w:id="253" w:name="_Toc15490"/>
      <w:bookmarkStart w:id="254" w:name="_Toc29274"/>
      <w:bookmarkStart w:id="255" w:name="_Toc22050"/>
      <w:bookmarkStart w:id="256" w:name="_Toc30268"/>
      <w:bookmarkStart w:id="257" w:name="_Toc30543"/>
      <w:bookmarkStart w:id="258" w:name="_Toc28671"/>
      <w:bookmarkStart w:id="259" w:name="_Toc29647"/>
      <w:bookmarkStart w:id="260" w:name="_Toc10631"/>
      <w:bookmarkStart w:id="261" w:name="_Toc3595"/>
      <w:bookmarkStart w:id="262" w:name="_Toc21351"/>
      <w:bookmarkStart w:id="263" w:name="_Toc1092"/>
      <w:r>
        <w:rPr>
          <w:rFonts w:hint="eastAsia"/>
        </w:rPr>
        <w:t>2.</w:t>
      </w:r>
      <w:r>
        <w:t>2</w:t>
      </w:r>
      <w:r>
        <w:rPr>
          <w:rFonts w:hint="eastAsia"/>
        </w:rPr>
        <w:t xml:space="preserve"> </w:t>
      </w:r>
      <w:bookmarkEnd w:id="251"/>
      <w:r>
        <w:rPr>
          <w:rFonts w:hint="eastAsia"/>
        </w:rPr>
        <w:t>跨模态检索</w:t>
      </w:r>
      <w:bookmarkEnd w:id="252"/>
      <w:bookmarkEnd w:id="253"/>
      <w:bookmarkEnd w:id="254"/>
      <w:bookmarkEnd w:id="255"/>
      <w:bookmarkEnd w:id="256"/>
      <w:bookmarkEnd w:id="257"/>
      <w:bookmarkEnd w:id="258"/>
      <w:bookmarkEnd w:id="259"/>
      <w:bookmarkEnd w:id="260"/>
      <w:bookmarkEnd w:id="261"/>
      <w:bookmarkEnd w:id="262"/>
      <w:bookmarkEnd w:id="263"/>
    </w:p>
    <w:p w14:paraId="4563D304">
      <w:pPr>
        <w:pStyle w:val="57"/>
        <w:snapToGrid/>
        <w:ind w:firstLine="516" w:firstLineChars="200"/>
      </w:pPr>
      <w:r>
        <w:t>跨模态检索的最新进展集中在通过使用先进的深度学习技术来弥合不同模态之间的语义鸿沟</w:t>
      </w:r>
      <w:r>
        <w:rPr>
          <w:rFonts w:hint="eastAsia"/>
          <w:vertAlign w:val="superscript"/>
        </w:rPr>
        <w:t>[28]</w:t>
      </w:r>
      <w:r>
        <w:t>。在开创性工作中，Cheng等人提出了ViSTA框架，该框架通过新颖的融合令牌方法和双重对比学习损失，在场景文本感知和无文本场景中都提高了性能。Wang等人提出了一种用于时空视频接地的去混杂多模态框架</w:t>
      </w:r>
      <w:r>
        <w:rPr>
          <w:rFonts w:hint="eastAsia"/>
          <w:vertAlign w:val="superscript"/>
        </w:rPr>
        <w:t>[29]</w:t>
      </w:r>
      <w:r>
        <w:t>，通过因果干预和新颖的基于检索的方法消除数据集偏差，实现无偏预测。 受上述工作的启发，我们在表示学习范式下优化了文本和视觉特征。通过这种方式，文本和视觉特征具有良好的可扩展性，并且偏差得到有效缓解。</w:t>
      </w:r>
      <w:r>
        <w:rPr>
          <w:rFonts w:hint="eastAsia"/>
        </w:rPr>
        <w:t>下面具体介绍基于因果推断的视频定位方法：</w:t>
      </w:r>
    </w:p>
    <w:p w14:paraId="4C24C081">
      <w:pPr>
        <w:pStyle w:val="57"/>
        <w:snapToGrid/>
        <w:ind w:firstLine="518"/>
      </w:pPr>
      <w:r>
        <w:rPr>
          <w:rFonts w:hint="eastAsia"/>
        </w:rPr>
        <w:t>视频时空定位（Spatio-temporal Video Grounding，STVG）旨在通过文本描述定位视频中目标对象或行为的时空边界。传统方法依赖数据集的时空先验（如目标常出现在视频中部或中心区域），导致模型学习到虚假关联。针对此问题，Wang等人</w:t>
      </w:r>
      <w:r>
        <w:rPr>
          <w:rFonts w:hint="eastAsia"/>
          <w:vertAlign w:val="superscript"/>
        </w:rPr>
        <w:t>[29]</w:t>
      </w:r>
      <w:r>
        <w:rPr>
          <w:rFonts w:hint="eastAsia"/>
        </w:rPr>
        <w:t>提出解耦多模态学习框架（DML），通过因果推断消除数据集偏差对模型预测的干扰。其中，因果推断旨在从观测数据中识别变量间的因果关系，其核心在于区分关联性（Correlation）与因果性（Causation），其核心思想可迁移至行人重识别（ReID）中的文本去混淆任务。在ReID任务中，传统深度学习模型倾向于捕捉数据中的统计关联，但此类关联可能由混淆变量（Confounder）引发：</w:t>
      </w:r>
    </w:p>
    <w:p w14:paraId="34E85E0A">
      <w:pPr>
        <w:pStyle w:val="57"/>
        <w:snapToGrid/>
        <w:ind w:firstLine="518"/>
      </w:pPr>
      <w:r>
        <w:rPr>
          <w:rFonts w:hint="eastAsia"/>
        </w:rPr>
        <w:t>1</w:t>
      </w:r>
      <w:r>
        <w:rPr>
          <w:rFonts w:hint="eastAsia"/>
          <w:lang w:val="en-US" w:eastAsia="zh-CN"/>
        </w:rPr>
        <w:t>.</w:t>
      </w:r>
      <w:r>
        <w:rPr>
          <w:rFonts w:hint="eastAsia"/>
        </w:rPr>
        <w:t>场景依赖偏差：模型可能将特定摄像头下的背景（如商场Logo、街道标志）误判为行人身份特征。</w:t>
      </w:r>
    </w:p>
    <w:p w14:paraId="7FA36469">
      <w:pPr>
        <w:pStyle w:val="57"/>
        <w:snapToGrid/>
        <w:ind w:firstLine="518"/>
      </w:pPr>
      <w:r>
        <w:rPr>
          <w:rFonts w:hint="eastAsia"/>
        </w:rPr>
        <w:t>2</w:t>
      </w:r>
      <w:r>
        <w:rPr>
          <w:rFonts w:hint="eastAsia"/>
          <w:lang w:val="en-US" w:eastAsia="zh-CN"/>
        </w:rPr>
        <w:t>.</w:t>
      </w:r>
      <w:r>
        <w:rPr>
          <w:rFonts w:hint="eastAsia"/>
        </w:rPr>
        <w:t>服饰颜色混淆：训练数据中某类人群频繁穿着相同颜色衣物，导致颜色成为分类的伪因果因子。</w:t>
      </w:r>
    </w:p>
    <w:p w14:paraId="5F3B32D7">
      <w:pPr>
        <w:pStyle w:val="57"/>
        <w:snapToGrid/>
        <w:ind w:firstLine="518"/>
      </w:pPr>
      <w:r>
        <w:rPr>
          <w:rFonts w:hint="eastAsia"/>
        </w:rPr>
        <w:t>3</w:t>
      </w:r>
      <w:r>
        <w:rPr>
          <w:rFonts w:hint="eastAsia"/>
          <w:lang w:val="en-US" w:eastAsia="zh-CN"/>
        </w:rPr>
        <w:t>.</w:t>
      </w:r>
      <w:r>
        <w:rPr>
          <w:rFonts w:hint="eastAsia"/>
        </w:rPr>
        <w:t>遮挡物干扰：背包、雨伞等遮挡物与行人身份无关，但可能被模型赋予过高权重。</w:t>
      </w:r>
    </w:p>
    <w:p w14:paraId="064AD9A4">
      <w:pPr>
        <w:pStyle w:val="57"/>
        <w:snapToGrid/>
        <w:ind w:firstLine="518"/>
      </w:pPr>
      <w:r>
        <w:rPr>
          <w:rFonts w:hint="eastAsia"/>
        </w:rPr>
        <w:t>具体介绍如下：</w:t>
      </w:r>
    </w:p>
    <w:p w14:paraId="0A248A8D">
      <w:pPr>
        <w:pStyle w:val="57"/>
        <w:snapToGrid/>
        <w:ind w:firstLine="516" w:firstLineChars="200"/>
      </w:pPr>
      <w:r>
        <w:rPr>
          <w:rFonts w:hint="eastAsia"/>
        </w:rPr>
        <w:t>1</w:t>
      </w:r>
      <w:r>
        <w:rPr>
          <w:rFonts w:hint="eastAsia"/>
          <w:lang w:val="en-US" w:eastAsia="zh-CN"/>
        </w:rPr>
        <w:t>.</w:t>
      </w:r>
      <w:r>
        <w:rPr>
          <w:rFonts w:hint="eastAsia"/>
          <w:b/>
          <w:bCs w:val="0"/>
        </w:rPr>
        <w:t>结构因果模型构建</w:t>
      </w:r>
      <w:r>
        <w:rPr>
          <w:rFonts w:hint="eastAsia"/>
        </w:rPr>
        <w:t xml:space="preserve">  </w:t>
      </w:r>
    </w:p>
    <w:p w14:paraId="4F326ED7">
      <w:pPr>
        <w:pStyle w:val="57"/>
        <w:snapToGrid/>
        <w:ind w:firstLine="518"/>
      </w:pPr>
      <w:r>
        <w:rPr>
          <w:rFonts w:hint="eastAsia"/>
        </w:rPr>
        <w:t xml:space="preserve">定义因果变量：Q（文本查询）：输入的自然语言描述；V（视频）：输入的视频帧序列；C（混淆变量）：数据集时空偏差（如目标位置分布、时间跨度偏好）；Y（预测结果）：目标时空边界。  </w:t>
      </w:r>
    </w:p>
    <w:p w14:paraId="2FFD6BC0">
      <w:pPr>
        <w:pStyle w:val="57"/>
        <w:snapToGrid/>
        <w:ind w:firstLine="518"/>
      </w:pPr>
      <w:r>
        <w:rPr>
          <w:rFonts w:hint="eastAsia"/>
        </w:rPr>
        <w:t xml:space="preserve">传统方法建模路径为 </w:t>
      </w:r>
      <w:r>
        <w:rPr>
          <w:rFonts w:hint="eastAsia"/>
          <w:position w:val="-10"/>
        </w:rPr>
        <w:object>
          <v:shape id="_x0000_i1057" o:spt="75" type="#_x0000_t75" style="height:16.15pt;width:61.9pt;" o:ole="t" filled="f" o:preferrelative="t" stroked="f" coordsize="21600,21600">
            <v:path/>
            <v:fill on="f" focussize="0,0"/>
            <v:stroke on="f" joinstyle="miter"/>
            <v:imagedata r:id="rId90" o:title=""/>
            <o:lock v:ext="edit" aspectratio="f"/>
            <w10:wrap type="none"/>
            <w10:anchorlock/>
          </v:shape>
          <o:OLEObject Type="Embed" ProgID="Equation.DSMT4" ShapeID="_x0000_i1057" DrawAspect="Content" ObjectID="_1468075757" r:id="rId89">
            <o:LockedField>false</o:LockedField>
          </o:OLEObject>
        </w:object>
      </w:r>
      <w:r>
        <w:rPr>
          <w:rFonts w:hint="eastAsia"/>
        </w:rPr>
        <w:t xml:space="preserve">，忽略混淆变量C的干扰（图2.1）。DML框架引入do算子干预，阻断 </w:t>
      </w:r>
      <w:r>
        <w:rPr>
          <w:rFonts w:hint="eastAsia"/>
          <w:position w:val="-10"/>
        </w:rPr>
        <w:object>
          <v:shape id="_x0000_i1058" o:spt="75" type="#_x0000_t75" style="height:16.15pt;width:39pt;" o:ole="t" filled="f" o:preferrelative="t" stroked="f" coordsize="21600,21600">
            <v:path/>
            <v:fill on="f" focussize="0,0"/>
            <v:stroke on="f" joinstyle="miter"/>
            <v:imagedata r:id="rId92" o:title=""/>
            <o:lock v:ext="edit" aspectratio="f"/>
            <w10:wrap type="none"/>
            <w10:anchorlock/>
          </v:shape>
          <o:OLEObject Type="Embed" ProgID="Equation.DSMT4" ShapeID="_x0000_i1058" DrawAspect="Content" ObjectID="_1468075758" r:id="rId91">
            <o:LockedField>false</o:LockedField>
          </o:OLEObject>
        </w:object>
      </w:r>
      <w:r>
        <w:rPr>
          <w:rFonts w:hint="eastAsia"/>
        </w:rPr>
        <w:t xml:space="preserve"> 和</w:t>
      </w:r>
      <w:r>
        <w:rPr>
          <w:rFonts w:hint="eastAsia"/>
          <w:position w:val="-6"/>
        </w:rPr>
        <w:object>
          <v:shape id="_x0000_i1059" o:spt="75" type="#_x0000_t75" style="height:13.9pt;width:37.15pt;" o:ole="t" filled="f" o:preferrelative="t" stroked="f" coordsize="21600,21600">
            <v:path/>
            <v:fill on="f" focussize="0,0"/>
            <v:stroke on="f" joinstyle="miter"/>
            <v:imagedata r:id="rId94" o:title=""/>
            <o:lock v:ext="edit" aspectratio="f"/>
            <w10:wrap type="none"/>
            <w10:anchorlock/>
          </v:shape>
          <o:OLEObject Type="Embed" ProgID="Equation.DSMT4" ShapeID="_x0000_i1059" DrawAspect="Content" ObjectID="_1468075759" r:id="rId93">
            <o:LockedField>false</o:LockedField>
          </o:OLEObject>
        </w:object>
      </w:r>
      <w:r>
        <w:rPr>
          <w:rFonts w:hint="eastAsia"/>
        </w:rPr>
        <w:t xml:space="preserve"> 的路径，构建去偏因果图（图2.2）：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1BF2475E">
        <w:tc>
          <w:tcPr>
            <w:tcW w:w="7865" w:type="dxa"/>
            <w:tcBorders>
              <w:tl2br w:val="nil"/>
              <w:tr2bl w:val="nil"/>
            </w:tcBorders>
            <w:shd w:val="clear" w:color="auto" w:fill="FFFFFF"/>
          </w:tcPr>
          <w:p w14:paraId="73D5D080">
            <w:pPr>
              <w:pStyle w:val="57"/>
              <w:snapToGrid/>
              <w:spacing w:line="240" w:lineRule="auto"/>
              <w:ind w:firstLine="518"/>
              <w:jc w:val="center"/>
              <w:rPr>
                <w:color w:val="000000"/>
              </w:rPr>
            </w:pPr>
            <w:r>
              <w:rPr>
                <w:rFonts w:hint="eastAsia"/>
                <w:position w:val="-14"/>
              </w:rPr>
              <w:object>
                <v:shape id="_x0000_i1060" o:spt="75" type="#_x0000_t75" style="height:19.15pt;width:217.9pt;" o:ole="t" filled="f" o:preferrelative="t" stroked="f" coordsize="21600,21600">
                  <v:path/>
                  <v:fill on="f" focussize="0,0"/>
                  <v:stroke on="f" joinstyle="miter"/>
                  <v:imagedata r:id="rId96" o:title=""/>
                  <o:lock v:ext="edit" aspectratio="f"/>
                  <w10:wrap type="none"/>
                  <w10:anchorlock/>
                </v:shape>
                <o:OLEObject Type="Embed" ProgID="Equation.DSMT4" ShapeID="_x0000_i1060" DrawAspect="Content" ObjectID="_1468075760" r:id="rId95">
                  <o:LockedField>false</o:LockedField>
                </o:OLEObject>
              </w:object>
            </w:r>
          </w:p>
        </w:tc>
        <w:tc>
          <w:tcPr>
            <w:tcW w:w="634" w:type="dxa"/>
            <w:tcBorders>
              <w:tl2br w:val="nil"/>
              <w:tr2bl w:val="nil"/>
            </w:tcBorders>
            <w:shd w:val="clear" w:color="auto" w:fill="FFFFFF"/>
            <w:vAlign w:val="center"/>
          </w:tcPr>
          <w:p w14:paraId="26B04FDE">
            <w:pPr>
              <w:rPr>
                <w:color w:val="000000"/>
              </w:rPr>
            </w:pPr>
            <w:r>
              <w:rPr>
                <w:rFonts w:hint="eastAsia"/>
              </w:rPr>
              <w:t>（</w:t>
            </w:r>
            <w:r>
              <w:t>2.</w:t>
            </w:r>
            <w:r>
              <w:rPr>
                <w:rFonts w:hint="eastAsia"/>
              </w:rPr>
              <w:t>13）</w:t>
            </w:r>
          </w:p>
        </w:tc>
      </w:tr>
    </w:tbl>
    <w:p w14:paraId="4EDC9A6F">
      <w:pPr>
        <w:pStyle w:val="57"/>
        <w:snapToGrid/>
        <w:ind w:firstLine="516" w:firstLineChars="200"/>
      </w:pPr>
      <w:r>
        <w:rPr>
          <w:rFonts w:hint="eastAsia"/>
        </w:rPr>
        <w:t>其中</w:t>
      </w:r>
      <w:r>
        <w:rPr>
          <w:rFonts w:hint="eastAsia"/>
          <w:position w:val="-14"/>
        </w:rPr>
        <w:object>
          <v:shape id="_x0000_i1061" o:spt="75" type="#_x0000_t75" style="height:19.15pt;width:22.9pt;" o:ole="t" filled="f" o:preferrelative="t" stroked="f" coordsize="21600,21600">
            <v:path/>
            <v:fill on="f" focussize="0,0"/>
            <v:stroke on="f" joinstyle="miter"/>
            <v:imagedata r:id="rId98" o:title=""/>
            <o:lock v:ext="edit" aspectratio="f"/>
            <w10:wrap type="none"/>
            <w10:anchorlock/>
          </v:shape>
          <o:OLEObject Type="Embed" ProgID="Equation.DSMT4" ShapeID="_x0000_i1061" DrawAspect="Content" ObjectID="_1468075761" r:id="rId97">
            <o:LockedField>false</o:LockedField>
          </o:OLEObject>
        </w:object>
      </w:r>
      <w:r>
        <w:rPr>
          <w:rFonts w:hint="eastAsia"/>
        </w:rPr>
        <w:t>为查询样本的多模态表示，</w:t>
      </w:r>
      <w:r>
        <w:rPr>
          <w:rFonts w:hint="eastAsia"/>
          <w:position w:val="-10"/>
        </w:rPr>
        <w:object>
          <v:shape id="_x0000_i1062" o:spt="75" type="#_x0000_t75" style="height:16.15pt;width:37.9pt;" o:ole="t" filled="f" o:preferrelative="t" stroked="f" coordsize="21600,21600">
            <v:path/>
            <v:fill on="f" focussize="0,0"/>
            <v:stroke on="f" joinstyle="miter"/>
            <v:imagedata r:id="rId100" o:title=""/>
            <o:lock v:ext="edit" aspectratio="f"/>
            <w10:wrap type="none"/>
            <w10:anchorlock/>
          </v:shape>
          <o:OLEObject Type="Embed" ProgID="Equation.DSMT4" ShapeID="_x0000_i1062" DrawAspect="Content" ObjectID="_1468075762" r:id="rId99">
            <o:LockedField>false</o:LockedField>
          </o:OLEObject>
        </w:object>
      </w:r>
      <w:r>
        <w:rPr>
          <w:rFonts w:hint="eastAsia"/>
        </w:rPr>
        <w:t xml:space="preserve">为检索到的示范样本。  </w:t>
      </w:r>
    </w:p>
    <w:p w14:paraId="43B95760">
      <w:pPr>
        <w:pStyle w:val="57"/>
        <w:snapToGrid/>
        <w:spacing w:line="240" w:lineRule="auto"/>
      </w:pPr>
      <w:r>
        <w:rPr>
          <w:rFonts w:hint="eastAsia"/>
        </w:rPr>
        <w:drawing>
          <wp:inline distT="0" distB="0" distL="114300" distR="114300">
            <wp:extent cx="5755640" cy="1990090"/>
            <wp:effectExtent l="0" t="0" r="0" b="0"/>
            <wp:docPr id="11" name="图片 11" descr="原始（未去混淆）STVG任务因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原始（未去混淆）STVG任务因果图"/>
                    <pic:cNvPicPr>
                      <a:picLocks noChangeAspect="1"/>
                    </pic:cNvPicPr>
                  </pic:nvPicPr>
                  <pic:blipFill>
                    <a:blip r:embed="rId101"/>
                    <a:stretch>
                      <a:fillRect/>
                    </a:stretch>
                  </pic:blipFill>
                  <pic:spPr>
                    <a:xfrm>
                      <a:off x="0" y="0"/>
                      <a:ext cx="5755640" cy="1990090"/>
                    </a:xfrm>
                    <a:prstGeom prst="rect">
                      <a:avLst/>
                    </a:prstGeom>
                  </pic:spPr>
                </pic:pic>
              </a:graphicData>
            </a:graphic>
          </wp:inline>
        </w:drawing>
      </w:r>
    </w:p>
    <w:p w14:paraId="3F6BBCA3">
      <w:pPr>
        <w:pStyle w:val="8"/>
        <w:spacing w:line="240" w:lineRule="auto"/>
      </w:pPr>
      <w:r>
        <w:t>图</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1</w:t>
      </w:r>
      <w:r>
        <w:fldChar w:fldCharType="end"/>
      </w:r>
      <w:bookmarkStart w:id="264" w:name="_Toc24863"/>
      <w:bookmarkStart w:id="265" w:name="_Toc3525"/>
      <w:bookmarkStart w:id="266" w:name="_Toc28072"/>
      <w:bookmarkStart w:id="267" w:name="_Toc13198"/>
      <w:bookmarkStart w:id="268" w:name="_Toc4566"/>
      <w:bookmarkStart w:id="269" w:name="_Toc29018"/>
      <w:bookmarkStart w:id="270" w:name="_Toc26633"/>
      <w:bookmarkStart w:id="271" w:name="_Toc18980"/>
      <w:bookmarkStart w:id="272" w:name="_Toc8175"/>
      <w:bookmarkStart w:id="273" w:name="_Toc13394"/>
      <w:bookmarkStart w:id="274" w:name="_Toc3673"/>
      <w:bookmarkStart w:id="275" w:name="_Toc27926"/>
      <w:bookmarkStart w:id="276" w:name="_Toc30789"/>
      <w:bookmarkStart w:id="277" w:name="_Toc5061"/>
      <w:bookmarkStart w:id="278" w:name="_Toc6890"/>
      <w:bookmarkStart w:id="279" w:name="_Toc20691"/>
      <w:bookmarkStart w:id="280" w:name="_Toc18959"/>
      <w:bookmarkStart w:id="281" w:name="_Toc4846"/>
      <w:bookmarkStart w:id="282" w:name="_Toc18339"/>
      <w:bookmarkStart w:id="283" w:name="_Toc4606"/>
      <w:bookmarkStart w:id="284" w:name="_Toc24690"/>
      <w:bookmarkStart w:id="285" w:name="_Toc27707"/>
      <w:bookmarkStart w:id="286" w:name="_Toc26115"/>
      <w:bookmarkStart w:id="287" w:name="_Toc5932"/>
      <w:r>
        <w:rPr>
          <w:rFonts w:hint="eastAsia"/>
        </w:rPr>
        <w:t xml:space="preserve"> 原始（未去混淆）</w:t>
      </w:r>
      <w:r>
        <w:rPr>
          <w:rFonts w:ascii="Times New Roman" w:hAnsi="Times New Roman" w:cs="Times New Roman"/>
        </w:rPr>
        <w:t>STVG</w:t>
      </w:r>
      <w:r>
        <w:rPr>
          <w:rFonts w:hint="eastAsia"/>
        </w:rPr>
        <w:t>任务因果图</w:t>
      </w:r>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14:paraId="7F0CC5C9">
      <w:pPr>
        <w:pStyle w:val="57"/>
        <w:snapToGrid/>
        <w:spacing w:line="240" w:lineRule="auto"/>
        <w:jc w:val="center"/>
      </w:pPr>
      <w:r>
        <w:rPr>
          <w:rFonts w:hint="eastAsia"/>
        </w:rPr>
        <w:drawing>
          <wp:inline distT="0" distB="0" distL="114300" distR="114300">
            <wp:extent cx="4061460" cy="2607310"/>
            <wp:effectExtent l="0" t="0" r="0" b="0"/>
            <wp:docPr id="16" name="图片 16" descr="去混淆STVG任务因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去混淆STVG任务因果图"/>
                    <pic:cNvPicPr>
                      <a:picLocks noChangeAspect="1"/>
                    </pic:cNvPicPr>
                  </pic:nvPicPr>
                  <pic:blipFill>
                    <a:blip r:embed="rId102"/>
                    <a:stretch>
                      <a:fillRect/>
                    </a:stretch>
                  </pic:blipFill>
                  <pic:spPr>
                    <a:xfrm>
                      <a:off x="0" y="0"/>
                      <a:ext cx="4061460" cy="2607310"/>
                    </a:xfrm>
                    <a:prstGeom prst="rect">
                      <a:avLst/>
                    </a:prstGeom>
                  </pic:spPr>
                </pic:pic>
              </a:graphicData>
            </a:graphic>
          </wp:inline>
        </w:drawing>
      </w:r>
    </w:p>
    <w:p w14:paraId="45827D67">
      <w:pPr>
        <w:pStyle w:val="8"/>
        <w:spacing w:line="240" w:lineRule="auto"/>
      </w:pPr>
      <w:r>
        <w:t>图</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2</w:t>
      </w:r>
      <w:r>
        <w:fldChar w:fldCharType="end"/>
      </w:r>
      <w:bookmarkStart w:id="288" w:name="_Toc3471"/>
      <w:bookmarkStart w:id="289" w:name="_Toc17299"/>
      <w:bookmarkStart w:id="290" w:name="_Toc21360"/>
      <w:bookmarkStart w:id="291" w:name="_Toc28105"/>
      <w:bookmarkStart w:id="292" w:name="_Toc2050"/>
      <w:bookmarkStart w:id="293" w:name="_Toc2288"/>
      <w:bookmarkStart w:id="294" w:name="_Toc13092"/>
      <w:bookmarkStart w:id="295" w:name="_Toc28936"/>
      <w:bookmarkStart w:id="296" w:name="_Toc54"/>
      <w:bookmarkStart w:id="297" w:name="_Toc18156"/>
      <w:bookmarkStart w:id="298" w:name="_Toc15967"/>
      <w:bookmarkStart w:id="299" w:name="_Toc23720"/>
      <w:bookmarkStart w:id="300" w:name="_Toc20259"/>
      <w:bookmarkStart w:id="301" w:name="_Toc24856"/>
      <w:bookmarkStart w:id="302" w:name="_Toc25195"/>
      <w:bookmarkStart w:id="303" w:name="_Toc3129"/>
      <w:bookmarkStart w:id="304" w:name="_Toc24914"/>
      <w:bookmarkStart w:id="305" w:name="_Toc28776"/>
      <w:bookmarkStart w:id="306" w:name="_Toc19889"/>
      <w:bookmarkStart w:id="307" w:name="_Toc31195"/>
      <w:bookmarkStart w:id="308" w:name="_Toc28989"/>
      <w:bookmarkStart w:id="309" w:name="_Toc31252"/>
      <w:bookmarkStart w:id="310" w:name="_Toc129"/>
      <w:bookmarkStart w:id="311" w:name="_Toc19638"/>
      <w:r>
        <w:rPr>
          <w:rFonts w:hint="eastAsia"/>
        </w:rPr>
        <w:t xml:space="preserve"> 去混淆</w:t>
      </w:r>
      <w:r>
        <w:rPr>
          <w:rFonts w:ascii="Times New Roman" w:hAnsi="Times New Roman" w:cs="Times New Roman"/>
        </w:rPr>
        <w:t>STVG</w:t>
      </w:r>
      <w:r>
        <w:rPr>
          <w:rFonts w:hint="eastAsia"/>
        </w:rPr>
        <w:t>任务因果图</w:t>
      </w:r>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68AE1F06">
      <w:pPr>
        <w:pStyle w:val="57"/>
        <w:snapToGrid/>
        <w:ind w:firstLine="516" w:firstLineChars="200"/>
      </w:pPr>
      <w:r>
        <w:rPr>
          <w:rFonts w:hint="eastAsia"/>
        </w:rPr>
        <w:t>2</w:t>
      </w:r>
      <w:r>
        <w:rPr>
          <w:rFonts w:hint="eastAsia"/>
          <w:lang w:val="en-US" w:eastAsia="zh-CN"/>
        </w:rPr>
        <w:t>.</w:t>
      </w:r>
      <w:r>
        <w:rPr>
          <w:rFonts w:hint="eastAsia"/>
          <w:b/>
          <w:bCs w:val="0"/>
        </w:rPr>
        <w:t xml:space="preserve">检索式因果干预 </w:t>
      </w:r>
      <w:r>
        <w:rPr>
          <w:rFonts w:hint="eastAsia"/>
        </w:rPr>
        <w:t xml:space="preserve"> </w:t>
      </w:r>
    </w:p>
    <w:p w14:paraId="0793379A">
      <w:pPr>
        <w:pStyle w:val="57"/>
        <w:snapToGrid/>
        <w:ind w:firstLine="518"/>
      </w:pPr>
      <w:r>
        <w:rPr>
          <w:rFonts w:hint="eastAsia"/>
        </w:rPr>
        <w:t>为实现无偏估计，DML提出</w:t>
      </w:r>
      <w:r>
        <w:rPr>
          <w:rFonts w:hint="eastAsia"/>
          <w:b/>
          <w:bCs w:val="0"/>
        </w:rPr>
        <w:t>检索式干预策略</w:t>
      </w:r>
      <w:r>
        <w:rPr>
          <w:rFonts w:hint="eastAsia"/>
        </w:rPr>
        <w:t xml:space="preserve">：  </w:t>
      </w:r>
    </w:p>
    <w:p w14:paraId="5960BF56">
      <w:pPr>
        <w:pStyle w:val="57"/>
        <w:snapToGrid/>
        <w:ind w:firstLine="518"/>
      </w:pPr>
      <w:r>
        <w:rPr>
          <w:rFonts w:hint="eastAsia"/>
        </w:rPr>
        <w:t xml:space="preserve">（1）示范样本检索：基于余弦相似度从训练集检索与查询样本 </w:t>
      </w:r>
      <w:r>
        <w:rPr>
          <w:rFonts w:hint="eastAsia"/>
          <w:position w:val="-10"/>
        </w:rPr>
        <w:object>
          <v:shape id="_x0000_i1063" o:spt="75" type="#_x0000_t75" style="height:16.15pt;width:33pt;" o:ole="t" filled="f" o:preferrelative="t" stroked="f" coordsize="21600,21600">
            <v:path/>
            <v:fill on="f" focussize="0,0"/>
            <v:stroke on="f" joinstyle="miter"/>
            <v:imagedata r:id="rId104" o:title=""/>
            <o:lock v:ext="edit" aspectratio="f"/>
            <w10:wrap type="none"/>
            <w10:anchorlock/>
          </v:shape>
          <o:OLEObject Type="Embed" ProgID="Equation.DSMT4" ShapeID="_x0000_i1063" DrawAspect="Content" ObjectID="_1468075763" r:id="rId103">
            <o:LockedField>false</o:LockedField>
          </o:OLEObject>
        </w:object>
      </w:r>
      <w:r>
        <w:rPr>
          <w:rFonts w:hint="eastAsia"/>
        </w:rPr>
        <w:t xml:space="preserve"> 最相关的示范样本 </w:t>
      </w:r>
      <w:r>
        <w:rPr>
          <w:rFonts w:hint="eastAsia"/>
          <w:position w:val="-10"/>
        </w:rPr>
        <w:object>
          <v:shape id="_x0000_i1064" o:spt="75" type="#_x0000_t75" style="height:18pt;width:45pt;" o:ole="t" filled="f" o:preferrelative="t" stroked="f" coordsize="21600,21600">
            <v:path/>
            <v:fill on="f" focussize="0,0"/>
            <v:stroke on="f" joinstyle="miter"/>
            <v:imagedata r:id="rId106" o:title=""/>
            <o:lock v:ext="edit" aspectratio="f"/>
            <w10:wrap type="none"/>
            <w10:anchorlock/>
          </v:shape>
          <o:OLEObject Type="Embed" ProgID="Equation.DSMT4" ShapeID="_x0000_i1064" DrawAspect="Content" ObjectID="_1468075764" r:id="rId105">
            <o:LockedField>false</o:LockedField>
          </o:OLEObject>
        </w:object>
      </w:r>
      <w:r>
        <w:rPr>
          <w:rFonts w:hint="eastAsia"/>
        </w:rPr>
        <w:t xml:space="preserve">，构建反事实参考；  </w:t>
      </w:r>
    </w:p>
    <w:p w14:paraId="4E245C98">
      <w:pPr>
        <w:pStyle w:val="57"/>
        <w:snapToGrid/>
        <w:ind w:firstLine="518"/>
      </w:pPr>
      <w:r>
        <w:rPr>
          <w:rFonts w:hint="eastAsia"/>
        </w:rPr>
        <w:t xml:space="preserve">（2）因果注意力掩码：在时空编码器中引入单向注意力掩码（公式2.14），限制查询样本仅关注自身特征，示范样本指导跨模态对齐：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63063ED3">
        <w:tc>
          <w:tcPr>
            <w:tcW w:w="7865" w:type="dxa"/>
            <w:tcBorders>
              <w:tl2br w:val="nil"/>
              <w:tr2bl w:val="nil"/>
            </w:tcBorders>
            <w:shd w:val="clear" w:color="auto" w:fill="FFFFFF"/>
          </w:tcPr>
          <w:p w14:paraId="65C12768">
            <w:pPr>
              <w:pStyle w:val="57"/>
              <w:snapToGrid/>
              <w:spacing w:line="240" w:lineRule="auto"/>
              <w:ind w:firstLine="518"/>
              <w:jc w:val="center"/>
              <w:rPr>
                <w:color w:val="000000"/>
              </w:rPr>
            </w:pPr>
            <w:r>
              <w:rPr>
                <w:rFonts w:hint="eastAsia"/>
                <w:position w:val="-32"/>
              </w:rPr>
              <w:object>
                <v:shape id="_x0000_i1065" o:spt="75" type="#_x0000_t75" style="height:37.9pt;width:241.9pt;" o:ole="t" filled="f" o:preferrelative="t" stroked="f" coordsize="21600,21600">
                  <v:path/>
                  <v:fill on="f" focussize="0,0"/>
                  <v:stroke on="f" joinstyle="miter"/>
                  <v:imagedata r:id="rId108" o:title=""/>
                  <o:lock v:ext="edit" aspectratio="f"/>
                  <w10:wrap type="none"/>
                  <w10:anchorlock/>
                </v:shape>
                <o:OLEObject Type="Embed" ProgID="Equation.DSMT4" ShapeID="_x0000_i1065" DrawAspect="Content" ObjectID="_1468075765" r:id="rId107">
                  <o:LockedField>false</o:LockedField>
                </o:OLEObject>
              </w:object>
            </w:r>
          </w:p>
        </w:tc>
        <w:tc>
          <w:tcPr>
            <w:tcW w:w="634" w:type="dxa"/>
            <w:tcBorders>
              <w:tl2br w:val="nil"/>
              <w:tr2bl w:val="nil"/>
            </w:tcBorders>
            <w:shd w:val="clear" w:color="auto" w:fill="FFFFFF"/>
            <w:vAlign w:val="center"/>
          </w:tcPr>
          <w:p w14:paraId="5554AFE1">
            <w:pPr>
              <w:rPr>
                <w:color w:val="000000"/>
              </w:rPr>
            </w:pPr>
            <w:r>
              <w:rPr>
                <w:rFonts w:hint="eastAsia"/>
              </w:rPr>
              <w:t>（</w:t>
            </w:r>
            <w:r>
              <w:t>2.</w:t>
            </w:r>
            <w:r>
              <w:rPr>
                <w:rFonts w:hint="eastAsia"/>
              </w:rPr>
              <w:t>14）</w:t>
            </w:r>
          </w:p>
        </w:tc>
      </w:tr>
    </w:tbl>
    <w:p w14:paraId="048C7CFC">
      <w:pPr>
        <w:pStyle w:val="57"/>
        <w:snapToGrid/>
        <w:ind w:firstLine="516" w:firstLineChars="200"/>
      </w:pPr>
      <w:r>
        <w:rPr>
          <w:rFonts w:hint="eastAsia"/>
        </w:rPr>
        <w:t>其中，</w:t>
      </w:r>
      <w:r>
        <w:rPr>
          <w:szCs w:val="22"/>
        </w:rPr>
        <w:t>i和j</w:t>
      </w:r>
      <w:r>
        <w:rPr>
          <w:rFonts w:hint="eastAsia"/>
        </w:rPr>
        <w:t>是行索引和列索引，</w:t>
      </w:r>
      <w:r>
        <w:rPr>
          <w:position w:val="-12"/>
          <w:szCs w:val="22"/>
        </w:rPr>
        <w:object>
          <v:shape id="_x0000_i1066" o:spt="75" type="#_x0000_t75" style="height:18pt;width:22.9pt;" o:ole="t" filled="f" o:preferrelative="t" stroked="f" coordsize="21600,21600">
            <v:path/>
            <v:fill on="f" focussize="0,0"/>
            <v:stroke on="f" joinstyle="miter"/>
            <v:imagedata r:id="rId110" o:title=""/>
            <o:lock v:ext="edit" aspectratio="f"/>
            <w10:wrap type="none"/>
            <w10:anchorlock/>
          </v:shape>
          <o:OLEObject Type="Embed" ProgID="Equation.DSMT4" ShapeID="_x0000_i1066" DrawAspect="Content" ObjectID="_1468075766" r:id="rId109">
            <o:LockedField>false</o:LockedField>
          </o:OLEObject>
        </w:object>
      </w:r>
      <w:r>
        <w:rPr>
          <w:rFonts w:hint="eastAsia"/>
        </w:rPr>
        <w:t>表示在时间变换层中可以关注i视频帧的j视频帧的表示。</w:t>
      </w:r>
    </w:p>
    <w:p w14:paraId="5A08B0CE">
      <w:pPr>
        <w:pStyle w:val="57"/>
        <w:snapToGrid/>
        <w:ind w:firstLine="518"/>
      </w:pPr>
      <w:r>
        <w:rPr>
          <w:rFonts w:hint="eastAsia"/>
        </w:rPr>
        <w:t xml:space="preserve">（3）联合优化：通过对比查询与示范样本的预测差异，约束模型关注语义对齐而非数据偏差。  </w:t>
      </w:r>
    </w:p>
    <w:p w14:paraId="5E0D5D56">
      <w:pPr>
        <w:ind w:firstLine="516" w:firstLineChars="200"/>
        <w:rPr>
          <w:bCs/>
          <w:kern w:val="44"/>
          <w:szCs w:val="44"/>
        </w:rPr>
      </w:pPr>
      <w:r>
        <w:rPr>
          <w:rFonts w:hint="eastAsia"/>
          <w:bCs/>
          <w:kern w:val="44"/>
          <w:szCs w:val="44"/>
        </w:rPr>
        <w:t xml:space="preserve">该方法为文本-图像ReID中的去混淆问题提供关键思路： </w:t>
      </w:r>
    </w:p>
    <w:p w14:paraId="4B02D64D">
      <w:pPr>
        <w:ind w:firstLine="516" w:firstLineChars="200"/>
        <w:rPr>
          <w:bCs/>
          <w:kern w:val="44"/>
          <w:szCs w:val="44"/>
        </w:rPr>
      </w:pPr>
      <w:r>
        <w:rPr>
          <w:rFonts w:hint="eastAsia"/>
          <w:bCs/>
          <w:kern w:val="44"/>
          <w:szCs w:val="44"/>
        </w:rPr>
        <w:t xml:space="preserve">因果干预范式：将ReID中的词汇偏差（如“黑色”高频词）视为混淆变量，需通过干预阻断其与预测结果的伪因果路径；  </w:t>
      </w:r>
    </w:p>
    <w:p w14:paraId="3D43095E">
      <w:pPr>
        <w:ind w:firstLine="516" w:firstLineChars="200"/>
        <w:rPr>
          <w:bCs/>
          <w:kern w:val="44"/>
          <w:szCs w:val="44"/>
        </w:rPr>
      </w:pPr>
      <w:r>
        <w:rPr>
          <w:rFonts w:hint="eastAsia"/>
          <w:bCs/>
          <w:kern w:val="44"/>
          <w:szCs w:val="44"/>
        </w:rPr>
        <w:t xml:space="preserve">示范样本机制：检索语义相似的文本-图像对作为反事实参考，引导模型分离身份相关特征与干扰因素；  </w:t>
      </w:r>
    </w:p>
    <w:p w14:paraId="4B9E3843">
      <w:pPr>
        <w:ind w:firstLine="516" w:firstLineChars="200"/>
        <w:rPr>
          <w:bCs/>
          <w:kern w:val="44"/>
          <w:szCs w:val="44"/>
        </w:rPr>
      </w:pPr>
      <w:r>
        <w:rPr>
          <w:rFonts w:hint="eastAsia"/>
          <w:bCs/>
          <w:kern w:val="44"/>
          <w:szCs w:val="44"/>
        </w:rPr>
        <w:t xml:space="preserve">注意力约束：设计跨模态注意力掩码，抑制文本描述中偏差词汇对视觉特征的主导影响。   </w:t>
      </w:r>
    </w:p>
    <w:p w14:paraId="1FAE05D0">
      <w:pPr>
        <w:ind w:firstLine="516" w:firstLineChars="200"/>
        <w:rPr>
          <w:bCs/>
          <w:kern w:val="44"/>
          <w:szCs w:val="44"/>
        </w:rPr>
      </w:pPr>
      <w:r>
        <w:rPr>
          <w:rFonts w:hint="eastAsia"/>
          <w:bCs/>
          <w:kern w:val="44"/>
          <w:szCs w:val="44"/>
        </w:rPr>
        <w:t>本节通过因果推断统一框架，揭示数据集偏差对跨模态任务的共性影响。在视频定位中，时空偏差导致模型依赖位置先验；在ReID中，文本词汇偏差（如颜色高频词）引发特征混淆。后续3.2.3节将基于此提出</w:t>
      </w:r>
      <w:r>
        <w:rPr>
          <w:rFonts w:hint="eastAsia"/>
        </w:rPr>
        <w:t>文本示范样本的选择策略</w:t>
      </w:r>
      <w:r>
        <w:rPr>
          <w:rFonts w:hint="eastAsia"/>
          <w:bCs/>
          <w:kern w:val="44"/>
          <w:szCs w:val="44"/>
        </w:rPr>
        <w:t>和基于因果注意力机制的反事实干预模块，实现行人重识别的去混淆。</w:t>
      </w:r>
    </w:p>
    <w:p w14:paraId="40E6E616">
      <w:pPr>
        <w:pStyle w:val="51"/>
      </w:pPr>
      <w:bookmarkStart w:id="312" w:name="_Toc29836"/>
      <w:bookmarkStart w:id="313" w:name="_Toc30564"/>
      <w:bookmarkStart w:id="314" w:name="_Toc7610"/>
      <w:bookmarkStart w:id="315" w:name="_Toc14344"/>
      <w:bookmarkStart w:id="316" w:name="_Toc21669"/>
      <w:bookmarkStart w:id="317" w:name="_Toc25642"/>
      <w:bookmarkStart w:id="318" w:name="_Toc7082"/>
      <w:bookmarkStart w:id="319" w:name="_Toc9056"/>
      <w:bookmarkStart w:id="320" w:name="_Toc30642"/>
      <w:bookmarkStart w:id="321" w:name="_Toc23677"/>
      <w:bookmarkStart w:id="322" w:name="_Toc625"/>
      <w:bookmarkStart w:id="323" w:name="_Toc28416"/>
      <w:r>
        <w:rPr>
          <w:rFonts w:hint="eastAsia"/>
        </w:rPr>
        <w:t>2.</w:t>
      </w:r>
      <w:r>
        <w:rPr>
          <w:rFonts w:hint="eastAsia"/>
          <w:lang w:val="en-US" w:eastAsia="zh-CN"/>
        </w:rPr>
        <w:t>3</w:t>
      </w:r>
      <w:r>
        <w:t xml:space="preserve"> </w:t>
      </w:r>
      <w:r>
        <w:rPr>
          <w:rFonts w:hint="eastAsia"/>
        </w:rPr>
        <w:t>算法常用数据集及</w:t>
      </w:r>
      <w:r>
        <w:t>评价指标</w:t>
      </w:r>
      <w:bookmarkEnd w:id="312"/>
      <w:bookmarkEnd w:id="313"/>
      <w:bookmarkEnd w:id="314"/>
      <w:bookmarkEnd w:id="315"/>
      <w:bookmarkEnd w:id="316"/>
      <w:bookmarkEnd w:id="317"/>
      <w:bookmarkEnd w:id="318"/>
      <w:bookmarkEnd w:id="319"/>
      <w:bookmarkEnd w:id="320"/>
      <w:bookmarkEnd w:id="321"/>
      <w:bookmarkEnd w:id="322"/>
      <w:bookmarkEnd w:id="323"/>
    </w:p>
    <w:p w14:paraId="6859207E">
      <w:pPr>
        <w:pStyle w:val="53"/>
      </w:pPr>
      <w:bookmarkStart w:id="324" w:name="_Toc14529"/>
      <w:bookmarkStart w:id="325" w:name="_Toc21872"/>
      <w:bookmarkStart w:id="326" w:name="_Toc3179"/>
      <w:bookmarkStart w:id="327" w:name="_Toc29227"/>
      <w:bookmarkStart w:id="328" w:name="_Toc13302"/>
      <w:bookmarkStart w:id="329" w:name="_Toc20883"/>
      <w:bookmarkStart w:id="330" w:name="_Toc4994"/>
      <w:bookmarkStart w:id="331" w:name="_Toc1239"/>
      <w:bookmarkStart w:id="332" w:name="_Toc16317"/>
      <w:bookmarkStart w:id="333" w:name="_Toc9868"/>
      <w:bookmarkStart w:id="334" w:name="_Toc5992"/>
      <w:bookmarkStart w:id="335" w:name="_Toc24701"/>
      <w:r>
        <w:rPr>
          <w:rFonts w:hint="eastAsia"/>
        </w:rPr>
        <w:t>2.</w:t>
      </w:r>
      <w:r>
        <w:rPr>
          <w:rFonts w:hint="eastAsia"/>
          <w:lang w:val="en-US" w:eastAsia="zh-CN"/>
        </w:rPr>
        <w:t>3</w:t>
      </w:r>
      <w:r>
        <w:rPr>
          <w:rFonts w:hint="eastAsia"/>
        </w:rPr>
        <w:t>.1 实验数据集</w:t>
      </w:r>
      <w:bookmarkEnd w:id="324"/>
      <w:bookmarkEnd w:id="325"/>
      <w:bookmarkEnd w:id="326"/>
      <w:bookmarkEnd w:id="327"/>
      <w:bookmarkEnd w:id="328"/>
      <w:bookmarkEnd w:id="329"/>
      <w:bookmarkEnd w:id="330"/>
      <w:bookmarkEnd w:id="331"/>
      <w:bookmarkEnd w:id="332"/>
      <w:bookmarkEnd w:id="333"/>
      <w:bookmarkEnd w:id="334"/>
      <w:bookmarkEnd w:id="335"/>
    </w:p>
    <w:p w14:paraId="5047C3A4">
      <w:pPr>
        <w:ind w:firstLine="516" w:firstLineChars="200"/>
      </w:pPr>
      <w:r>
        <w:rPr>
          <w:rFonts w:hint="eastAsia"/>
        </w:rPr>
        <w:t>本文实验中使用到3个</w:t>
      </w:r>
      <w:r>
        <w:t>基准测试</w:t>
      </w:r>
      <w:r>
        <w:rPr>
          <w:rFonts w:hint="eastAsia"/>
        </w:rPr>
        <w:t>数据</w:t>
      </w:r>
      <w:r>
        <w:t>集</w:t>
      </w:r>
      <w:r>
        <w:rPr>
          <w:rFonts w:hint="eastAsia"/>
        </w:rPr>
        <w:t>来验证本文提出的算法在解决行人重识别时的性能，分别是CUHK-PEDES、ICFG-PEDES和RSTPReid。</w:t>
      </w:r>
    </w:p>
    <w:p w14:paraId="1CF33042">
      <w:pPr>
        <w:ind w:firstLine="516" w:firstLineChars="200"/>
      </w:pPr>
      <w:r>
        <w:rPr>
          <w:rFonts w:hint="eastAsia"/>
        </w:rPr>
        <w:t>（1）CUHK-PEDES包含40,206张图像和80,412条文本描述，对应13,003个身份。数据集分为3个不重叠的集合。其中，训练集包含11,003个身份、34,054张图像和68,108条文本描述。验证集和测试集分别包含3,078和3,074张图像、6,158和6,156条文本描述，每个集合有1,000个身份。（2）ICFG-PEDES共有4,102个身份的54,522张图像，每张图像配有一条文本描述。数据集分为训练集和测试集。训练集包含3,102个身份，有34,674张图像和文本，而测试集包含剩余1,000个身份的19,848个图像-文本对。（3）RSTPReid包含4,101个身份，共有20,505张图像。每个身份有5张对应的图像，每张图像标注有2条文本描述。此外，训练集、验证集和测试集分别包含3,701、200和200个身份。</w:t>
      </w:r>
    </w:p>
    <w:p w14:paraId="2650CDAC">
      <w:pPr>
        <w:pStyle w:val="53"/>
      </w:pPr>
      <w:bookmarkStart w:id="336" w:name="_Toc32362"/>
      <w:bookmarkStart w:id="337" w:name="_Toc20734"/>
      <w:bookmarkStart w:id="338" w:name="_Toc3722"/>
      <w:bookmarkStart w:id="339" w:name="_Toc723"/>
      <w:bookmarkStart w:id="340" w:name="_Toc27464"/>
      <w:bookmarkStart w:id="341" w:name="_Toc17665"/>
      <w:bookmarkStart w:id="342" w:name="_Toc22142"/>
      <w:bookmarkStart w:id="343" w:name="_Toc694"/>
      <w:bookmarkStart w:id="344" w:name="_Toc10590"/>
      <w:bookmarkStart w:id="345" w:name="_Toc19419"/>
      <w:bookmarkStart w:id="346" w:name="_Toc22532"/>
      <w:bookmarkStart w:id="347" w:name="_Toc230"/>
      <w:r>
        <w:rPr>
          <w:rFonts w:hint="eastAsia"/>
        </w:rPr>
        <w:t>2.</w:t>
      </w:r>
      <w:r>
        <w:rPr>
          <w:rFonts w:hint="eastAsia"/>
          <w:lang w:val="en-US" w:eastAsia="zh-CN"/>
        </w:rPr>
        <w:t>3</w:t>
      </w:r>
      <w:r>
        <w:rPr>
          <w:rFonts w:hint="eastAsia"/>
        </w:rPr>
        <w:t>.2 性能指标</w:t>
      </w:r>
      <w:bookmarkEnd w:id="336"/>
      <w:bookmarkEnd w:id="337"/>
      <w:bookmarkEnd w:id="338"/>
      <w:bookmarkEnd w:id="339"/>
      <w:bookmarkEnd w:id="340"/>
      <w:bookmarkEnd w:id="341"/>
      <w:bookmarkEnd w:id="342"/>
      <w:bookmarkEnd w:id="343"/>
      <w:bookmarkEnd w:id="344"/>
      <w:bookmarkEnd w:id="345"/>
      <w:bookmarkEnd w:id="346"/>
      <w:bookmarkEnd w:id="347"/>
    </w:p>
    <w:p w14:paraId="7515B8D9">
      <w:pPr>
        <w:pStyle w:val="57"/>
        <w:snapToGrid/>
        <w:ind w:firstLine="516" w:firstLineChars="200"/>
      </w:pPr>
      <w:r>
        <w:rPr>
          <w:rFonts w:hint="eastAsia"/>
        </w:rPr>
        <w:t>为了评价行人重识别算法的性能，常用评价指标来评价行人重识别算法优劣，</w:t>
      </w:r>
      <w:r>
        <w:t>每个指标</w:t>
      </w:r>
      <w:r>
        <w:rPr>
          <w:rFonts w:hint="eastAsia"/>
        </w:rPr>
        <w:t>考量的要素、</w:t>
      </w:r>
      <w:r>
        <w:t>计算</w:t>
      </w:r>
      <w:r>
        <w:rPr>
          <w:rFonts w:hint="eastAsia"/>
        </w:rPr>
        <w:t>的</w:t>
      </w:r>
      <w:r>
        <w:t>方法不同</w:t>
      </w:r>
      <w:r>
        <w:rPr>
          <w:rFonts w:hint="eastAsia"/>
        </w:rPr>
        <w:t>。本小节将介绍常用的评价指标。</w:t>
      </w:r>
    </w:p>
    <w:p w14:paraId="558463E9">
      <w:pPr>
        <w:pStyle w:val="57"/>
        <w:snapToGrid/>
        <w:ind w:firstLine="516" w:firstLineChars="200"/>
      </w:pPr>
      <w:r>
        <w:rPr>
          <w:rFonts w:hint="eastAsia"/>
        </w:rPr>
        <w:t>1、Rank-k：该指标表示在行人重识别的检索任务中，正确匹配的行人出现在检索结果前k位的概率。Rank-1</w:t>
      </w:r>
      <w:r>
        <w:t>：正确匹配的样本位于检索结果的第一位时视为成功。Rank-5：正确匹配的样本位于前五位中的任意位置即视为成功。</w:t>
      </w:r>
    </w:p>
    <w:p w14:paraId="6EB0D41D">
      <w:pPr>
        <w:pStyle w:val="57"/>
        <w:snapToGrid/>
      </w:pPr>
      <w:r>
        <w:t>特点与适用场景</w:t>
      </w:r>
      <w:r>
        <w:rPr>
          <w:rFonts w:hint="eastAsia"/>
        </w:rPr>
        <w:t>有：（1）</w:t>
      </w:r>
      <w:r>
        <w:t>直观性：直接反映模型在</w:t>
      </w:r>
      <w:r>
        <w:rPr>
          <w:rFonts w:hint="eastAsia"/>
        </w:rPr>
        <w:t>“</w:t>
      </w:r>
      <w:r>
        <w:t>第一眼</w:t>
      </w:r>
      <w:r>
        <w:rPr>
          <w:rFonts w:hint="eastAsia"/>
        </w:rPr>
        <w:t>”</w:t>
      </w:r>
      <w:r>
        <w:t>或</w:t>
      </w:r>
      <w:r>
        <w:rPr>
          <w:rFonts w:hint="eastAsia"/>
        </w:rPr>
        <w:t>“</w:t>
      </w:r>
      <w:r>
        <w:t>快速检索</w:t>
      </w:r>
      <w:r>
        <w:rPr>
          <w:rFonts w:hint="eastAsia"/>
        </w:rPr>
        <w:t>”</w:t>
      </w:r>
      <w:r>
        <w:t>场景下的性能。</w:t>
      </w:r>
      <w:r>
        <w:rPr>
          <w:rFonts w:hint="eastAsia"/>
        </w:rPr>
        <w:t>（2）</w:t>
      </w:r>
      <w:r>
        <w:t>局限性：仅关注前k位的正确率，可能忽略检索列表整体的排序质量（如后续位置的冗余错误匹配）。</w:t>
      </w:r>
      <w:r>
        <w:rPr>
          <w:rFonts w:hint="eastAsia"/>
        </w:rPr>
        <w:t>（3）</w:t>
      </w:r>
      <w:r>
        <w:t>典型值：在主流数据集Market-1501中，SOTA模型的Rank-1准确率可达95%以上，Rank-5可达98%以上。</w:t>
      </w:r>
    </w:p>
    <w:p w14:paraId="6DB13754">
      <w:pPr>
        <w:pStyle w:val="57"/>
        <w:numPr>
          <w:ilvl w:val="0"/>
          <w:numId w:val="4"/>
        </w:numPr>
        <w:snapToGrid/>
        <w:ind w:firstLine="516" w:firstLineChars="200"/>
      </w:pPr>
      <w:r>
        <w:rPr>
          <w:rFonts w:hint="eastAsia"/>
        </w:rPr>
        <w:t>mAP：该指标用于综</w:t>
      </w:r>
      <w:r>
        <w:t>合评估模型在所有查询样本上的整体检索性能。</w:t>
      </w:r>
      <w:r>
        <w:rPr>
          <w:rFonts w:hint="eastAsia"/>
        </w:rPr>
        <w:t>具体来说，首先进行</w:t>
      </w:r>
      <w:r>
        <w:t>单样本AP计算</w:t>
      </w:r>
      <w:r>
        <w:rPr>
          <w:rFonts w:hint="eastAsia"/>
        </w:rPr>
        <w:t>，</w:t>
      </w:r>
      <w:r>
        <w:t>对每个查询样本的检索结果列表，计算其在不同召回率下的平均精度。若检索结果中前3位有2个正确匹配，则AP为该样本的精度均值需积分或插值计算</w:t>
      </w:r>
      <w:r>
        <w:rPr>
          <w:rFonts w:hint="eastAsia"/>
        </w:rPr>
        <w:t>；然后进行全局平均操作，</w:t>
      </w:r>
      <w:r>
        <w:t>所有查询样本的AP值取平均即为mAP。同时考虑查准率和召回率，反映模型在复杂场景下的鲁棒性。正确匹配的排序越靠前，AP值越高。</w:t>
      </w:r>
    </w:p>
    <w:p w14:paraId="38780A72">
      <w:pPr>
        <w:pStyle w:val="57"/>
        <w:numPr>
          <w:ilvl w:val="-1"/>
          <w:numId w:val="0"/>
        </w:numPr>
        <w:snapToGrid/>
        <w:ind w:firstLine="0" w:firstLineChars="0"/>
      </w:pPr>
    </w:p>
    <w:p w14:paraId="68603169">
      <w:pPr>
        <w:pStyle w:val="57"/>
        <w:numPr>
          <w:ilvl w:val="-1"/>
          <w:numId w:val="0"/>
        </w:numPr>
        <w:snapToGrid/>
        <w:ind w:firstLine="0" w:firstLineChars="0"/>
      </w:pPr>
    </w:p>
    <w:p w14:paraId="11D7371E">
      <w:pPr>
        <w:pStyle w:val="57"/>
        <w:numPr>
          <w:ilvl w:val="-1"/>
          <w:numId w:val="0"/>
        </w:numPr>
        <w:snapToGrid/>
        <w:ind w:firstLine="0" w:firstLineChars="0"/>
      </w:pPr>
    </w:p>
    <w:p w14:paraId="39519530">
      <w:pPr>
        <w:pStyle w:val="53"/>
        <w:outlineLvl w:val="1"/>
      </w:pPr>
      <w:bookmarkStart w:id="348" w:name="_Toc2863"/>
      <w:bookmarkStart w:id="349" w:name="_Toc31345"/>
      <w:bookmarkStart w:id="350" w:name="_Toc7077623"/>
      <w:bookmarkStart w:id="351" w:name="_Toc16869"/>
      <w:bookmarkStart w:id="352" w:name="_Toc3867"/>
      <w:bookmarkStart w:id="353" w:name="_Toc5748"/>
      <w:bookmarkStart w:id="354" w:name="_Toc17571"/>
      <w:bookmarkStart w:id="355" w:name="_Toc28861"/>
      <w:bookmarkStart w:id="356" w:name="_Toc5670"/>
      <w:bookmarkStart w:id="357" w:name="_Toc236"/>
      <w:bookmarkStart w:id="358" w:name="_Toc20803"/>
      <w:bookmarkStart w:id="359" w:name="_Toc24503"/>
      <w:bookmarkStart w:id="360" w:name="_Toc16191"/>
      <w:r>
        <w:rPr>
          <w:rFonts w:hint="eastAsia"/>
        </w:rPr>
        <w:t>2.</w:t>
      </w:r>
      <w:r>
        <w:rPr>
          <w:rFonts w:hint="eastAsia"/>
          <w:lang w:val="en-US" w:eastAsia="zh-CN"/>
        </w:rPr>
        <w:t>4</w:t>
      </w:r>
      <w:r>
        <w:rPr>
          <w:rFonts w:hint="eastAsia"/>
        </w:rPr>
        <w:t xml:space="preserve"> 本章小结</w:t>
      </w:r>
      <w:bookmarkEnd w:id="348"/>
      <w:bookmarkEnd w:id="349"/>
      <w:bookmarkEnd w:id="350"/>
      <w:bookmarkEnd w:id="351"/>
      <w:bookmarkEnd w:id="352"/>
      <w:bookmarkEnd w:id="353"/>
      <w:bookmarkEnd w:id="354"/>
      <w:bookmarkEnd w:id="355"/>
      <w:bookmarkEnd w:id="356"/>
      <w:bookmarkEnd w:id="357"/>
      <w:bookmarkEnd w:id="358"/>
      <w:bookmarkEnd w:id="359"/>
      <w:bookmarkEnd w:id="360"/>
    </w:p>
    <w:p w14:paraId="09D5363F">
      <w:pPr>
        <w:widowControl/>
        <w:ind w:firstLine="516" w:firstLineChars="200"/>
      </w:pPr>
      <w:r>
        <w:rPr>
          <w:rFonts w:hint="eastAsia"/>
        </w:rPr>
        <w:t>本章第一节介绍了行人重识别的相关等知识。第二节介绍了行人重识别的算法框架和跨模态检索。第三节介绍了3个</w:t>
      </w:r>
      <w:r>
        <w:rPr>
          <w:rFonts w:ascii="Segoe UI" w:hAnsi="Segoe UI" w:eastAsia="Segoe UI" w:cs="Segoe UI"/>
          <w:color w:val="1C1F23"/>
          <w:sz w:val="27"/>
          <w:szCs w:val="27"/>
          <w:shd w:val="clear" w:color="auto" w:fill="FFFFFF"/>
        </w:rPr>
        <w:t>三个公共数据集</w:t>
      </w:r>
      <w:r>
        <w:rPr>
          <w:rFonts w:hint="eastAsia"/>
        </w:rPr>
        <w:t>。第四节介绍了3个评价指标和参数设置和实验结果说明。</w:t>
      </w:r>
    </w:p>
    <w:p w14:paraId="538EC043">
      <w:pPr>
        <w:widowControl/>
        <w:jc w:val="left"/>
        <w:rPr>
          <w:rFonts w:eastAsia="黑体"/>
          <w:b/>
          <w:bCs/>
          <w:kern w:val="44"/>
          <w:sz w:val="36"/>
          <w:szCs w:val="44"/>
        </w:rPr>
      </w:pPr>
      <w:r>
        <w:br w:type="page"/>
      </w:r>
    </w:p>
    <w:p w14:paraId="2672BF14">
      <w:pPr>
        <w:pStyle w:val="2"/>
        <w:spacing w:before="409" w:after="409"/>
        <w:jc w:val="center"/>
      </w:pPr>
      <w:ins w:id="2" w:author="Trisha" w:date="2025-09-30T11:38:19Z">
        <w:bookmarkStart w:id="361" w:name="_Toc100516530"/>
        <w:bookmarkStart w:id="362" w:name="_Toc20777"/>
        <w:bookmarkStart w:id="363" w:name="_Toc22656"/>
        <w:bookmarkStart w:id="364" w:name="_Toc23568"/>
        <w:bookmarkStart w:id="365" w:name="_Toc31943"/>
        <w:bookmarkStart w:id="366" w:name="_Toc31360"/>
        <w:bookmarkStart w:id="367" w:name="_Toc29074"/>
        <w:bookmarkStart w:id="368" w:name="_Toc26303"/>
        <w:bookmarkStart w:id="369" w:name="_Toc17808"/>
        <w:bookmarkStart w:id="370" w:name="_Toc18589"/>
        <w:bookmarkStart w:id="371" w:name="_Toc6093"/>
        <w:bookmarkStart w:id="372" w:name="_Toc5781"/>
        <w:bookmarkStart w:id="373" w:name="_Toc18812"/>
        <w:r>
          <w:rPr>
            <w:rFonts w:hint="eastAsia"/>
            <w:lang w:val="en-US" w:eastAsia="zh-CN"/>
          </w:rPr>
          <w:t>创新点0</w:t>
        </w:r>
      </w:ins>
      <w:ins w:id="3" w:author="Trisha" w:date="2025-09-30T11:38:29Z">
        <w:r>
          <w:rPr>
            <w:rFonts w:hint="eastAsia"/>
            <w:lang w:val="en-US" w:eastAsia="zh-CN"/>
          </w:rPr>
          <w:t>1</w:t>
        </w:r>
      </w:ins>
      <w:ins w:id="4" w:author="Trisha" w:date="2025-09-30T11:38:23Z">
        <w:r>
          <w:rPr>
            <w:rFonts w:hint="eastAsia"/>
            <w:lang w:val="en-US" w:eastAsia="zh-CN"/>
          </w:rPr>
          <w:t>：</w:t>
        </w:r>
      </w:ins>
      <w:r>
        <w:t>基于</w:t>
      </w:r>
      <w:bookmarkEnd w:id="361"/>
      <w:r>
        <w:rPr>
          <w:rFonts w:hint="eastAsia"/>
        </w:rPr>
        <w:t>文本去混淆的行人重识别方法</w:t>
      </w:r>
      <w:bookmarkEnd w:id="362"/>
      <w:bookmarkEnd w:id="363"/>
      <w:bookmarkEnd w:id="364"/>
      <w:bookmarkEnd w:id="365"/>
      <w:bookmarkEnd w:id="366"/>
      <w:bookmarkEnd w:id="367"/>
      <w:bookmarkEnd w:id="368"/>
      <w:bookmarkEnd w:id="369"/>
      <w:bookmarkEnd w:id="370"/>
      <w:bookmarkEnd w:id="371"/>
      <w:bookmarkEnd w:id="372"/>
      <w:bookmarkEnd w:id="373"/>
    </w:p>
    <w:p w14:paraId="1B193BF5">
      <w:pPr>
        <w:pStyle w:val="57"/>
        <w:snapToGrid/>
        <w:spacing w:line="240" w:lineRule="auto"/>
        <w:ind w:firstLine="516" w:firstLineChars="200"/>
      </w:pPr>
      <w:r>
        <w:t>本章详细描述</w:t>
      </w:r>
      <w:r>
        <w:rPr>
          <w:rFonts w:hint="eastAsia"/>
        </w:rPr>
        <w:t>了基于文本去混淆的行人重识别方法的实现。详细描述了</w:t>
      </w:r>
      <w:r>
        <w:rPr>
          <w:rFonts w:hint="eastAsia"/>
          <w:highlight w:val="yellow"/>
          <w:rPrChange w:id="5" w:author="Trisha" w:date="2025-09-30T11:35:31Z">
            <w:rPr>
              <w:rFonts w:hint="eastAsia"/>
            </w:rPr>
          </w:rPrChange>
        </w:rPr>
        <w:t>行人重识别文本示范样本</w:t>
      </w:r>
      <w:r>
        <w:rPr>
          <w:rFonts w:hint="eastAsia"/>
        </w:rPr>
        <w:t>选择方法和嵌入策略，并实验验证了行人重识别文本示范样本选择方法和嵌入策略的有效性，最后验证了算法的总体性能，并给出实验结果。</w:t>
      </w:r>
    </w:p>
    <w:p w14:paraId="321DE9BE">
      <w:pPr>
        <w:pStyle w:val="51"/>
      </w:pPr>
      <w:bookmarkStart w:id="374" w:name="_Toc7077625"/>
      <w:bookmarkStart w:id="375" w:name="_Toc23612"/>
      <w:bookmarkStart w:id="376" w:name="_Toc5562"/>
      <w:bookmarkStart w:id="377" w:name="_Toc4248"/>
      <w:bookmarkStart w:id="378" w:name="_Toc29966"/>
      <w:bookmarkStart w:id="379" w:name="_Toc23682"/>
      <w:bookmarkStart w:id="380" w:name="_Toc20844"/>
      <w:bookmarkStart w:id="381" w:name="_Toc25395"/>
      <w:bookmarkStart w:id="382" w:name="_Toc14130"/>
      <w:bookmarkStart w:id="383" w:name="_Toc5874"/>
      <w:bookmarkStart w:id="384" w:name="_Toc21410"/>
      <w:bookmarkStart w:id="385" w:name="_Toc2536"/>
      <w:bookmarkStart w:id="386" w:name="_Toc1872"/>
      <w:r>
        <w:rPr>
          <w:rFonts w:hint="eastAsia"/>
        </w:rPr>
        <w:t>3.1</w:t>
      </w:r>
      <w:r>
        <w:t xml:space="preserve"> </w:t>
      </w:r>
      <w:r>
        <w:rPr>
          <w:rFonts w:hint="eastAsia"/>
        </w:rPr>
        <w:t>引言</w:t>
      </w:r>
      <w:bookmarkEnd w:id="374"/>
      <w:bookmarkEnd w:id="375"/>
      <w:bookmarkEnd w:id="376"/>
      <w:bookmarkEnd w:id="377"/>
      <w:bookmarkEnd w:id="378"/>
      <w:bookmarkEnd w:id="379"/>
      <w:bookmarkEnd w:id="380"/>
      <w:bookmarkEnd w:id="381"/>
      <w:bookmarkEnd w:id="382"/>
      <w:bookmarkEnd w:id="383"/>
      <w:bookmarkEnd w:id="384"/>
      <w:bookmarkEnd w:id="385"/>
      <w:bookmarkEnd w:id="386"/>
    </w:p>
    <w:p w14:paraId="26B8D9EB">
      <w:pPr>
        <w:pStyle w:val="10"/>
        <w:adjustRightInd/>
        <w:ind w:firstLine="516" w:firstLineChars="200"/>
        <w:rPr>
          <w:rFonts w:cs="Times New Roman"/>
          <w:lang w:val="en-US"/>
        </w:rPr>
      </w:pPr>
      <w:bookmarkStart w:id="387" w:name="_Toc7077626"/>
      <w:r>
        <w:rPr>
          <w:rFonts w:hint="eastAsia" w:cs="Times New Roman"/>
          <w:lang w:val="en-US"/>
        </w:rPr>
        <w:t>行人重识别作为跨摄像头追踪的核心技术，其性能高度依赖模型对行人身份特征的鲁棒表征能力。然而，现有方法往往面临</w:t>
      </w:r>
      <w:r>
        <w:rPr>
          <w:rFonts w:cs="Times New Roman"/>
          <w:lang w:val="en-US"/>
        </w:rPr>
        <w:t>数据偏差与混淆变量干扰的双重挑战：一方面，模型容易学习到与身份无关的虚假关联（如背景、光照、遮挡物）；另一方面，训练数据分布与真实场景的差异导致域间泛化能力受限。近年来，因果推断理论为解耦此类混淆效应提供了新视角，而多模态信息的引入（如文本描述）则为构建更稳定的因果关联开辟了路径。本章提出基于文本去混淆的行人重识别方法，通过因果干预与文本示范样本的协同优化，从根源上抑制混淆变量对模型决策的干扰，提升复杂场景下的行人检索鲁棒性。</w:t>
      </w:r>
      <w:r>
        <w:rPr>
          <w:rFonts w:hint="eastAsia" w:cs="Times New Roman"/>
          <w:lang w:val="en-US"/>
        </w:rPr>
        <w:t xml:space="preserve">   </w:t>
      </w:r>
    </w:p>
    <w:p w14:paraId="3BE4D614">
      <w:pPr>
        <w:pStyle w:val="10"/>
        <w:adjustRightInd/>
        <w:ind w:firstLine="516" w:firstLineChars="200"/>
        <w:rPr>
          <w:rFonts w:cs="Times New Roman"/>
          <w:lang w:val="en-US"/>
        </w:rPr>
      </w:pPr>
      <w:r>
        <w:rPr>
          <w:rFonts w:cs="Times New Roman"/>
          <w:lang w:val="en-US"/>
        </w:rPr>
        <w:t>因果推断旨在从观测数据中识别变量间的因果关系，其核心在于区分关联性（Correlation）与因果性（Causation）。在ReID任务中，传统深度学习模型倾向于捕捉数据中的统计关联，但此类关联可能由混淆变量（Confounder）引发</w:t>
      </w:r>
      <w:r>
        <w:rPr>
          <w:rFonts w:hint="eastAsia" w:cs="Times New Roman"/>
          <w:lang w:val="en-US"/>
        </w:rPr>
        <w:t>：</w:t>
      </w:r>
    </w:p>
    <w:p w14:paraId="55977F47">
      <w:pPr>
        <w:pStyle w:val="10"/>
        <w:adjustRightInd/>
        <w:ind w:firstLine="516" w:firstLineChars="200"/>
        <w:rPr>
          <w:rFonts w:cs="Times New Roman"/>
          <w:lang w:val="en-US"/>
        </w:rPr>
      </w:pPr>
      <w:r>
        <w:rPr>
          <w:rFonts w:hint="eastAsia" w:cs="Times New Roman"/>
          <w:lang w:val="en-US"/>
        </w:rPr>
        <w:t>1</w:t>
      </w:r>
      <w:r>
        <w:rPr>
          <w:rFonts w:hint="eastAsia" w:cs="Times New Roman"/>
          <w:lang w:val="en-US" w:eastAsia="zh-CN"/>
        </w:rPr>
        <w:t>.</w:t>
      </w:r>
      <w:r>
        <w:rPr>
          <w:rFonts w:cs="Times New Roman"/>
          <w:lang w:val="en-US"/>
        </w:rPr>
        <w:t>场景依赖偏差：模型可能将特定摄像头下的背景（如商场Logo、街道标志）误判为行人身份特征。</w:t>
      </w:r>
    </w:p>
    <w:p w14:paraId="637AFDA5">
      <w:pPr>
        <w:pStyle w:val="10"/>
        <w:adjustRightInd/>
        <w:ind w:firstLine="516" w:firstLineChars="200"/>
        <w:rPr>
          <w:rFonts w:cs="Times New Roman"/>
          <w:lang w:val="en-US"/>
        </w:rPr>
      </w:pPr>
      <w:r>
        <w:rPr>
          <w:rFonts w:hint="eastAsia" w:cs="Times New Roman"/>
          <w:lang w:val="en-US"/>
        </w:rPr>
        <w:t>2</w:t>
      </w:r>
      <w:r>
        <w:rPr>
          <w:rFonts w:hint="eastAsia" w:cs="Times New Roman"/>
          <w:lang w:val="en-US" w:eastAsia="zh-CN"/>
        </w:rPr>
        <w:t>.</w:t>
      </w:r>
      <w:r>
        <w:rPr>
          <w:rFonts w:cs="Times New Roman"/>
          <w:lang w:val="en-US"/>
        </w:rPr>
        <w:t>服饰颜色混淆：训练数据中某类人群频繁穿着相同颜色衣物，导致颜色成为分类的伪因果因子。</w:t>
      </w:r>
    </w:p>
    <w:p w14:paraId="6460EE2F">
      <w:pPr>
        <w:pStyle w:val="10"/>
        <w:adjustRightInd/>
        <w:ind w:firstLine="516" w:firstLineChars="200"/>
        <w:rPr>
          <w:rFonts w:cs="Times New Roman"/>
          <w:lang w:val="en-US"/>
        </w:rPr>
      </w:pPr>
      <w:r>
        <w:rPr>
          <w:rFonts w:hint="eastAsia" w:cs="Times New Roman"/>
          <w:lang w:val="en-US"/>
        </w:rPr>
        <w:t>3</w:t>
      </w:r>
      <w:r>
        <w:rPr>
          <w:rFonts w:hint="eastAsia" w:cs="Times New Roman"/>
          <w:lang w:val="en-US" w:eastAsia="zh-CN"/>
        </w:rPr>
        <w:t>.</w:t>
      </w:r>
      <w:r>
        <w:rPr>
          <w:rFonts w:cs="Times New Roman"/>
          <w:lang w:val="en-US"/>
        </w:rPr>
        <w:t>遮挡物干扰：背包、雨伞等遮挡物与行人身份无关，但可能被模型赋予过高权重。</w:t>
      </w:r>
    </w:p>
    <w:p w14:paraId="2237CD56">
      <w:pPr>
        <w:pStyle w:val="10"/>
        <w:adjustRightInd/>
        <w:ind w:firstLine="516" w:firstLineChars="200"/>
        <w:rPr>
          <w:rFonts w:cs="Times New Roman"/>
          <w:lang w:val="en-US"/>
        </w:rPr>
      </w:pPr>
      <w:r>
        <w:rPr>
          <w:rFonts w:cs="Times New Roman"/>
          <w:lang w:val="en-US"/>
        </w:rPr>
        <w:t>因果图模型（</w:t>
      </w:r>
      <w:r>
        <w:rPr>
          <w:rFonts w:hint="eastAsia" w:cs="Times New Roman"/>
          <w:lang w:val="en-US"/>
        </w:rPr>
        <w:t>图3.1</w:t>
      </w:r>
      <w:r>
        <w:rPr>
          <w:rFonts w:cs="Times New Roman"/>
          <w:lang w:val="en-US"/>
        </w:rPr>
        <w:t>）可形式化描述上述问题。设 </w:t>
      </w:r>
      <w:r>
        <w:rPr>
          <w:rFonts w:hint="eastAsia" w:cs="Times New Roman"/>
          <w:lang w:val="en-US"/>
        </w:rPr>
        <w:t>I</w:t>
      </w:r>
      <w:r>
        <w:rPr>
          <w:rFonts w:cs="Times New Roman"/>
          <w:lang w:val="en-US"/>
        </w:rPr>
        <w:t>为输入图像，Y 为行人身份标签，C 为混淆变量（如背景、遮挡物</w:t>
      </w:r>
      <w:r>
        <w:rPr>
          <w:rFonts w:hint="eastAsia" w:cs="Times New Roman"/>
          <w:lang w:val="en-US"/>
        </w:rPr>
        <w:t>等数据集偏差</w:t>
      </w:r>
      <w:r>
        <w:rPr>
          <w:rFonts w:cs="Times New Roman"/>
          <w:lang w:val="en-US"/>
        </w:rPr>
        <w:t>），则传统方法建模的关联路径为 C→</w:t>
      </w:r>
      <w:r>
        <w:rPr>
          <w:rFonts w:hint="eastAsia" w:cs="Times New Roman"/>
          <w:lang w:val="en-US"/>
        </w:rPr>
        <w:t>I</w:t>
      </w:r>
      <w:r>
        <w:rPr>
          <w:rFonts w:cs="Times New Roman"/>
          <w:lang w:val="en-US"/>
        </w:rPr>
        <w:t>→</w:t>
      </w:r>
      <w:r>
        <w:rPr>
          <w:rFonts w:hint="eastAsia" w:cs="Times New Roman"/>
          <w:lang w:val="en-US"/>
        </w:rPr>
        <w:t>Q</w:t>
      </w:r>
      <w:r>
        <w:rPr>
          <w:rFonts w:cs="Times New Roman"/>
          <w:lang w:val="en-US"/>
        </w:rPr>
        <w:t>→Y，即混淆变量通过影响输入数据间接干扰预测结果。然而，真实因果关系应为 </w:t>
      </w:r>
      <w:r>
        <w:rPr>
          <w:rFonts w:hint="eastAsia" w:cs="Times New Roman"/>
          <w:lang w:val="en-US"/>
        </w:rPr>
        <w:t>C</w:t>
      </w:r>
      <w:r>
        <w:rPr>
          <w:rFonts w:cs="Times New Roman"/>
          <w:lang w:val="en-US"/>
        </w:rPr>
        <w:t>→Y，需阻断C对Y的间接影响。</w:t>
      </w:r>
    </w:p>
    <w:p w14:paraId="78F5BCA2">
      <w:pPr>
        <w:pStyle w:val="29"/>
        <w:widowControl/>
        <w:spacing w:before="103" w:beforeAutospacing="0" w:after="103" w:afterAutospacing="0" w:line="214" w:lineRule="atLeast"/>
        <w:jc w:val="center"/>
      </w:pPr>
      <w:r>
        <w:drawing>
          <wp:inline distT="0" distB="0" distL="114300" distR="114300">
            <wp:extent cx="3454400" cy="1146175"/>
            <wp:effectExtent l="0" t="0" r="3175" b="6350"/>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pic:cNvPicPr>
                  </pic:nvPicPr>
                  <pic:blipFill>
                    <a:blip r:embed="rId111"/>
                    <a:stretch>
                      <a:fillRect/>
                    </a:stretch>
                  </pic:blipFill>
                  <pic:spPr>
                    <a:xfrm>
                      <a:off x="0" y="0"/>
                      <a:ext cx="3454400" cy="1146175"/>
                    </a:xfrm>
                    <a:prstGeom prst="rect">
                      <a:avLst/>
                    </a:prstGeom>
                    <a:noFill/>
                    <a:ln>
                      <a:noFill/>
                    </a:ln>
                  </pic:spPr>
                </pic:pic>
              </a:graphicData>
            </a:graphic>
          </wp:inline>
        </w:drawing>
      </w:r>
    </w:p>
    <w:p w14:paraId="110E9397">
      <w:pPr>
        <w:pStyle w:val="8"/>
        <w:widowControl/>
        <w:spacing w:before="103" w:after="103" w:line="214" w:lineRule="atLeast"/>
      </w:pPr>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w:t>
      </w:r>
      <w:r>
        <w:fldChar w:fldCharType="end"/>
      </w:r>
      <w:bookmarkStart w:id="388" w:name="_Toc8631"/>
      <w:bookmarkStart w:id="389" w:name="_Toc2865"/>
      <w:bookmarkStart w:id="390" w:name="_Toc31940"/>
      <w:bookmarkStart w:id="391" w:name="_Toc27852"/>
      <w:bookmarkStart w:id="392" w:name="_Toc31583"/>
      <w:bookmarkStart w:id="393" w:name="_Toc5206"/>
      <w:bookmarkStart w:id="394" w:name="_Toc7413"/>
      <w:bookmarkStart w:id="395" w:name="_Toc30724"/>
      <w:bookmarkStart w:id="396" w:name="_Toc23212"/>
      <w:bookmarkStart w:id="397" w:name="_Toc4887"/>
      <w:bookmarkStart w:id="398" w:name="_Toc10391"/>
      <w:bookmarkStart w:id="399" w:name="_Toc9270"/>
      <w:bookmarkStart w:id="400" w:name="_Toc11732"/>
      <w:bookmarkStart w:id="401" w:name="_Toc21020"/>
      <w:bookmarkStart w:id="402" w:name="_Toc21117"/>
      <w:bookmarkStart w:id="403" w:name="_Toc18112"/>
      <w:bookmarkStart w:id="404" w:name="_Toc15663"/>
      <w:bookmarkStart w:id="405" w:name="_Toc28097"/>
      <w:bookmarkStart w:id="406" w:name="_Toc9021"/>
      <w:bookmarkStart w:id="407" w:name="_Toc19771"/>
      <w:bookmarkStart w:id="408" w:name="_Toc8596"/>
      <w:bookmarkStart w:id="409" w:name="_Toc20261"/>
      <w:bookmarkStart w:id="410" w:name="_Toc4880"/>
      <w:bookmarkStart w:id="411" w:name="_Toc3773"/>
      <w:r>
        <w:rPr>
          <w:rFonts w:hint="eastAsia"/>
        </w:rPr>
        <w:t xml:space="preserve"> </w:t>
      </w:r>
      <w:r>
        <w:t>因果图模型</w:t>
      </w:r>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bookmarkEnd w:id="387"/>
    <w:p w14:paraId="1CABE0E7">
      <w:pPr>
        <w:pStyle w:val="51"/>
      </w:pPr>
      <w:bookmarkStart w:id="412" w:name="_Toc7077627"/>
      <w:bookmarkStart w:id="413" w:name="_Toc12596"/>
      <w:bookmarkStart w:id="414" w:name="_Toc1890"/>
      <w:bookmarkStart w:id="415" w:name="_Toc24780"/>
      <w:bookmarkStart w:id="416" w:name="_Toc10630"/>
      <w:bookmarkStart w:id="417" w:name="_Toc27714"/>
      <w:bookmarkStart w:id="418" w:name="_Toc24089"/>
      <w:bookmarkStart w:id="419" w:name="_Toc4161"/>
      <w:bookmarkStart w:id="420" w:name="_Toc13765"/>
      <w:bookmarkStart w:id="421" w:name="_Toc9427"/>
      <w:bookmarkStart w:id="422" w:name="_Toc10730"/>
      <w:bookmarkStart w:id="423" w:name="_Toc5650"/>
      <w:bookmarkStart w:id="424" w:name="_Toc4568"/>
      <w:r>
        <w:rPr>
          <w:rFonts w:hint="eastAsia"/>
          <w:szCs w:val="30"/>
        </w:rPr>
        <w:t>3.</w:t>
      </w:r>
      <w:r>
        <w:rPr>
          <w:szCs w:val="30"/>
        </w:rPr>
        <w:t>2</w:t>
      </w:r>
      <w:r>
        <w:rPr>
          <w:sz w:val="36"/>
        </w:rPr>
        <w:t xml:space="preserve"> </w:t>
      </w:r>
      <w:bookmarkEnd w:id="412"/>
      <w:r>
        <w:t>基于</w:t>
      </w:r>
      <w:r>
        <w:rPr>
          <w:rFonts w:hint="eastAsia"/>
        </w:rPr>
        <w:t>文本去混淆的行人重识别方法</w:t>
      </w:r>
      <w:bookmarkEnd w:id="413"/>
      <w:bookmarkEnd w:id="414"/>
      <w:bookmarkEnd w:id="415"/>
      <w:bookmarkEnd w:id="416"/>
      <w:bookmarkEnd w:id="417"/>
      <w:bookmarkEnd w:id="418"/>
      <w:bookmarkEnd w:id="419"/>
      <w:bookmarkEnd w:id="420"/>
      <w:bookmarkEnd w:id="421"/>
      <w:bookmarkEnd w:id="422"/>
      <w:bookmarkEnd w:id="423"/>
      <w:bookmarkEnd w:id="424"/>
    </w:p>
    <w:p w14:paraId="30B1AABE">
      <w:pPr>
        <w:pStyle w:val="53"/>
      </w:pPr>
      <w:bookmarkStart w:id="425" w:name="_Toc7077628"/>
      <w:bookmarkStart w:id="426" w:name="_Toc15662"/>
      <w:bookmarkStart w:id="427" w:name="_Toc22168"/>
      <w:bookmarkStart w:id="428" w:name="_Toc14770"/>
      <w:bookmarkStart w:id="429" w:name="_Toc32077"/>
      <w:bookmarkStart w:id="430" w:name="_Toc3817"/>
      <w:bookmarkStart w:id="431" w:name="_Toc28550"/>
      <w:bookmarkStart w:id="432" w:name="_Toc17901"/>
      <w:bookmarkStart w:id="433" w:name="_Toc25311"/>
      <w:bookmarkStart w:id="434" w:name="_Toc31020"/>
      <w:bookmarkStart w:id="435" w:name="_Toc25934"/>
      <w:bookmarkStart w:id="436" w:name="_Toc30339"/>
      <w:bookmarkStart w:id="437" w:name="_Toc15434"/>
      <w:r>
        <w:rPr>
          <w:rFonts w:hint="eastAsia"/>
        </w:rPr>
        <w:t>3.</w:t>
      </w:r>
      <w:r>
        <w:t>2</w:t>
      </w:r>
      <w:r>
        <w:rPr>
          <w:rFonts w:hint="eastAsia"/>
        </w:rPr>
        <w:t>.1</w:t>
      </w:r>
      <w:r>
        <w:t xml:space="preserve"> </w:t>
      </w:r>
      <w:bookmarkEnd w:id="425"/>
      <w:r>
        <w:rPr>
          <w:rFonts w:hint="eastAsia"/>
        </w:rPr>
        <w:t>方法的</w:t>
      </w:r>
      <w:r>
        <w:t>主要</w:t>
      </w:r>
      <w:r>
        <w:rPr>
          <w:rFonts w:hint="eastAsia"/>
        </w:rPr>
        <w:t>框架</w:t>
      </w:r>
      <w:bookmarkEnd w:id="426"/>
      <w:bookmarkEnd w:id="427"/>
      <w:bookmarkEnd w:id="428"/>
      <w:bookmarkEnd w:id="429"/>
      <w:bookmarkEnd w:id="430"/>
      <w:bookmarkEnd w:id="431"/>
      <w:bookmarkEnd w:id="432"/>
      <w:bookmarkEnd w:id="433"/>
      <w:bookmarkEnd w:id="434"/>
      <w:bookmarkEnd w:id="435"/>
      <w:bookmarkEnd w:id="436"/>
      <w:bookmarkEnd w:id="437"/>
      <w:bookmarkStart w:id="438" w:name="_Toc7077629"/>
    </w:p>
    <w:p w14:paraId="2D2CF1AB">
      <w:pPr>
        <w:spacing w:line="240" w:lineRule="auto"/>
        <w:jc w:val="center"/>
        <w:rPr>
          <w:rFonts w:hint="eastAsia" w:eastAsia="宋体"/>
          <w:lang w:eastAsia="zh-CN"/>
        </w:rPr>
      </w:pPr>
      <w:r>
        <w:rPr>
          <w:rFonts w:hint="eastAsia" w:eastAsia="宋体"/>
          <w:lang w:eastAsia="zh-CN"/>
        </w:rPr>
        <w:drawing>
          <wp:inline distT="0" distB="0" distL="114300" distR="114300">
            <wp:extent cx="5750560" cy="3415665"/>
            <wp:effectExtent l="0" t="0" r="0" b="0"/>
            <wp:docPr id="10" name="图片 10" descr="第三章架构图（极速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三章架构图（极速版）"/>
                    <pic:cNvPicPr>
                      <a:picLocks noChangeAspect="1"/>
                    </pic:cNvPicPr>
                  </pic:nvPicPr>
                  <pic:blipFill>
                    <a:blip r:embed="rId112"/>
                    <a:stretch>
                      <a:fillRect/>
                    </a:stretch>
                  </pic:blipFill>
                  <pic:spPr>
                    <a:xfrm>
                      <a:off x="0" y="0"/>
                      <a:ext cx="5750560" cy="3415665"/>
                    </a:xfrm>
                    <a:prstGeom prst="rect">
                      <a:avLst/>
                    </a:prstGeom>
                  </pic:spPr>
                </pic:pic>
              </a:graphicData>
            </a:graphic>
          </wp:inline>
        </w:drawing>
      </w:r>
      <w:r>
        <w:commentReference w:id="1"/>
      </w:r>
    </w:p>
    <w:p w14:paraId="35C7E948">
      <w:pPr>
        <w:pStyle w:val="8"/>
        <w:spacing w:line="240" w:lineRule="auto"/>
      </w:pPr>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bookmarkStart w:id="439" w:name="_Toc24149"/>
      <w:bookmarkStart w:id="440" w:name="_Toc7919"/>
      <w:bookmarkStart w:id="441" w:name="_Toc666"/>
      <w:bookmarkStart w:id="442" w:name="_Toc11297"/>
      <w:bookmarkStart w:id="443" w:name="_Toc22278"/>
      <w:bookmarkStart w:id="444" w:name="_Toc3539"/>
      <w:bookmarkStart w:id="445" w:name="_Toc9129"/>
      <w:bookmarkStart w:id="446" w:name="_Toc20160"/>
      <w:bookmarkStart w:id="447" w:name="_Toc22817"/>
      <w:bookmarkStart w:id="448" w:name="_Toc31089"/>
      <w:bookmarkStart w:id="449" w:name="_Toc29035"/>
      <w:bookmarkStart w:id="450" w:name="_Toc10563"/>
      <w:bookmarkStart w:id="451" w:name="_Toc10849"/>
      <w:bookmarkStart w:id="452" w:name="_Toc6203"/>
      <w:bookmarkStart w:id="453" w:name="_Toc13513"/>
      <w:bookmarkStart w:id="454" w:name="_Toc29317"/>
      <w:bookmarkStart w:id="455" w:name="_Toc25145"/>
      <w:bookmarkStart w:id="456" w:name="_Toc26921"/>
      <w:bookmarkStart w:id="457" w:name="_Toc10082"/>
      <w:bookmarkStart w:id="458" w:name="_Toc20685"/>
      <w:bookmarkStart w:id="459" w:name="_Toc8634"/>
      <w:bookmarkStart w:id="460" w:name="_Toc5898"/>
      <w:bookmarkStart w:id="461" w:name="_Toc30695"/>
      <w:bookmarkStart w:id="462" w:name="_Toc13671"/>
      <w:r>
        <w:rPr>
          <w:rFonts w:hint="eastAsia"/>
        </w:rPr>
        <w:t xml:space="preserve"> 基于文本去混淆的行人重识别方法架构图</w:t>
      </w:r>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p>
    <w:p w14:paraId="2C0C8F81">
      <w:pPr>
        <w:spacing w:line="240" w:lineRule="auto"/>
        <w:ind w:firstLine="516" w:firstLineChars="200"/>
        <w:rPr>
          <w:rFonts w:hint="eastAsia"/>
          <w:bCs/>
          <w:kern w:val="44"/>
          <w:szCs w:val="44"/>
        </w:rPr>
      </w:pPr>
      <w:r>
        <w:rPr>
          <w:rFonts w:hint="eastAsia"/>
          <w:bCs/>
          <w:kern w:val="44"/>
          <w:szCs w:val="44"/>
          <w:lang w:eastAsia="zh"/>
        </w:rPr>
        <w:t>受引言所述的因果推断方法启发，本文提出</w:t>
      </w:r>
      <w:r>
        <w:rPr>
          <w:rFonts w:hint="eastAsia"/>
          <w:bCs/>
          <w:kern w:val="44"/>
          <w:szCs w:val="44"/>
        </w:rPr>
        <w:t>基于文本去混淆的行人重识别方法</w:t>
      </w:r>
      <w:r>
        <w:rPr>
          <w:rFonts w:hint="eastAsia"/>
          <w:bCs/>
          <w:kern w:val="44"/>
          <w:szCs w:val="44"/>
          <w:lang w:eastAsia="zh"/>
        </w:rPr>
        <w:t>，简称ETC-ReID(</w:t>
      </w:r>
      <w:r>
        <w:rPr>
          <w:rFonts w:hint="eastAsia"/>
          <w:bCs/>
          <w:kern w:val="44"/>
          <w:szCs w:val="44"/>
        </w:rPr>
        <w:t xml:space="preserve">Eliminate Text Confusion ReID </w:t>
      </w:r>
      <w:r>
        <w:rPr>
          <w:rFonts w:hint="eastAsia"/>
          <w:bCs/>
          <w:kern w:val="44"/>
          <w:szCs w:val="44"/>
          <w:lang w:eastAsia="zh"/>
        </w:rPr>
        <w:t>)。</w:t>
      </w:r>
      <w:r>
        <w:rPr>
          <w:rFonts w:hint="eastAsia"/>
          <w:bCs/>
          <w:kern w:val="44"/>
          <w:szCs w:val="44"/>
        </w:rPr>
        <w:t>图3.2为基于文本去混淆的行人重识别方法架构图。其中主要展示了示范池（Demonstration Pool）模块和因果掩码机制（Casual Attention Mask</w:t>
      </w:r>
      <w:r>
        <w:rPr>
          <w:rFonts w:hint="eastAsia" w:ascii="宋体" w:hAnsi="宋体" w:cs="宋体"/>
          <w:bCs/>
          <w:kern w:val="44"/>
          <w:szCs w:val="44"/>
          <w:lang w:eastAsia="zh"/>
        </w:rPr>
        <w:t>)</w:t>
      </w:r>
      <w:r>
        <w:rPr>
          <w:rFonts w:hint="eastAsia"/>
          <w:bCs/>
          <w:kern w:val="44"/>
          <w:szCs w:val="44"/>
        </w:rPr>
        <w:t>模块。</w:t>
      </w:r>
    </w:p>
    <w:p w14:paraId="33AC5FE1">
      <w:pPr>
        <w:spacing w:line="240" w:lineRule="auto"/>
        <w:ind w:firstLine="516" w:firstLineChars="200"/>
        <w:rPr>
          <w:bCs/>
          <w:kern w:val="44"/>
          <w:szCs w:val="44"/>
        </w:rPr>
      </w:pPr>
      <w:r>
        <w:rPr>
          <w:rFonts w:hint="eastAsia"/>
          <w:bCs/>
          <w:kern w:val="44"/>
          <w:szCs w:val="44"/>
        </w:rPr>
        <w:t>图3.3给出了基于文本去混淆的行人重识别方法流程图，其流程由以下四个组成部分构成：（1）文本特征基础编码；（2）文本示范样本的选择策略；（3）因果掩码干预机制；（4）多模态对比学习优化。该算法通过因果干预消除文本语义偏差，提升跨模态匹配鲁棒性。</w:t>
      </w:r>
    </w:p>
    <w:p w14:paraId="141E847B">
      <w:pPr>
        <w:spacing w:line="240" w:lineRule="auto"/>
      </w:pPr>
    </w:p>
    <w:bookmarkEnd w:id="438"/>
    <w:p w14:paraId="2CA55DF5">
      <w:pPr>
        <w:pStyle w:val="53"/>
        <w:jc w:val="center"/>
        <w:outlineLvl w:val="9"/>
      </w:pPr>
      <w:bookmarkStart w:id="463" w:name="_Toc5292"/>
      <w:bookmarkStart w:id="464" w:name="_Toc32081"/>
      <w:bookmarkStart w:id="465" w:name="_Toc25233"/>
      <w:bookmarkStart w:id="466" w:name="_Toc12085"/>
      <w:r>
        <w:drawing>
          <wp:inline distT="0" distB="0" distL="114300" distR="114300">
            <wp:extent cx="3129280" cy="5062855"/>
            <wp:effectExtent l="0" t="0" r="0" b="0"/>
            <wp:docPr id="9"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0"/>
                    <pic:cNvPicPr>
                      <a:picLocks noChangeAspect="1"/>
                    </pic:cNvPicPr>
                  </pic:nvPicPr>
                  <pic:blipFill>
                    <a:blip r:embed="rId113"/>
                    <a:stretch>
                      <a:fillRect/>
                    </a:stretch>
                  </pic:blipFill>
                  <pic:spPr>
                    <a:xfrm>
                      <a:off x="0" y="0"/>
                      <a:ext cx="3129280" cy="5062855"/>
                    </a:xfrm>
                    <a:prstGeom prst="rect">
                      <a:avLst/>
                    </a:prstGeom>
                    <a:noFill/>
                    <a:ln>
                      <a:noFill/>
                    </a:ln>
                  </pic:spPr>
                </pic:pic>
              </a:graphicData>
            </a:graphic>
          </wp:inline>
        </w:drawing>
      </w:r>
      <w:bookmarkEnd w:id="463"/>
      <w:bookmarkEnd w:id="464"/>
      <w:bookmarkEnd w:id="465"/>
      <w:bookmarkEnd w:id="466"/>
    </w:p>
    <w:p w14:paraId="4E5FCE9F">
      <w:pPr>
        <w:pStyle w:val="8"/>
      </w:pPr>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3</w:t>
      </w:r>
      <w:r>
        <w:fldChar w:fldCharType="end"/>
      </w:r>
      <w:bookmarkStart w:id="467" w:name="_Toc12260"/>
      <w:bookmarkStart w:id="468" w:name="_Toc3704"/>
      <w:bookmarkStart w:id="469" w:name="_Toc8582"/>
      <w:bookmarkStart w:id="470" w:name="_Toc27901"/>
      <w:bookmarkStart w:id="471" w:name="_Toc19571"/>
      <w:bookmarkStart w:id="472" w:name="_Toc27326"/>
      <w:bookmarkStart w:id="473" w:name="_Toc30752"/>
      <w:bookmarkStart w:id="474" w:name="_Toc3530"/>
      <w:bookmarkStart w:id="475" w:name="_Toc16161"/>
      <w:bookmarkStart w:id="476" w:name="_Toc6226"/>
      <w:bookmarkStart w:id="477" w:name="_Toc668"/>
      <w:bookmarkStart w:id="478" w:name="_Toc30169"/>
      <w:bookmarkStart w:id="479" w:name="_Toc18310"/>
      <w:bookmarkStart w:id="480" w:name="_Toc12735"/>
      <w:bookmarkStart w:id="481" w:name="_Toc22242"/>
      <w:bookmarkStart w:id="482" w:name="_Toc21172"/>
      <w:bookmarkStart w:id="483" w:name="_Toc28201"/>
      <w:bookmarkStart w:id="484" w:name="_Toc12201"/>
      <w:bookmarkStart w:id="485" w:name="_Toc19791"/>
      <w:bookmarkStart w:id="486" w:name="_Toc30193"/>
      <w:bookmarkStart w:id="487" w:name="_Toc31081"/>
      <w:bookmarkStart w:id="488" w:name="_Toc30983"/>
      <w:bookmarkStart w:id="489" w:name="_Toc32377"/>
      <w:bookmarkStart w:id="490" w:name="_Toc4093"/>
      <w:r>
        <w:rPr>
          <w:rFonts w:hint="eastAsia"/>
        </w:rPr>
        <w:t xml:space="preserve"> 基于文本去混淆的行人重识别方法流程图</w:t>
      </w:r>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p>
    <w:p w14:paraId="6A2F1D5A">
      <w:pPr>
        <w:pStyle w:val="53"/>
      </w:pPr>
      <w:bookmarkStart w:id="491" w:name="_Toc12830"/>
      <w:bookmarkStart w:id="492" w:name="_Toc31318"/>
      <w:bookmarkStart w:id="493" w:name="_Toc18315"/>
      <w:bookmarkStart w:id="494" w:name="_Toc19629"/>
      <w:bookmarkStart w:id="495" w:name="_Toc18903"/>
      <w:bookmarkStart w:id="496" w:name="_Toc14005"/>
      <w:bookmarkStart w:id="497" w:name="_Toc20571"/>
      <w:bookmarkStart w:id="498" w:name="_Toc6556"/>
      <w:bookmarkStart w:id="499" w:name="_Toc27103"/>
      <w:bookmarkStart w:id="500" w:name="_Toc29621"/>
      <w:bookmarkStart w:id="501" w:name="_Toc13831"/>
      <w:bookmarkStart w:id="502" w:name="_Toc22745"/>
      <w:r>
        <w:rPr>
          <w:rFonts w:hint="eastAsia"/>
        </w:rPr>
        <w:t>3.2.2 文本特征基础编码</w:t>
      </w:r>
      <w:bookmarkEnd w:id="491"/>
      <w:bookmarkEnd w:id="492"/>
      <w:bookmarkEnd w:id="493"/>
      <w:bookmarkEnd w:id="494"/>
      <w:bookmarkEnd w:id="495"/>
      <w:bookmarkEnd w:id="496"/>
      <w:bookmarkEnd w:id="497"/>
      <w:bookmarkEnd w:id="498"/>
      <w:bookmarkEnd w:id="499"/>
      <w:bookmarkEnd w:id="500"/>
      <w:bookmarkEnd w:id="501"/>
      <w:bookmarkEnd w:id="502"/>
    </w:p>
    <w:p w14:paraId="695B5FF7">
      <w:pPr>
        <w:ind w:firstLine="516" w:firstLineChars="200"/>
      </w:pPr>
      <w:r>
        <w:rPr>
          <w:rFonts w:hint="eastAsia"/>
        </w:rPr>
        <w:t>采用</w:t>
      </w:r>
      <w:r>
        <w:rPr>
          <w:rFonts w:hint="eastAsia"/>
          <w:highlight w:val="yellow"/>
          <w:rPrChange w:id="6" w:author="Trisha" w:date="2025-09-30T11:36:30Z">
            <w:rPr>
              <w:rFonts w:hint="eastAsia"/>
            </w:rPr>
          </w:rPrChange>
        </w:rPr>
        <w:t>CLIP预训练文本编码器</w:t>
      </w:r>
      <w:r>
        <w:rPr>
          <w:rFonts w:hint="eastAsia"/>
        </w:rPr>
        <w:t xml:space="preserve">构建基础语义表征，具体实现包含以下技术要点：  </w:t>
      </w:r>
    </w:p>
    <w:p w14:paraId="23B8E560">
      <w:pPr>
        <w:ind w:firstLine="516" w:firstLineChars="200"/>
      </w:pPr>
      <w:r>
        <w:rPr>
          <w:rFonts w:hint="eastAsia"/>
        </w:rPr>
        <w:t>1</w:t>
      </w:r>
      <w:r>
        <w:rPr>
          <w:rFonts w:hint="eastAsia"/>
          <w:lang w:val="en-US" w:eastAsia="zh-CN"/>
        </w:rPr>
        <w:t>.</w:t>
      </w:r>
      <w:r>
        <w:rPr>
          <w:rFonts w:hint="eastAsia"/>
        </w:rPr>
        <w:t xml:space="preserve">编码器架构  </w:t>
      </w:r>
    </w:p>
    <w:p w14:paraId="4962E2B3">
      <w:pPr>
        <w:ind w:firstLine="516" w:firstLineChars="200"/>
      </w:pPr>
      <w:r>
        <w:rPr>
          <w:rFonts w:hint="eastAsia"/>
        </w:rPr>
        <w:t xml:space="preserve">使用12层Transformer结构的CLIP文本编码器（ViT-L/14配置），隐藏层维度为768。输入文本通过字节对编码（BPE）转换为49408维词表索引，最大序列长度设置为77个token，兼容多语言文本描述。  </w:t>
      </w:r>
    </w:p>
    <w:p w14:paraId="743DA534">
      <w:pPr>
        <w:ind w:firstLine="516" w:firstLineChars="200"/>
      </w:pPr>
      <w:r>
        <w:rPr>
          <w:rFonts w:hint="eastAsia"/>
        </w:rPr>
        <w:t>2</w:t>
      </w:r>
      <w:r>
        <w:rPr>
          <w:rFonts w:hint="eastAsia"/>
          <w:lang w:val="en-US" w:eastAsia="zh-CN"/>
        </w:rPr>
        <w:t>.</w:t>
      </w:r>
      <w:r>
        <w:rPr>
          <w:rFonts w:hint="eastAsia"/>
        </w:rPr>
        <w:t xml:space="preserve">输入处理流程  </w:t>
      </w:r>
    </w:p>
    <w:p w14:paraId="61F82815">
      <w:r>
        <w:rPr>
          <w:rFonts w:hint="eastAsia"/>
        </w:rPr>
        <w:t xml:space="preserve">    特殊标记插入：在文本首尾分别添加[CLS]和[SEP]标记</w:t>
      </w:r>
      <w:r>
        <w:rPr>
          <w:rFonts w:hint="eastAsia"/>
          <w:lang w:eastAsia="zh-CN"/>
        </w:rPr>
        <w:t>。</w:t>
      </w:r>
      <w:r>
        <w:rPr>
          <w:rFonts w:hint="eastAsia"/>
        </w:rPr>
        <w:t xml:space="preserve">  </w:t>
      </w:r>
    </w:p>
    <w:p w14:paraId="0A1FFA25">
      <w:r>
        <w:rPr>
          <w:rFonts w:hint="eastAsia"/>
        </w:rPr>
        <w:t xml:space="preserve">    位置编码注入：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673DBBF3">
        <w:tc>
          <w:tcPr>
            <w:tcW w:w="7865" w:type="dxa"/>
            <w:tcBorders>
              <w:tl2br w:val="nil"/>
              <w:tr2bl w:val="nil"/>
            </w:tcBorders>
            <w:shd w:val="clear" w:color="auto" w:fill="FFFFFF"/>
          </w:tcPr>
          <w:p w14:paraId="45F786AD">
            <w:pPr>
              <w:jc w:val="center"/>
              <w:rPr>
                <w:b/>
                <w:bCs/>
                <w:color w:val="000000"/>
              </w:rPr>
            </w:pPr>
            <w:r>
              <w:rPr>
                <w:rFonts w:hint="eastAsia"/>
                <w:position w:val="-14"/>
              </w:rPr>
              <w:object>
                <v:shape id="_x0000_i1067" o:spt="75" type="#_x0000_t75" style="height:19.9pt;width:193.9pt;" o:ole="t" filled="f" o:preferrelative="t" stroked="f" coordsize="21600,21600">
                  <v:path/>
                  <v:fill on="f" focussize="0,0"/>
                  <v:stroke on="f" joinstyle="miter"/>
                  <v:imagedata r:id="rId115" o:title=""/>
                  <o:lock v:ext="edit" aspectratio="f"/>
                  <w10:wrap type="none"/>
                  <w10:anchorlock/>
                </v:shape>
                <o:OLEObject Type="Embed" ProgID="Equation.DSMT4" ShapeID="_x0000_i1067" DrawAspect="Content" ObjectID="_1468075767" r:id="rId114">
                  <o:LockedField>false</o:LockedField>
                </o:OLEObject>
              </w:object>
            </w:r>
          </w:p>
        </w:tc>
        <w:tc>
          <w:tcPr>
            <w:tcW w:w="634" w:type="dxa"/>
            <w:tcBorders>
              <w:tl2br w:val="nil"/>
              <w:tr2bl w:val="nil"/>
            </w:tcBorders>
            <w:shd w:val="clear" w:color="auto" w:fill="FFFFFF"/>
            <w:vAlign w:val="center"/>
          </w:tcPr>
          <w:p w14:paraId="2ACD638E">
            <w:pPr>
              <w:rPr>
                <w:color w:val="000000"/>
              </w:rPr>
            </w:pPr>
            <w:r>
              <w:rPr>
                <w:rFonts w:hint="eastAsia"/>
                <w:color w:val="000000"/>
              </w:rPr>
              <w:t>（3.1）</w:t>
            </w:r>
          </w:p>
        </w:tc>
      </w:tr>
    </w:tbl>
    <w:p w14:paraId="795A941A"/>
    <w:p w14:paraId="0387B2AB">
      <w:r>
        <w:rPr>
          <w:rFonts w:hint="eastAsia"/>
        </w:rPr>
        <w:t xml:space="preserve">    词嵌入映射：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13DBC1BE">
        <w:tc>
          <w:tcPr>
            <w:tcW w:w="7865" w:type="dxa"/>
            <w:tcBorders>
              <w:tl2br w:val="nil"/>
              <w:tr2bl w:val="nil"/>
            </w:tcBorders>
            <w:shd w:val="clear" w:color="auto" w:fill="FFFFFF"/>
          </w:tcPr>
          <w:p w14:paraId="155E0B2A">
            <w:pPr>
              <w:jc w:val="center"/>
              <w:rPr>
                <w:color w:val="000000"/>
              </w:rPr>
            </w:pPr>
            <w:r>
              <w:rPr>
                <w:rFonts w:hint="eastAsia"/>
                <w:position w:val="-12"/>
              </w:rPr>
              <w:object>
                <v:shape id="_x0000_i1068" o:spt="75" type="#_x0000_t75" style="height:19.15pt;width:165pt;" o:ole="t" filled="f" o:preferrelative="t" stroked="f" coordsize="21600,21600">
                  <v:path/>
                  <v:fill on="f" focussize="0,0"/>
                  <v:stroke on="f" joinstyle="miter"/>
                  <v:imagedata r:id="rId117" o:title=""/>
                  <o:lock v:ext="edit" aspectratio="f"/>
                  <w10:wrap type="none"/>
                  <w10:anchorlock/>
                </v:shape>
                <o:OLEObject Type="Embed" ProgID="Equation.DSMT4" ShapeID="_x0000_i1068" DrawAspect="Content" ObjectID="_1468075768" r:id="rId116">
                  <o:LockedField>false</o:LockedField>
                </o:OLEObject>
              </w:object>
            </w:r>
          </w:p>
        </w:tc>
        <w:tc>
          <w:tcPr>
            <w:tcW w:w="634" w:type="dxa"/>
            <w:tcBorders>
              <w:tl2br w:val="nil"/>
              <w:tr2bl w:val="nil"/>
            </w:tcBorders>
            <w:shd w:val="clear" w:color="auto" w:fill="FFFFFF"/>
            <w:vAlign w:val="center"/>
          </w:tcPr>
          <w:p w14:paraId="310C8EFE">
            <w:pPr>
              <w:rPr>
                <w:color w:val="000000"/>
              </w:rPr>
            </w:pPr>
            <w:r>
              <w:rPr>
                <w:rFonts w:hint="eastAsia"/>
                <w:color w:val="000000"/>
              </w:rPr>
              <w:t>（3.2）</w:t>
            </w:r>
          </w:p>
        </w:tc>
      </w:tr>
    </w:tbl>
    <w:p w14:paraId="7E6CBD9F">
      <w:pPr>
        <w:pStyle w:val="10"/>
        <w:adjustRightInd/>
        <w:ind w:firstLine="516" w:firstLineChars="200"/>
        <w:rPr>
          <w:rFonts w:cs="Times New Roman"/>
          <w:lang w:val="en-US"/>
        </w:rPr>
      </w:pPr>
      <w:r>
        <w:rPr>
          <w:rFonts w:hint="eastAsia" w:cs="Times New Roman"/>
          <w:lang w:val="en-US"/>
        </w:rPr>
        <w:t>3</w:t>
      </w:r>
      <w:r>
        <w:rPr>
          <w:rFonts w:hint="eastAsia" w:cs="Times New Roman"/>
          <w:lang w:val="en-US" w:eastAsia="zh-CN"/>
        </w:rPr>
        <w:t>.</w:t>
      </w:r>
      <w:r>
        <w:rPr>
          <w:rFonts w:hint="eastAsia" w:cs="Times New Roman"/>
          <w:lang w:val="en-US"/>
        </w:rPr>
        <w:t xml:space="preserve">特征提取机制  </w:t>
      </w:r>
    </w:p>
    <w:p w14:paraId="200F73E9">
      <w:pPr>
        <w:pStyle w:val="10"/>
        <w:adjustRightInd/>
        <w:ind w:firstLine="516" w:firstLineChars="200"/>
        <w:rPr>
          <w:rFonts w:cs="Times New Roman"/>
          <w:lang w:val="en-US"/>
        </w:rPr>
      </w:pPr>
      <w:r>
        <w:rPr>
          <w:rFonts w:hint="eastAsia" w:cs="Times New Roman"/>
          <w:lang w:val="en-US"/>
        </w:rPr>
        <w:t xml:space="preserve">通过多层自注意力网络捕获全局语义关联：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52178E94">
        <w:tc>
          <w:tcPr>
            <w:tcW w:w="7865" w:type="dxa"/>
            <w:tcBorders>
              <w:tl2br w:val="nil"/>
              <w:tr2bl w:val="nil"/>
            </w:tcBorders>
            <w:shd w:val="clear" w:color="auto" w:fill="FFFFFF"/>
          </w:tcPr>
          <w:p w14:paraId="45AD53F1">
            <w:pPr>
              <w:jc w:val="center"/>
              <w:rPr>
                <w:color w:val="000000"/>
              </w:rPr>
            </w:pPr>
            <w:r>
              <w:rPr>
                <w:rFonts w:hint="eastAsia"/>
                <w:position w:val="-10"/>
              </w:rPr>
              <w:object>
                <v:shape id="_x0000_i1069" o:spt="75" type="#_x0000_t75" style="height:18pt;width:223.15pt;" o:ole="t" filled="f" o:preferrelative="t" stroked="f" coordsize="21600,21600">
                  <v:path/>
                  <v:fill on="f" focussize="0,0"/>
                  <v:stroke on="f" joinstyle="miter"/>
                  <v:imagedata r:id="rId119" o:title=""/>
                  <o:lock v:ext="edit" aspectratio="f"/>
                  <w10:wrap type="none"/>
                  <w10:anchorlock/>
                </v:shape>
                <o:OLEObject Type="Embed" ProgID="Equation.DSMT4" ShapeID="_x0000_i1069" DrawAspect="Content" ObjectID="_1468075769" r:id="rId118">
                  <o:LockedField>false</o:LockedField>
                </o:OLEObject>
              </w:object>
            </w:r>
          </w:p>
        </w:tc>
        <w:tc>
          <w:tcPr>
            <w:tcW w:w="634" w:type="dxa"/>
            <w:tcBorders>
              <w:tl2br w:val="nil"/>
              <w:tr2bl w:val="nil"/>
            </w:tcBorders>
            <w:shd w:val="clear" w:color="auto" w:fill="FFFFFF"/>
            <w:vAlign w:val="center"/>
          </w:tcPr>
          <w:p w14:paraId="28913FAD">
            <w:pPr>
              <w:rPr>
                <w:color w:val="000000"/>
              </w:rPr>
            </w:pPr>
            <w:r>
              <w:rPr>
                <w:rFonts w:hint="eastAsia"/>
                <w:color w:val="000000"/>
              </w:rPr>
              <w:t>（3.3）</w:t>
            </w:r>
          </w:p>
        </w:tc>
      </w:tr>
    </w:tbl>
    <w:p w14:paraId="5199777C">
      <w:pPr>
        <w:pStyle w:val="10"/>
        <w:adjustRightInd/>
        <w:ind w:firstLine="516" w:firstLineChars="200"/>
        <w:rPr>
          <w:rFonts w:cs="Times New Roman"/>
          <w:lang w:val="en-US"/>
        </w:rPr>
      </w:pPr>
      <w:r>
        <w:rPr>
          <w:rFonts w:hint="eastAsia" w:cs="Times New Roman"/>
          <w:lang w:val="en-US"/>
        </w:rPr>
        <w:t>4</w:t>
      </w:r>
      <w:r>
        <w:rPr>
          <w:rFonts w:hint="eastAsia" w:cs="Times New Roman"/>
          <w:lang w:val="en-US" w:eastAsia="zh-CN"/>
        </w:rPr>
        <w:t>.</w:t>
      </w:r>
      <w:r>
        <w:rPr>
          <w:rFonts w:hint="eastAsia" w:cs="Times New Roman"/>
          <w:lang w:val="en-US"/>
        </w:rPr>
        <w:t xml:space="preserve">跨模态投影  </w:t>
      </w:r>
    </w:p>
    <w:p w14:paraId="060DBBDA">
      <w:pPr>
        <w:pStyle w:val="10"/>
        <w:adjustRightInd/>
        <w:ind w:firstLine="516" w:firstLineChars="200"/>
        <w:rPr>
          <w:rFonts w:cs="Times New Roman"/>
          <w:lang w:val="en-US"/>
        </w:rPr>
      </w:pPr>
      <w:r>
        <w:rPr>
          <w:rFonts w:hint="eastAsia" w:cs="Times New Roman"/>
          <w:lang w:val="en-US"/>
        </w:rPr>
        <w:t xml:space="preserve">将文本特征映射到与视觉对齐的共享空间：  </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67CA7846">
        <w:tc>
          <w:tcPr>
            <w:tcW w:w="7865" w:type="dxa"/>
            <w:tcBorders>
              <w:tl2br w:val="nil"/>
              <w:tr2bl w:val="nil"/>
            </w:tcBorders>
            <w:shd w:val="clear" w:color="auto" w:fill="FFFFFF"/>
          </w:tcPr>
          <w:p w14:paraId="2DE164F1">
            <w:pPr>
              <w:jc w:val="center"/>
              <w:rPr>
                <w:color w:val="000000"/>
              </w:rPr>
            </w:pPr>
            <w:r>
              <w:rPr>
                <w:rFonts w:hint="eastAsia"/>
                <w:position w:val="-12"/>
              </w:rPr>
              <w:object>
                <v:shape id="_x0000_i1070" o:spt="75" type="#_x0000_t75" style="height:19.15pt;width:124.9pt;" o:ole="t" filled="f" o:preferrelative="t" stroked="f" coordsize="21600,21600">
                  <v:path/>
                  <v:fill on="f" focussize="0,0"/>
                  <v:stroke on="f" joinstyle="miter"/>
                  <v:imagedata r:id="rId121" o:title=""/>
                  <o:lock v:ext="edit" aspectratio="f"/>
                  <w10:wrap type="none"/>
                  <w10:anchorlock/>
                </v:shape>
                <o:OLEObject Type="Embed" ProgID="Equation.DSMT4" ShapeID="_x0000_i1070" DrawAspect="Content" ObjectID="_1468075770" r:id="rId120">
                  <o:LockedField>false</o:LockedField>
                </o:OLEObject>
              </w:object>
            </w:r>
          </w:p>
        </w:tc>
        <w:tc>
          <w:tcPr>
            <w:tcW w:w="634" w:type="dxa"/>
            <w:tcBorders>
              <w:tl2br w:val="nil"/>
              <w:tr2bl w:val="nil"/>
            </w:tcBorders>
            <w:shd w:val="clear" w:color="auto" w:fill="FFFFFF"/>
            <w:vAlign w:val="center"/>
          </w:tcPr>
          <w:p w14:paraId="1C34B65E">
            <w:pPr>
              <w:rPr>
                <w:color w:val="000000"/>
              </w:rPr>
            </w:pPr>
            <w:r>
              <w:rPr>
                <w:rFonts w:hint="eastAsia"/>
                <w:color w:val="000000"/>
              </w:rPr>
              <w:t>（3.4）</w:t>
            </w:r>
          </w:p>
        </w:tc>
      </w:tr>
    </w:tbl>
    <w:p w14:paraId="42E4D38A">
      <w:pPr>
        <w:pStyle w:val="10"/>
        <w:adjustRightInd/>
        <w:ind w:firstLine="516" w:firstLineChars="200"/>
        <w:rPr>
          <w:rFonts w:cs="Times New Roman"/>
          <w:lang w:val="en-US"/>
        </w:rPr>
      </w:pPr>
      <w:r>
        <w:rPr>
          <w:rFonts w:hint="eastAsia" w:cs="Times New Roman"/>
          <w:lang w:val="en-US"/>
        </w:rPr>
        <w:t>其中投影矩阵</w:t>
      </w:r>
      <w:r>
        <w:rPr>
          <w:rFonts w:hint="eastAsia" w:cs="Times New Roman"/>
          <w:lang w:val="en-US"/>
        </w:rPr>
        <w:object>
          <v:shape id="_x0000_i1071" o:spt="75" type="#_x0000_t75" style="height:13.9pt;width:31.15pt;" o:ole="t" filled="f" o:preferrelative="t" stroked="f" coordsize="21600,21600">
            <v:path/>
            <v:fill on="f" focussize="0,0"/>
            <v:stroke on="f" joinstyle="miter"/>
            <v:imagedata r:id="rId123" o:title=""/>
            <o:lock v:ext="edit" aspectratio="f"/>
            <w10:wrap type="none"/>
            <w10:anchorlock/>
          </v:shape>
          <o:OLEObject Type="Embed" ProgID="Equation.DSMT4" ShapeID="_x0000_i1071" DrawAspect="Content" ObjectID="_1468075771" r:id="rId122">
            <o:LockedField>false</o:LockedField>
          </o:OLEObject>
        </w:object>
      </w:r>
      <w:r>
        <w:rPr>
          <w:rFonts w:hint="eastAsia" w:cs="Times New Roman"/>
          <w:lang w:val="en-US"/>
        </w:rPr>
        <w:t>在预训练阶段完成跨模态对齐优化。</w:t>
      </w:r>
    </w:p>
    <w:p w14:paraId="064AF236">
      <w:pPr>
        <w:pStyle w:val="10"/>
        <w:adjustRightInd/>
        <w:ind w:firstLine="516" w:firstLineChars="200"/>
        <w:rPr>
          <w:rFonts w:cs="Times New Roman"/>
          <w:lang w:val="en-US"/>
        </w:rPr>
      </w:pPr>
      <w:r>
        <w:rPr>
          <w:rFonts w:hint="eastAsia" w:cs="Times New Roman"/>
          <w:lang w:val="en-US"/>
        </w:rPr>
        <w:t>继承CLIP在400M图文对上的预训练参数，文本编码器前6层冻结以保持语言理解能力，后6层进行微调适配行人描述特性。通过大规模预训练获得细粒度语义理解能力，准确解析“黄色条纹衬衫”等服饰细节；多层Transformer结构有效建模长距离依赖，处理平均长度达23词的复杂描述；跨模态投影层保持与视觉特征的余弦可比性，为后续示范样本选择和对比学习奠定基础</w:t>
      </w:r>
      <w:r>
        <w:rPr>
          <w:rFonts w:hint="eastAsia" w:cs="Times New Roman"/>
          <w:lang w:val="en-US" w:eastAsia="zh-CN"/>
        </w:rPr>
        <w:t>。</w:t>
      </w:r>
    </w:p>
    <w:p w14:paraId="0FDF0646">
      <w:pPr>
        <w:pStyle w:val="53"/>
      </w:pPr>
      <w:bookmarkStart w:id="503" w:name="_Toc5188"/>
      <w:bookmarkStart w:id="504" w:name="_Toc13211"/>
      <w:bookmarkStart w:id="505" w:name="_Toc19469"/>
      <w:bookmarkStart w:id="506" w:name="_Toc31927"/>
      <w:bookmarkStart w:id="507" w:name="_Toc13527"/>
      <w:bookmarkStart w:id="508" w:name="_Toc11201"/>
      <w:bookmarkStart w:id="509" w:name="_Toc27529"/>
      <w:bookmarkStart w:id="510" w:name="_Toc22637"/>
      <w:bookmarkStart w:id="511" w:name="_Toc16230"/>
      <w:bookmarkStart w:id="512" w:name="_Toc5683"/>
      <w:bookmarkStart w:id="513" w:name="_Toc17911"/>
      <w:bookmarkStart w:id="514" w:name="_Toc27028"/>
      <w:r>
        <w:rPr>
          <w:rFonts w:hint="eastAsia"/>
        </w:rPr>
        <w:t>3.2.3 文本示范样本的选择策略助去混淆</w:t>
      </w:r>
      <w:bookmarkEnd w:id="503"/>
      <w:bookmarkEnd w:id="504"/>
      <w:bookmarkEnd w:id="505"/>
      <w:bookmarkEnd w:id="506"/>
      <w:bookmarkEnd w:id="507"/>
      <w:bookmarkEnd w:id="508"/>
      <w:bookmarkEnd w:id="509"/>
      <w:bookmarkEnd w:id="510"/>
      <w:bookmarkEnd w:id="511"/>
      <w:bookmarkEnd w:id="512"/>
      <w:bookmarkEnd w:id="513"/>
      <w:bookmarkEnd w:id="514"/>
    </w:p>
    <w:p w14:paraId="1A483428">
      <w:pPr>
        <w:spacing w:line="240" w:lineRule="auto"/>
        <w:ind w:firstLine="516" w:firstLineChars="200"/>
        <w:rPr>
          <w:bCs/>
          <w:kern w:val="44"/>
          <w:szCs w:val="44"/>
        </w:rPr>
      </w:pPr>
      <w:r>
        <w:rPr>
          <w:rFonts w:hint="eastAsia"/>
          <w:bCs/>
          <w:kern w:val="44"/>
          <w:szCs w:val="44"/>
        </w:rPr>
        <w:t>在跨模态行人重识别任务中，文本描述存在的词频偏差（如“黑色”占比38% vs“红色”仅2%）会扭曲语义分布，导致模型对高频词汇过拟合。本节提出基于检索策略的示范样本选择方法，通过增强低频属性语义与纠正注意力分布实现文本去混淆。具体策略如下：</w:t>
      </w:r>
    </w:p>
    <w:p w14:paraId="6810BF47">
      <w:pPr>
        <w:pStyle w:val="57"/>
        <w:snapToGrid/>
        <w:spacing w:line="240" w:lineRule="auto"/>
        <w:ind w:firstLine="516" w:firstLineChars="200"/>
      </w:pPr>
      <w:r>
        <w:rPr>
          <w:rFonts w:hint="eastAsia"/>
        </w:rPr>
        <w:t>1</w:t>
      </w:r>
      <w:r>
        <w:rPr>
          <w:rFonts w:hint="eastAsia"/>
          <w:lang w:eastAsia="zh-CN"/>
        </w:rPr>
        <w:t>.</w:t>
      </w:r>
      <w:r>
        <w:rPr>
          <w:rFonts w:hint="eastAsia"/>
        </w:rPr>
        <w:t>示范样本类型定义与作用机制</w:t>
      </w:r>
    </w:p>
    <w:p w14:paraId="2AFDCDD2">
      <w:pPr>
        <w:pStyle w:val="57"/>
        <w:snapToGrid/>
        <w:spacing w:line="240" w:lineRule="auto"/>
        <w:ind w:firstLine="518"/>
      </w:pPr>
      <w:r>
        <w:rPr>
          <w:rFonts w:hint="eastAsia"/>
        </w:rPr>
        <w:t>文本相似性样本：基于文本嵌入空间余弦相似度检索，聚焦语义层面的属性对齐。设查询文本</w:t>
      </w:r>
      <w:r>
        <w:rPr>
          <w:rFonts w:hint="eastAsia"/>
          <w:position w:val="-14"/>
        </w:rPr>
        <w:object>
          <v:shape id="_x0000_i1072" o:spt="75" type="#_x0000_t75" style="height:19.15pt;width:10.9pt;" o:ole="t" filled="f" o:preferrelative="t" stroked="f" coordsize="21600,21600">
            <v:path/>
            <v:fill on="f" focussize="0,0"/>
            <v:stroke on="f" joinstyle="miter"/>
            <v:imagedata r:id="rId125" o:title=""/>
            <o:lock v:ext="edit" aspectratio="f"/>
            <w10:wrap type="none"/>
            <w10:anchorlock/>
          </v:shape>
          <o:OLEObject Type="Embed" ProgID="Equation.DSMT4" ShapeID="_x0000_i1072" DrawAspect="Content" ObjectID="_1468075772" r:id="rId124">
            <o:LockedField>false</o:LockedField>
          </o:OLEObject>
        </w:object>
      </w:r>
      <w:r>
        <w:rPr>
          <w:rFonts w:hint="eastAsia"/>
        </w:rPr>
        <w:t>的嵌入特征为</w:t>
      </w:r>
      <w:r>
        <w:rPr>
          <w:rFonts w:hint="eastAsia"/>
          <w:position w:val="-12"/>
        </w:rPr>
        <w:object>
          <v:shape id="_x0000_i1073" o:spt="75" type="#_x0000_t75" style="height:19.15pt;width:16.15pt;" o:ole="t" filled="f" o:preferrelative="t" stroked="f" coordsize="21600,21600">
            <v:path/>
            <v:fill on="f" focussize="0,0"/>
            <v:stroke on="f" joinstyle="miter"/>
            <v:imagedata r:id="rId127" o:title=""/>
            <o:lock v:ext="edit" aspectratio="f"/>
            <w10:wrap type="none"/>
            <w10:anchorlock/>
          </v:shape>
          <o:OLEObject Type="Embed" ProgID="Equation.DSMT4" ShapeID="_x0000_i1073" DrawAspect="Content" ObjectID="_1468075773" r:id="rId126">
            <o:LockedField>false</o:LockedField>
          </o:OLEObject>
        </w:object>
      </w:r>
      <w:r>
        <w:rPr>
          <w:rFonts w:hint="eastAsia"/>
        </w:rPr>
        <w:t>，候选库中第</w:t>
      </w:r>
      <w:r>
        <w:rPr>
          <w:rFonts w:hint="eastAsia"/>
          <w:position w:val="-6"/>
        </w:rPr>
        <w:object>
          <v:shape id="_x0000_i1074" o:spt="75" type="#_x0000_t75" style="height:13.9pt;width:10.15pt;" o:ole="t" filled="f" o:preferrelative="t" stroked="f" coordsize="21600,21600">
            <v:path/>
            <v:fill on="f" focussize="0,0"/>
            <v:stroke on="f" joinstyle="miter"/>
            <v:imagedata r:id="rId129" o:title=""/>
            <o:lock v:ext="edit" aspectratio="f"/>
            <w10:wrap type="none"/>
            <w10:anchorlock/>
          </v:shape>
          <o:OLEObject Type="Embed" ProgID="Equation.DSMT4" ShapeID="_x0000_i1074" DrawAspect="Content" ObjectID="_1468075774" r:id="rId128">
            <o:LockedField>false</o:LockedField>
          </o:OLEObject>
        </w:object>
      </w:r>
      <w:r>
        <w:rPr>
          <w:rFonts w:hint="eastAsia"/>
        </w:rPr>
        <w:t>个文本的相似度计算为：</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1802431">
        <w:tc>
          <w:tcPr>
            <w:tcW w:w="7865" w:type="dxa"/>
            <w:tcBorders>
              <w:tl2br w:val="nil"/>
              <w:tr2bl w:val="nil"/>
            </w:tcBorders>
            <w:shd w:val="clear" w:color="auto" w:fill="FFFFFF"/>
          </w:tcPr>
          <w:p w14:paraId="246DFEEF">
            <w:pPr>
              <w:spacing w:line="240" w:lineRule="auto"/>
              <w:jc w:val="center"/>
              <w:rPr>
                <w:color w:val="000000"/>
              </w:rPr>
            </w:pPr>
            <w:r>
              <w:rPr>
                <w:rFonts w:hint="eastAsia"/>
                <w:position w:val="-30"/>
              </w:rPr>
              <w:object>
                <v:shape id="_x0000_i1075" o:spt="75" type="#_x0000_t75" style="height:36pt;width:88.1pt;" o:ole="t" filled="f" o:preferrelative="t" stroked="f" coordsize="21600,21600">
                  <v:path/>
                  <v:fill on="f" focussize="0,0"/>
                  <v:stroke on="f" joinstyle="miter"/>
                  <v:imagedata r:id="rId131" o:title=""/>
                  <o:lock v:ext="edit" aspectratio="f"/>
                  <w10:wrap type="none"/>
                  <w10:anchorlock/>
                </v:shape>
                <o:OLEObject Type="Embed" ProgID="Equation.DSMT4" ShapeID="_x0000_i1075" DrawAspect="Content" ObjectID="_1468075775" r:id="rId130">
                  <o:LockedField>false</o:LockedField>
                </o:OLEObject>
              </w:object>
            </w:r>
            <w:r>
              <w:rPr>
                <w:rFonts w:hint="eastAsia" w:ascii="Segoe UI" w:hAnsi="Segoe UI" w:cs="Segoe UI"/>
                <w:color w:val="1C1F23"/>
                <w:position w:val="-60"/>
                <w:sz w:val="27"/>
                <w:szCs w:val="27"/>
                <w:shd w:val="clear" w:color="auto" w:fill="FFFFFF"/>
              </w:rPr>
              <w:t xml:space="preserve">   </w:t>
            </w:r>
          </w:p>
        </w:tc>
        <w:tc>
          <w:tcPr>
            <w:tcW w:w="634" w:type="dxa"/>
            <w:tcBorders>
              <w:tl2br w:val="nil"/>
              <w:tr2bl w:val="nil"/>
            </w:tcBorders>
            <w:shd w:val="clear" w:color="auto" w:fill="FFFFFF"/>
            <w:vAlign w:val="center"/>
          </w:tcPr>
          <w:p w14:paraId="04BC842E">
            <w:pPr>
              <w:rPr>
                <w:color w:val="000000"/>
              </w:rPr>
            </w:pPr>
            <w:r>
              <w:rPr>
                <w:rFonts w:hint="eastAsia"/>
                <w:color w:val="000000"/>
              </w:rPr>
              <w:t>（3.</w:t>
            </w:r>
            <w:r>
              <w:rPr>
                <w:rFonts w:hint="eastAsia"/>
                <w:color w:val="000000"/>
                <w:lang w:eastAsia="zh"/>
              </w:rPr>
              <w:t>5</w:t>
            </w:r>
            <w:r>
              <w:rPr>
                <w:rFonts w:hint="eastAsia"/>
                <w:color w:val="000000"/>
              </w:rPr>
              <w:t>）</w:t>
            </w:r>
          </w:p>
        </w:tc>
      </w:tr>
    </w:tbl>
    <w:p w14:paraId="2C339879">
      <w:pPr>
        <w:pStyle w:val="57"/>
        <w:snapToGrid/>
        <w:spacing w:line="240" w:lineRule="auto"/>
        <w:ind w:firstLine="518"/>
        <w:jc w:val="left"/>
      </w:pPr>
      <w:r>
        <w:rPr>
          <w:rFonts w:hint="eastAsia"/>
        </w:rPr>
        <w:t>选取Top-3相似样本构建局部语义簇，增强模型对同义描述的鲁棒性（如“深蓝”与“藏青”）。</w:t>
      </w:r>
    </w:p>
    <w:p w14:paraId="0ED8876D">
      <w:pPr>
        <w:pStyle w:val="57"/>
        <w:snapToGrid/>
        <w:spacing w:line="240" w:lineRule="auto"/>
        <w:ind w:firstLine="518"/>
      </w:pPr>
      <w:r>
        <w:rPr>
          <w:rFonts w:hint="eastAsia"/>
        </w:rPr>
        <w:t>视觉相似性样本：基于CLIP视觉编码器提取图像特征</w:t>
      </w:r>
      <w:r>
        <w:rPr>
          <w:rFonts w:hint="eastAsia"/>
          <w:position w:val="-12"/>
        </w:rPr>
        <w:object>
          <v:shape id="_x0000_i1076" o:spt="75" type="#_x0000_t75" style="height:18pt;width:13.15pt;" o:ole="t" filled="f" o:preferrelative="t" stroked="f" coordsize="21600,21600">
            <v:path/>
            <v:fill on="f" focussize="0,0"/>
            <v:stroke on="f" joinstyle="miter"/>
            <v:imagedata r:id="rId133" o:title=""/>
            <o:lock v:ext="edit" aspectratio="f"/>
            <w10:wrap type="none"/>
            <w10:anchorlock/>
          </v:shape>
          <o:OLEObject Type="Embed" ProgID="Equation.DSMT4" ShapeID="_x0000_i1076" DrawAspect="Content" ObjectID="_1468075776" r:id="rId132">
            <o:LockedField>false</o:LockedField>
          </o:OLEObject>
        </w:object>
      </w:r>
      <w:r>
        <w:rPr>
          <w:rFonts w:hint="eastAsia"/>
        </w:rPr>
        <w:t>，检索与查询文本最匹配的Top-5图像对应的文本描述。通过跨模态对齐机制挖掘视觉显著但文本低频的属性（如"条纹图案"出现频次仅1.5%），公式化表示为：</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9C5A3AD">
        <w:tc>
          <w:tcPr>
            <w:tcW w:w="7865" w:type="dxa"/>
            <w:tcBorders>
              <w:tl2br w:val="nil"/>
              <w:tr2bl w:val="nil"/>
            </w:tcBorders>
            <w:shd w:val="clear" w:color="auto" w:fill="FFFFFF"/>
          </w:tcPr>
          <w:p w14:paraId="5F0187A4">
            <w:pPr>
              <w:jc w:val="center"/>
              <w:rPr>
                <w:color w:val="000000"/>
              </w:rPr>
            </w:pPr>
            <w:r>
              <w:rPr>
                <w:rFonts w:hint="eastAsia"/>
                <w:position w:val="-16"/>
              </w:rPr>
              <w:object>
                <v:shape id="_x0000_i1077" o:spt="75" type="#_x0000_t75" style="height:22.15pt;width:105pt;" o:ole="t" filled="f" o:preferrelative="t" stroked="f" coordsize="21600,21600">
                  <v:path/>
                  <v:fill on="f" focussize="0,0"/>
                  <v:stroke on="f" joinstyle="miter"/>
                  <v:imagedata r:id="rId135" o:title=""/>
                  <o:lock v:ext="edit" aspectratio="f"/>
                  <w10:wrap type="none"/>
                  <w10:anchorlock/>
                </v:shape>
                <o:OLEObject Type="Embed" ProgID="Equation.DSMT4" ShapeID="_x0000_i1077" DrawAspect="Content" ObjectID="_1468075777" r:id="rId134">
                  <o:LockedField>false</o:LockedField>
                </o:OLEObject>
              </w:object>
            </w:r>
          </w:p>
        </w:tc>
        <w:tc>
          <w:tcPr>
            <w:tcW w:w="634" w:type="dxa"/>
            <w:tcBorders>
              <w:tl2br w:val="nil"/>
              <w:tr2bl w:val="nil"/>
            </w:tcBorders>
            <w:shd w:val="clear" w:color="auto" w:fill="FFFFFF"/>
            <w:vAlign w:val="center"/>
          </w:tcPr>
          <w:p w14:paraId="2195C543">
            <w:pPr>
              <w:rPr>
                <w:color w:val="000000"/>
              </w:rPr>
            </w:pPr>
            <w:r>
              <w:rPr>
                <w:rFonts w:hint="eastAsia"/>
                <w:color w:val="000000"/>
              </w:rPr>
              <w:t>（3.6）</w:t>
            </w:r>
          </w:p>
        </w:tc>
      </w:tr>
    </w:tbl>
    <w:p w14:paraId="4FFDA24D">
      <w:pPr>
        <w:pStyle w:val="57"/>
        <w:snapToGrid/>
        <w:spacing w:line="240" w:lineRule="auto"/>
        <w:ind w:firstLine="516" w:firstLineChars="200"/>
        <w:jc w:val="left"/>
      </w:pPr>
      <w:r>
        <w:rPr>
          <w:rFonts w:hint="eastAsia"/>
        </w:rPr>
        <w:t>其中</w:t>
      </w:r>
      <w:r>
        <w:rPr>
          <w:rFonts w:hint="eastAsia"/>
          <w:position w:val="-8"/>
        </w:rPr>
        <w:object>
          <v:shape id="_x0000_i1078" o:spt="75" type="#_x0000_t75" style="height:15pt;width:10.9pt;" o:ole="t" filled="f" o:preferrelative="t" stroked="f" coordsize="21600,21600">
            <v:path/>
            <v:fill on="f" focussize="0,0"/>
            <v:stroke on="f" joinstyle="miter"/>
            <v:imagedata r:id="rId137" o:title=""/>
            <o:lock v:ext="edit" aspectratio="f"/>
            <w10:wrap type="none"/>
            <w10:anchorlock/>
          </v:shape>
          <o:OLEObject Type="Embed" ProgID="Equation.DSMT4" ShapeID="_x0000_i1078" DrawAspect="Content" ObjectID="_1468075778" r:id="rId136">
            <o:LockedField>false</o:LockedField>
          </o:OLEObject>
        </w:object>
      </w:r>
      <w:r>
        <w:rPr>
          <w:rFonts w:hint="eastAsia"/>
        </w:rPr>
        <w:t>为图像库，</w:t>
      </w:r>
      <w:r>
        <w:rPr>
          <w:rFonts w:hint="eastAsia"/>
          <w:position w:val="-12"/>
        </w:rPr>
        <w:object>
          <v:shape id="_x0000_i1079" o:spt="75" type="#_x0000_t75" style="height:19.15pt;width:15pt;" o:ole="t" filled="f" o:preferrelative="t" stroked="f" coordsize="21600,21600">
            <v:path/>
            <v:fill on="f" focussize="0,0"/>
            <v:stroke on="f" joinstyle="miter"/>
            <v:imagedata r:id="rId139" o:title=""/>
            <o:lock v:ext="edit" aspectratio="f"/>
            <w10:wrap type="none"/>
            <w10:anchorlock/>
          </v:shape>
          <o:OLEObject Type="Embed" ProgID="Equation.DSMT4" ShapeID="_x0000_i1079" DrawAspect="Content" ObjectID="_1468075779" r:id="rId138">
            <o:LockedField>false</o:LockedField>
          </o:OLEObject>
        </w:object>
      </w:r>
      <w:r>
        <w:rPr>
          <w:rFonts w:hint="eastAsia"/>
        </w:rPr>
        <w:t>为第</w:t>
      </w:r>
      <w:r>
        <w:rPr>
          <w:rFonts w:hint="eastAsia"/>
          <w:position w:val="-6"/>
        </w:rPr>
        <w:object>
          <v:shape id="_x0000_i1080" o:spt="75" type="#_x0000_t75" style="height:13.15pt;width:7.15pt;" o:ole="t" filled="f" o:preferrelative="t" stroked="f" coordsize="21600,21600">
            <v:path/>
            <v:fill on="f" focussize="0,0"/>
            <v:stroke on="f" joinstyle="miter"/>
            <v:imagedata r:id="rId141" o:title=""/>
            <o:lock v:ext="edit" aspectratio="f"/>
            <w10:wrap type="none"/>
            <w10:anchorlock/>
          </v:shape>
          <o:OLEObject Type="Embed" ProgID="Equation.DSMT4" ShapeID="_x0000_i1080" DrawAspect="Content" ObjectID="_1468075780" r:id="rId140">
            <o:LockedField>false</o:LockedField>
          </o:OLEObject>
        </w:object>
      </w:r>
      <w:r>
        <w:rPr>
          <w:rFonts w:hint="eastAsia"/>
        </w:rPr>
        <w:t>张图像的视觉特征。</w:t>
      </w:r>
    </w:p>
    <w:p w14:paraId="50853293">
      <w:pPr>
        <w:pStyle w:val="57"/>
        <w:snapToGrid/>
        <w:spacing w:line="240" w:lineRule="auto"/>
        <w:ind w:firstLine="516" w:firstLineChars="200"/>
      </w:pPr>
      <w:commentRangeStart w:id="2"/>
      <w:r>
        <w:rPr>
          <w:rFonts w:hint="eastAsia"/>
        </w:rPr>
        <w:t>2.动</w:t>
      </w:r>
      <w:commentRangeEnd w:id="2"/>
      <w:r>
        <w:commentReference w:id="2"/>
      </w:r>
      <w:r>
        <w:rPr>
          <w:rFonts w:hint="eastAsia"/>
        </w:rPr>
        <w:t>态权重调整策略</w:t>
      </w:r>
    </w:p>
    <w:p w14:paraId="3EF4393F">
      <w:pPr>
        <w:pStyle w:val="57"/>
        <w:snapToGrid/>
        <w:spacing w:line="240" w:lineRule="auto"/>
        <w:ind w:firstLine="518"/>
      </w:pPr>
      <w:r>
        <w:rPr>
          <w:rFonts w:hint="eastAsia"/>
        </w:rPr>
        <w:t>为解决训练过程中高频/低频属性学习不平衡问题，设计基于词频的反比例加权机制：</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A46BE97">
        <w:tc>
          <w:tcPr>
            <w:tcW w:w="7865" w:type="dxa"/>
            <w:tcBorders>
              <w:tl2br w:val="nil"/>
              <w:tr2bl w:val="nil"/>
            </w:tcBorders>
            <w:shd w:val="clear" w:color="auto" w:fill="FFFFFF"/>
          </w:tcPr>
          <w:p w14:paraId="1DC1A4DC">
            <w:pPr>
              <w:spacing w:line="240" w:lineRule="auto"/>
              <w:jc w:val="center"/>
              <w:rPr>
                <w:color w:val="000000"/>
              </w:rPr>
            </w:pPr>
            <w:r>
              <w:rPr>
                <w:rFonts w:hint="eastAsia"/>
                <w:position w:val="-34"/>
              </w:rPr>
              <w:object>
                <v:shape id="_x0000_i1081" o:spt="75" type="#_x0000_t75" style="height:36pt;width:67.9pt;" o:ole="t" filled="f" o:preferrelative="t" stroked="f" coordsize="21600,21600">
                  <v:path/>
                  <v:fill on="f" focussize="0,0"/>
                  <v:stroke on="f" joinstyle="miter"/>
                  <v:imagedata r:id="rId143" o:title=""/>
                  <o:lock v:ext="edit" aspectratio="f"/>
                  <w10:wrap type="none"/>
                  <w10:anchorlock/>
                </v:shape>
                <o:OLEObject Type="Embed" ProgID="Equation.DSMT4" ShapeID="_x0000_i1081" DrawAspect="Content" ObjectID="_1468075781" r:id="rId142">
                  <o:LockedField>false</o:LockedField>
                </o:OLEObject>
              </w:object>
            </w:r>
            <w:r>
              <w:rPr>
                <w:rFonts w:hint="eastAsia" w:ascii="Segoe UI" w:hAnsi="Segoe UI" w:cs="Segoe UI"/>
                <w:color w:val="1C1F23"/>
                <w:position w:val="-60"/>
                <w:sz w:val="27"/>
                <w:szCs w:val="27"/>
                <w:shd w:val="clear" w:color="auto" w:fill="FFFFFF"/>
              </w:rPr>
              <w:t xml:space="preserve">   </w:t>
            </w:r>
          </w:p>
        </w:tc>
        <w:tc>
          <w:tcPr>
            <w:tcW w:w="634" w:type="dxa"/>
            <w:tcBorders>
              <w:tl2br w:val="nil"/>
              <w:tr2bl w:val="nil"/>
            </w:tcBorders>
            <w:shd w:val="clear" w:color="auto" w:fill="FFFFFF"/>
            <w:vAlign w:val="center"/>
          </w:tcPr>
          <w:p w14:paraId="25DEEFC0">
            <w:pPr>
              <w:rPr>
                <w:color w:val="000000"/>
              </w:rPr>
            </w:pPr>
            <w:r>
              <w:rPr>
                <w:rFonts w:hint="eastAsia"/>
                <w:color w:val="000000"/>
              </w:rPr>
              <w:t>（3.</w:t>
            </w:r>
            <w:r>
              <w:rPr>
                <w:rFonts w:hint="eastAsia"/>
                <w:color w:val="000000"/>
                <w:lang w:eastAsia="zh"/>
              </w:rPr>
              <w:t>7</w:t>
            </w:r>
            <w:r>
              <w:rPr>
                <w:rFonts w:hint="eastAsia"/>
                <w:color w:val="000000"/>
              </w:rPr>
              <w:t>）</w:t>
            </w:r>
          </w:p>
        </w:tc>
      </w:tr>
    </w:tbl>
    <w:p w14:paraId="2914AEAB">
      <w:pPr>
        <w:pStyle w:val="57"/>
        <w:snapToGrid/>
        <w:spacing w:line="240" w:lineRule="auto"/>
        <w:ind w:firstLine="518"/>
        <w:jc w:val="left"/>
      </w:pPr>
      <w:r>
        <w:rPr>
          <w:rFonts w:hint="eastAsia"/>
        </w:rPr>
        <w:t>其中</w:t>
      </w:r>
      <w:r>
        <w:rPr>
          <w:rFonts w:hint="eastAsia"/>
          <w:position w:val="-12"/>
        </w:rPr>
        <w:object>
          <v:shape id="_x0000_i1082" o:spt="75" type="#_x0000_t75" style="height:18pt;width:16.15pt;" o:ole="t" filled="f" o:preferrelative="t" stroked="f" coordsize="21600,21600">
            <v:path/>
            <v:fill on="f" focussize="0,0"/>
            <v:stroke on="f" joinstyle="miter"/>
            <v:imagedata r:id="rId145" o:title=""/>
            <o:lock v:ext="edit" aspectratio="f"/>
            <w10:wrap type="none"/>
            <w10:anchorlock/>
          </v:shape>
          <o:OLEObject Type="Embed" ProgID="Equation.DSMT4" ShapeID="_x0000_i1082" DrawAspect="Content" ObjectID="_1468075782" r:id="rId144">
            <o:LockedField>false</o:LockedField>
          </o:OLEObject>
        </w:object>
      </w:r>
      <w:r>
        <w:rPr>
          <w:rFonts w:hint="eastAsia"/>
        </w:rPr>
        <w:t>为属性词</w:t>
      </w:r>
      <w:r>
        <w:rPr>
          <w:rFonts w:hint="eastAsia"/>
          <w:position w:val="-6"/>
        </w:rPr>
        <w:object>
          <v:shape id="_x0000_i1083" o:spt="75" type="#_x0000_t75" style="height:10.9pt;width:9pt;" o:ole="t" filled="f" o:preferrelative="t" stroked="f" coordsize="21600,21600">
            <v:path/>
            <v:fill on="f" focussize="0,0"/>
            <v:stroke on="f" joinstyle="miter"/>
            <v:imagedata r:id="rId147" o:title=""/>
            <o:lock v:ext="edit" aspectratio="f"/>
            <w10:wrap type="none"/>
            <w10:anchorlock/>
          </v:shape>
          <o:OLEObject Type="Embed" ProgID="Equation.DSMT4" ShapeID="_x0000_i1083" DrawAspect="Content" ObjectID="_1468075783" r:id="rId146">
            <o:LockedField>false</o:LockedField>
          </o:OLEObject>
        </w:object>
      </w:r>
      <w:r>
        <w:rPr>
          <w:rFonts w:hint="eastAsia"/>
        </w:rPr>
        <w:t>在训练集的出现次数，</w:t>
      </w:r>
      <w:r>
        <w:rPr>
          <w:rFonts w:hint="eastAsia"/>
          <w:position w:val="-10"/>
        </w:rPr>
        <w:object>
          <v:shape id="_x0000_i1084" o:spt="75" type="#_x0000_t75" style="height:16.15pt;width:37.15pt;" o:ole="t" filled="f" o:preferrelative="t" stroked="f" coordsize="21600,21600">
            <v:path/>
            <v:fill on="f" focussize="0,0"/>
            <v:stroke on="f" joinstyle="miter"/>
            <v:imagedata r:id="rId149" o:title=""/>
            <o:lock v:ext="edit" aspectratio="f"/>
            <w10:wrap type="none"/>
            <w10:anchorlock/>
          </v:shape>
          <o:OLEObject Type="Embed" ProgID="Equation.DSMT4" ShapeID="_x0000_i1084" DrawAspect="Content" ObjectID="_1468075784" r:id="rId148">
            <o:LockedField>false</o:LockedField>
          </o:OLEObject>
        </w:object>
      </w:r>
      <w:r>
        <w:rPr>
          <w:rFonts w:hint="eastAsia"/>
        </w:rPr>
        <w:t>为平衡因子，</w:t>
      </w:r>
      <w:r>
        <w:rPr>
          <w:rFonts w:hint="eastAsia"/>
          <w:position w:val="-6"/>
        </w:rPr>
        <w:object>
          <v:shape id="_x0000_i1085" o:spt="75" type="#_x0000_t75" style="height:16.15pt;width:37.15pt;" o:ole="t" filled="f" o:preferrelative="t" stroked="f" coordsize="21600,21600">
            <v:path/>
            <v:fill on="f" focussize="0,0"/>
            <v:stroke on="f" joinstyle="miter"/>
            <v:imagedata r:id="rId151" o:title=""/>
            <o:lock v:ext="edit" aspectratio="f"/>
            <w10:wrap type="none"/>
            <w10:anchorlock/>
          </v:shape>
          <o:OLEObject Type="Embed" ProgID="Equation.DSMT4" ShapeID="_x0000_i1085" DrawAspect="Content" ObjectID="_1468075785" r:id="rId150">
            <o:LockedField>false</o:LockedField>
          </o:OLEObject>
        </w:object>
      </w:r>
      <w:r>
        <w:rPr>
          <w:rFonts w:hint="eastAsia"/>
        </w:rPr>
        <w:t>防止除零。该策略使低频属性（如"红色"）的样本权重提升至高频属性的2.3倍。</w:t>
      </w:r>
    </w:p>
    <w:p w14:paraId="65303A72">
      <w:pPr>
        <w:pStyle w:val="57"/>
        <w:snapToGrid/>
        <w:spacing w:line="240" w:lineRule="auto"/>
        <w:ind w:firstLine="516" w:firstLineChars="200"/>
      </w:pPr>
      <w:r>
        <w:rPr>
          <w:rFonts w:hint="eastAsia"/>
        </w:rPr>
        <w:t>3.因果注意力掩码机制</w:t>
      </w:r>
    </w:p>
    <w:p w14:paraId="5E72F373">
      <w:pPr>
        <w:pStyle w:val="57"/>
        <w:snapToGrid/>
        <w:spacing w:line="240" w:lineRule="auto"/>
        <w:ind w:firstLine="518"/>
      </w:pPr>
      <w:r>
        <w:rPr>
          <w:rFonts w:hint="eastAsia"/>
        </w:rPr>
        <w:t>在Transformer层中构建单向注意力掩码矩阵</w:t>
      </w:r>
      <w:r>
        <w:rPr>
          <w:rFonts w:hint="eastAsia"/>
          <w:position w:val="-6"/>
        </w:rPr>
        <w:object>
          <v:shape id="_x0000_i1086" o:spt="75" type="#_x0000_t75" style="height:16.15pt;width:81pt;" o:ole="t" filled="f" o:preferrelative="t" stroked="f" coordsize="21600,21600">
            <v:path/>
            <v:fill on="f" focussize="0,0"/>
            <v:stroke on="f" joinstyle="miter"/>
            <v:imagedata r:id="rId153" o:title=""/>
            <o:lock v:ext="edit" aspectratio="f"/>
            <w10:wrap type="none"/>
            <w10:anchorlock/>
          </v:shape>
          <o:OLEObject Type="Embed" ProgID="Equation.DSMT4" ShapeID="_x0000_i1086" DrawAspect="Content" ObjectID="_1468075786" r:id="rId152">
            <o:LockedField>false</o:LockedField>
          </o:OLEObject>
        </w:object>
      </w:r>
      <w:r>
        <w:rPr>
          <w:rFonts w:hint="eastAsia"/>
        </w:rPr>
        <w:t>，约束示范样本仅能关注自身特征：</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106FABA1">
        <w:tc>
          <w:tcPr>
            <w:tcW w:w="7865" w:type="dxa"/>
            <w:tcBorders>
              <w:tl2br w:val="nil"/>
              <w:tr2bl w:val="nil"/>
            </w:tcBorders>
            <w:shd w:val="clear" w:color="auto" w:fill="FFFFFF"/>
          </w:tcPr>
          <w:p w14:paraId="5C4AD48D">
            <w:pPr>
              <w:spacing w:line="240" w:lineRule="auto"/>
              <w:jc w:val="center"/>
              <w:rPr>
                <w:color w:val="000000"/>
              </w:rPr>
            </w:pPr>
            <w:r>
              <w:rPr>
                <w:rFonts w:hint="eastAsia"/>
                <w:position w:val="-30"/>
              </w:rPr>
              <w:object>
                <v:shape id="_x0000_i1087" o:spt="75" type="#_x0000_t75" style="height:36pt;width:198pt;" o:ole="t" filled="f" o:preferrelative="t" stroked="f" coordsize="21600,21600">
                  <v:path/>
                  <v:fill on="f" focussize="0,0"/>
                  <v:stroke on="f" joinstyle="miter"/>
                  <v:imagedata r:id="rId155" o:title=""/>
                  <o:lock v:ext="edit" aspectratio="f"/>
                  <w10:wrap type="none"/>
                  <w10:anchorlock/>
                </v:shape>
                <o:OLEObject Type="Embed" ProgID="Equation.DSMT4" ShapeID="_x0000_i1087" DrawAspect="Content" ObjectID="_1468075787" r:id="rId154">
                  <o:LockedField>false</o:LockedField>
                </o:OLEObject>
              </w:object>
            </w:r>
            <w:r>
              <w:rPr>
                <w:rFonts w:hint="eastAsia" w:ascii="Segoe UI" w:hAnsi="Segoe UI" w:cs="Segoe UI"/>
                <w:color w:val="1C1F23"/>
                <w:position w:val="-60"/>
                <w:sz w:val="27"/>
                <w:szCs w:val="27"/>
                <w:shd w:val="clear" w:color="auto" w:fill="FFFFFF"/>
              </w:rPr>
              <w:t xml:space="preserve">   </w:t>
            </w:r>
          </w:p>
        </w:tc>
        <w:tc>
          <w:tcPr>
            <w:tcW w:w="634" w:type="dxa"/>
            <w:tcBorders>
              <w:tl2br w:val="nil"/>
              <w:tr2bl w:val="nil"/>
            </w:tcBorders>
            <w:shd w:val="clear" w:color="auto" w:fill="FFFFFF"/>
            <w:vAlign w:val="center"/>
          </w:tcPr>
          <w:p w14:paraId="6BB4589D">
            <w:pPr>
              <w:rPr>
                <w:color w:val="000000"/>
              </w:rPr>
            </w:pPr>
            <w:r>
              <w:rPr>
                <w:rFonts w:hint="eastAsia"/>
                <w:color w:val="000000"/>
              </w:rPr>
              <w:t>（3.</w:t>
            </w:r>
            <w:r>
              <w:rPr>
                <w:rFonts w:hint="eastAsia"/>
                <w:color w:val="000000"/>
                <w:lang w:eastAsia="zh"/>
              </w:rPr>
              <w:t>8</w:t>
            </w:r>
            <w:r>
              <w:rPr>
                <w:rFonts w:hint="eastAsia"/>
                <w:color w:val="000000"/>
              </w:rPr>
              <w:t>）</w:t>
            </w:r>
          </w:p>
        </w:tc>
      </w:tr>
    </w:tbl>
    <w:p w14:paraId="787F7154">
      <w:pPr>
        <w:pStyle w:val="57"/>
        <w:snapToGrid/>
        <w:spacing w:line="240" w:lineRule="auto"/>
        <w:ind w:firstLine="518"/>
        <w:jc w:val="left"/>
      </w:pPr>
      <w:r>
        <w:rPr>
          <w:rFonts w:hint="eastAsia"/>
        </w:rPr>
        <w:t>其中</w:t>
      </w:r>
      <w:r>
        <w:rPr>
          <w:rFonts w:hint="eastAsia"/>
          <w:position w:val="-4"/>
        </w:rPr>
        <w:object>
          <v:shape id="_x0000_i1088" o:spt="75" type="#_x0000_t75" style="height:13.15pt;width:13.15pt;" o:ole="t" filled="f" o:preferrelative="t" stroked="f" coordsize="21600,21600">
            <v:path/>
            <v:fill on="f" focussize="0,0"/>
            <v:stroke on="f" joinstyle="miter"/>
            <v:imagedata r:id="rId157" o:title=""/>
            <o:lock v:ext="edit" aspectratio="f"/>
            <w10:wrap type="none"/>
            <w10:anchorlock/>
          </v:shape>
          <o:OLEObject Type="Embed" ProgID="Equation.DSMT4" ShapeID="_x0000_i1088" DrawAspect="Content" ObjectID="_1468075788" r:id="rId156">
            <o:LockedField>false</o:LockedField>
          </o:OLEObject>
        </w:object>
      </w:r>
      <w:r>
        <w:rPr>
          <w:rFonts w:hint="eastAsia"/>
        </w:rPr>
        <w:t>为查询样本数，</w:t>
      </w:r>
      <w:r>
        <w:rPr>
          <w:rFonts w:hint="eastAsia"/>
          <w:position w:val="-4"/>
        </w:rPr>
        <w:object>
          <v:shape id="_x0000_i1089" o:spt="75" type="#_x0000_t75" style="height:13.15pt;width:10.9pt;" o:ole="t" filled="f" o:preferrelative="t" stroked="f" coordsize="21600,21600">
            <v:path/>
            <v:fill on="f" focussize="0,0"/>
            <v:stroke on="f" joinstyle="miter"/>
            <v:imagedata r:id="rId159" o:title=""/>
            <o:lock v:ext="edit" aspectratio="f"/>
            <w10:wrap type="none"/>
            <w10:anchorlock/>
          </v:shape>
          <o:OLEObject Type="Embed" ProgID="Equation.DSMT4" ShapeID="_x0000_i1089" DrawAspect="Content" ObjectID="_1468075789" r:id="rId158">
            <o:LockedField>false</o:LockedField>
          </o:OLEObject>
        </w:object>
      </w:r>
      <w:r>
        <w:rPr>
          <w:rFonts w:hint="eastAsia"/>
        </w:rPr>
        <w:t>为示范样本数。此机制阻断混淆因子</w:t>
      </w:r>
      <w:r>
        <w:rPr>
          <w:rFonts w:hint="eastAsia"/>
          <w:position w:val="-6"/>
        </w:rPr>
        <w:object>
          <v:shape id="_x0000_i1090" o:spt="75" type="#_x0000_t75" style="height:13.9pt;width:12pt;" o:ole="t" filled="f" o:preferrelative="t" stroked="f" coordsize="21600,21600">
            <v:path/>
            <v:fill on="f" focussize="0,0"/>
            <v:stroke on="f" joinstyle="miter"/>
            <v:imagedata r:id="rId161" o:title=""/>
            <o:lock v:ext="edit" aspectratio="f"/>
            <w10:wrap type="none"/>
            <w10:anchorlock/>
          </v:shape>
          <o:OLEObject Type="Embed" ProgID="Equation.DSMT4" ShapeID="_x0000_i1090" DrawAspect="Content" ObjectID="_1468075790" r:id="rId160">
            <o:LockedField>false</o:LockedField>
          </o:OLEObject>
        </w:object>
      </w:r>
      <w:r>
        <w:rPr>
          <w:rFonts w:hint="eastAsia"/>
        </w:rPr>
        <w:t>（如词频偏差）通过注意力传播，使模型仅依赖因果路径</w:t>
      </w:r>
      <w:r>
        <w:rPr>
          <w:rFonts w:hint="eastAsia"/>
          <w:position w:val="-10"/>
        </w:rPr>
        <w:object>
          <v:shape id="_x0000_i1091" o:spt="75" type="#_x0000_t75" style="height:16.15pt;width:37.15pt;" o:ole="t" filled="f" o:preferrelative="t" stroked="f" coordsize="21600,21600">
            <v:path/>
            <v:fill on="f" focussize="0,0"/>
            <v:stroke on="f" joinstyle="miter"/>
            <v:imagedata r:id="rId163" o:title=""/>
            <o:lock v:ext="edit" aspectratio="f"/>
            <w10:wrap type="none"/>
            <w10:anchorlock/>
          </v:shape>
          <o:OLEObject Type="Embed" ProgID="Equation.DSMT4" ShapeID="_x0000_i1091" DrawAspect="Content" ObjectID="_1468075791" r:id="rId162">
            <o:LockedField>false</o:LockedField>
          </o:OLEObject>
        </w:object>
      </w:r>
      <w:r>
        <w:rPr>
          <w:rFonts w:hint="eastAsia"/>
        </w:rPr>
        <w:t xml:space="preserve">进行预测。 </w:t>
      </w:r>
    </w:p>
    <w:p w14:paraId="4CCA70FC">
      <w:pPr>
        <w:pStyle w:val="53"/>
      </w:pPr>
      <w:bookmarkStart w:id="515" w:name="_Toc13076"/>
      <w:bookmarkStart w:id="516" w:name="_Toc30337"/>
      <w:bookmarkStart w:id="517" w:name="_Toc10242"/>
      <w:bookmarkStart w:id="518" w:name="_Toc25140"/>
      <w:bookmarkStart w:id="519" w:name="_Toc3682"/>
      <w:bookmarkStart w:id="520" w:name="_Toc16276"/>
      <w:bookmarkStart w:id="521" w:name="_Toc9255"/>
      <w:bookmarkStart w:id="522" w:name="_Toc28900"/>
      <w:bookmarkStart w:id="523" w:name="_Toc6012"/>
      <w:bookmarkStart w:id="524" w:name="_Toc6489"/>
      <w:bookmarkStart w:id="525" w:name="_Toc4153"/>
      <w:bookmarkStart w:id="526" w:name="_Toc31905"/>
      <w:r>
        <w:rPr>
          <w:rFonts w:hint="eastAsia"/>
        </w:rPr>
        <w:t>3.2.4 行人检索</w:t>
      </w:r>
      <w:bookmarkEnd w:id="515"/>
      <w:bookmarkEnd w:id="516"/>
      <w:bookmarkEnd w:id="517"/>
      <w:bookmarkEnd w:id="518"/>
      <w:bookmarkEnd w:id="519"/>
      <w:bookmarkEnd w:id="520"/>
      <w:bookmarkEnd w:id="521"/>
      <w:bookmarkEnd w:id="522"/>
      <w:bookmarkEnd w:id="523"/>
      <w:bookmarkEnd w:id="524"/>
      <w:bookmarkEnd w:id="525"/>
      <w:bookmarkEnd w:id="526"/>
    </w:p>
    <w:p w14:paraId="2DD66E43">
      <w:pPr>
        <w:pStyle w:val="57"/>
        <w:snapToGrid/>
        <w:spacing w:line="240" w:lineRule="auto"/>
        <w:ind w:firstLine="516" w:firstLineChars="200"/>
      </w:pPr>
      <w:r>
        <w:rPr>
          <w:rFonts w:hint="eastAsia"/>
        </w:rPr>
        <w:t>使用了本章的上述方法</w:t>
      </w:r>
      <w:r>
        <w:t>收集了</w:t>
      </w:r>
      <w:r>
        <w:rPr>
          <w:rFonts w:hint="eastAsia"/>
        </w:rPr>
        <w:t>去混淆的文本特征，再结合传统CLIP模型提取的视觉特征</w:t>
      </w:r>
      <w:r>
        <w:t>，这些</w:t>
      </w:r>
      <w:r>
        <w:rPr>
          <w:rFonts w:hint="eastAsia"/>
        </w:rPr>
        <w:t>表征</w:t>
      </w:r>
      <w:r>
        <w:t xml:space="preserve">将用于实现ReID任务。 </w:t>
      </w:r>
    </w:p>
    <w:p w14:paraId="30CE83EB">
      <w:pPr>
        <w:pStyle w:val="57"/>
        <w:snapToGrid/>
        <w:spacing w:line="240" w:lineRule="auto"/>
        <w:ind w:firstLine="516" w:firstLineChars="200"/>
      </w:pPr>
      <w:r>
        <w:t>具体来说，使用相似性学习来确定特征向量是否属于同一个人。采用欧几里得距离来计算查询信息和图库图像之间的距离得分。其中，正样本对的行人图像将比负样本对产生更高的得分。</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71FCFB6C">
        <w:tc>
          <w:tcPr>
            <w:tcW w:w="7865" w:type="dxa"/>
            <w:tcBorders>
              <w:tl2br w:val="nil"/>
              <w:tr2bl w:val="nil"/>
            </w:tcBorders>
            <w:shd w:val="clear" w:color="auto" w:fill="FFFFFF"/>
          </w:tcPr>
          <w:p w14:paraId="3EB4EB58">
            <w:pPr>
              <w:adjustRightInd/>
              <w:spacing w:line="240" w:lineRule="auto"/>
              <w:jc w:val="center"/>
              <w:textAlignment w:val="center"/>
              <w:rPr>
                <w:color w:val="000000"/>
              </w:rPr>
            </w:pPr>
            <w:r>
              <w:rPr>
                <w:rFonts w:ascii="Segoe UI" w:hAnsi="Segoe UI" w:eastAsia="Segoe UI" w:cs="Segoe UI"/>
                <w:color w:val="1C1F23"/>
                <w:position w:val="-12"/>
                <w:sz w:val="27"/>
                <w:szCs w:val="27"/>
                <w:shd w:val="clear" w:color="auto" w:fill="FFFFFF"/>
              </w:rPr>
              <w:object>
                <v:shape id="_x0000_i1092" o:spt="75" type="#_x0000_t75" style="height:18pt;width:178.9pt;" o:ole="t" filled="f" o:preferrelative="t" stroked="f" coordsize="21600,21600">
                  <v:path/>
                  <v:fill on="f" focussize="0,0"/>
                  <v:stroke on="f" joinstyle="miter"/>
                  <v:imagedata r:id="rId165" o:title=""/>
                  <o:lock v:ext="edit" aspectratio="f"/>
                  <w10:wrap type="none"/>
                  <w10:anchorlock/>
                </v:shape>
                <o:OLEObject Type="Embed" ProgID="Equation.DSMT4" ShapeID="_x0000_i1092" DrawAspect="Content" ObjectID="_1468075792" r:id="rId164">
                  <o:LockedField>false</o:LockedField>
                </o:OLEObject>
              </w:object>
            </w:r>
            <w:r>
              <w:rPr>
                <w:rFonts w:hint="eastAsia" w:ascii="Segoe UI" w:hAnsi="Segoe UI" w:cs="Segoe UI"/>
                <w:color w:val="1C1F23"/>
                <w:position w:val="-12"/>
                <w:sz w:val="27"/>
                <w:szCs w:val="27"/>
                <w:shd w:val="clear" w:color="auto" w:fill="FFFFFF"/>
              </w:rPr>
              <w:t xml:space="preserve"> </w:t>
            </w:r>
          </w:p>
        </w:tc>
        <w:tc>
          <w:tcPr>
            <w:tcW w:w="634" w:type="dxa"/>
            <w:tcBorders>
              <w:tl2br w:val="nil"/>
              <w:tr2bl w:val="nil"/>
            </w:tcBorders>
            <w:shd w:val="clear" w:color="auto" w:fill="FFFFFF"/>
            <w:vAlign w:val="center"/>
          </w:tcPr>
          <w:p w14:paraId="6CB46367">
            <w:pPr>
              <w:rPr>
                <w:color w:val="000000"/>
              </w:rPr>
            </w:pPr>
            <w:r>
              <w:rPr>
                <w:rFonts w:hint="eastAsia"/>
                <w:color w:val="000000"/>
              </w:rPr>
              <w:t>（3.9）</w:t>
            </w:r>
          </w:p>
        </w:tc>
      </w:tr>
    </w:tbl>
    <w:p w14:paraId="511CFD26">
      <w:pPr>
        <w:pStyle w:val="57"/>
        <w:snapToGrid/>
        <w:spacing w:line="240" w:lineRule="auto"/>
        <w:ind w:firstLine="516" w:firstLineChars="200"/>
      </w:pPr>
      <w:r>
        <w:rPr>
          <w:rFonts w:hint="eastAsia"/>
        </w:rPr>
        <w:t>其中</w:t>
      </w:r>
      <m:oMath>
        <m:sSub>
          <m:sSubPr>
            <m:ctrlPr>
              <w:rPr>
                <w:rFonts w:ascii="DejaVu Math TeX Gyre" w:hAnsi="DejaVu Math TeX Gyre"/>
                <w:i/>
              </w:rPr>
            </m:ctrlPr>
          </m:sSubPr>
          <m:e>
            <m:r>
              <m:rPr/>
              <w:rPr>
                <w:rFonts w:ascii="DejaVu Math TeX Gyre" w:hAnsi="DejaVu Math TeX Gyre"/>
              </w:rPr>
              <m:t>e</m:t>
            </m:r>
            <m:ctrlPr>
              <w:rPr>
                <w:rFonts w:ascii="DejaVu Math TeX Gyre" w:hAnsi="DejaVu Math TeX Gyre"/>
                <w:i/>
              </w:rPr>
            </m:ctrlPr>
          </m:e>
          <m:sub>
            <m:r>
              <m:rPr/>
              <w:rPr>
                <w:rFonts w:ascii="DejaVu Math TeX Gyre" w:hAnsi="DejaVu Math TeX Gyre"/>
              </w:rPr>
              <m:t>M</m:t>
            </m:r>
            <m:ctrlPr>
              <w:rPr>
                <w:rFonts w:ascii="DejaVu Math TeX Gyre" w:hAnsi="DejaVu Math TeX Gyre"/>
                <w:i/>
              </w:rPr>
            </m:ctrlPr>
          </m:sub>
        </m:sSub>
        <m:r>
          <m:rPr/>
          <w:rPr>
            <w:rFonts w:ascii="DejaVu Math TeX Gyre" w:hAnsi="DejaVu Math TeX Gyre"/>
          </w:rPr>
          <m:t>(⋅)</m:t>
        </m:r>
      </m:oMath>
      <w:r>
        <w:rPr>
          <w:rFonts w:hint="eastAsia"/>
        </w:rPr>
        <w:t>和</w:t>
      </w:r>
      <m:oMath>
        <m:sSub>
          <m:sSubPr>
            <m:ctrlPr>
              <w:rPr>
                <w:rFonts w:ascii="DejaVu Math TeX Gyre" w:hAnsi="DejaVu Math TeX Gyre"/>
                <w:i/>
              </w:rPr>
            </m:ctrlPr>
          </m:sSubPr>
          <m:e>
            <m:r>
              <m:rPr/>
              <w:rPr>
                <w:rFonts w:ascii="DejaVu Math TeX Gyre" w:hAnsi="DejaVu Math TeX Gyre"/>
              </w:rPr>
              <m:t>e</m:t>
            </m:r>
            <m:ctrlPr>
              <w:rPr>
                <w:rFonts w:ascii="DejaVu Math TeX Gyre" w:hAnsi="DejaVu Math TeX Gyre"/>
                <w:i/>
              </w:rPr>
            </m:ctrlPr>
          </m:e>
          <m:sub>
            <m:r>
              <m:rPr/>
              <w:rPr>
                <w:rFonts w:ascii="DejaVu Math TeX Gyre" w:hAnsi="DejaVu Math TeX Gyre"/>
              </w:rPr>
              <m:t>T</m:t>
            </m:r>
            <m:ctrlPr>
              <w:rPr>
                <w:rFonts w:ascii="DejaVu Math TeX Gyre" w:hAnsi="DejaVu Math TeX Gyre"/>
                <w:i/>
              </w:rPr>
            </m:ctrlPr>
          </m:sub>
        </m:sSub>
        <m:r>
          <m:rPr/>
          <w:rPr>
            <w:rFonts w:ascii="DejaVu Math TeX Gyre" w:hAnsi="DejaVu Math TeX Gyre"/>
          </w:rPr>
          <m:t>(⋅)</m:t>
        </m:r>
      </m:oMath>
      <w:r>
        <w:rPr>
          <w:rFonts w:hint="eastAsia"/>
        </w:rPr>
        <w:t>是线性层</w:t>
      </w:r>
      <w:r>
        <w:t>，它们将嵌入投影到一个多模态嵌入空间中。遵循IRRA，损失总结如下。对于文本，文本到图像的对比损失</w:t>
      </w:r>
      <w:r>
        <w:rPr>
          <w:rFonts w:ascii="Euclid Math One" w:hAnsi="Euclid Math One" w:cs="Euclid Math One"/>
          <w:i/>
          <w:iCs/>
        </w:rPr>
        <w:t>L</w:t>
      </w:r>
      <w:r>
        <w:rPr>
          <w:rFonts w:ascii="Times New Roman Italic" w:hAnsi="Times New Roman Italic" w:cs="Times New Roman Italic"/>
          <w:i/>
          <w:iCs/>
          <w:vertAlign w:val="subscript"/>
        </w:rPr>
        <w:t>t</w:t>
      </w:r>
      <w:r>
        <w:rPr>
          <w:vertAlign w:val="subscript"/>
        </w:rPr>
        <w:t>2</w:t>
      </w:r>
      <w:r>
        <w:rPr>
          <w:rFonts w:ascii="Times New Roman Italic" w:hAnsi="Times New Roman Italic" w:cs="Times New Roman Italic"/>
          <w:i/>
          <w:iCs/>
          <w:vertAlign w:val="subscript"/>
        </w:rPr>
        <w:t>m</w:t>
      </w:r>
      <w:r>
        <w:t>表示为：</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0E79688D">
        <w:tc>
          <w:tcPr>
            <w:tcW w:w="7865" w:type="dxa"/>
            <w:tcBorders>
              <w:tl2br w:val="nil"/>
              <w:tr2bl w:val="nil"/>
            </w:tcBorders>
            <w:shd w:val="clear" w:color="auto" w:fill="FFFFFF"/>
          </w:tcPr>
          <w:p w14:paraId="4055FD5A">
            <w:pPr>
              <w:spacing w:line="240" w:lineRule="auto"/>
              <w:jc w:val="center"/>
              <w:rPr>
                <w:color w:val="000000"/>
              </w:rPr>
            </w:pPr>
            <w:r>
              <w:rPr>
                <w:rFonts w:ascii="Segoe UI" w:hAnsi="Segoe UI" w:eastAsia="Segoe UI" w:cs="Segoe UI"/>
                <w:color w:val="1C1F23"/>
                <w:position w:val="-60"/>
                <w:sz w:val="27"/>
                <w:szCs w:val="27"/>
                <w:shd w:val="clear" w:color="auto" w:fill="FFFFFF"/>
              </w:rPr>
              <w:object>
                <v:shape id="_x0000_i1093" o:spt="75" type="#_x0000_t75" style="height:49.15pt;width:157.9pt;" o:ole="t" filled="f" o:preferrelative="t" stroked="f" coordsize="21600,21600">
                  <v:path/>
                  <v:fill on="f" focussize="0,0"/>
                  <v:stroke on="f" joinstyle="miter"/>
                  <v:imagedata r:id="rId167" o:title=""/>
                  <o:lock v:ext="edit" aspectratio="f"/>
                  <w10:wrap type="none"/>
                  <w10:anchorlock/>
                </v:shape>
                <o:OLEObject Type="Embed" ProgID="Equation.DSMT4" ShapeID="_x0000_i1093" DrawAspect="Content" ObjectID="_1468075793" r:id="rId166">
                  <o:LockedField>false</o:LockedField>
                </o:OLEObject>
              </w:object>
            </w:r>
            <w:r>
              <w:rPr>
                <w:rFonts w:hint="eastAsia" w:ascii="Segoe UI" w:hAnsi="Segoe UI" w:cs="Segoe UI"/>
                <w:color w:val="1C1F23"/>
                <w:position w:val="-60"/>
                <w:sz w:val="27"/>
                <w:szCs w:val="27"/>
                <w:shd w:val="clear" w:color="auto" w:fill="FFFFFF"/>
              </w:rPr>
              <w:t xml:space="preserve">   </w:t>
            </w:r>
          </w:p>
        </w:tc>
        <w:tc>
          <w:tcPr>
            <w:tcW w:w="634" w:type="dxa"/>
            <w:tcBorders>
              <w:tl2br w:val="nil"/>
              <w:tr2bl w:val="nil"/>
            </w:tcBorders>
            <w:shd w:val="clear" w:color="auto" w:fill="FFFFFF"/>
            <w:vAlign w:val="center"/>
          </w:tcPr>
          <w:p w14:paraId="53C8CD04">
            <w:pPr>
              <w:rPr>
                <w:color w:val="000000"/>
              </w:rPr>
            </w:pPr>
            <w:r>
              <w:rPr>
                <w:rFonts w:hint="eastAsia"/>
                <w:color w:val="000000"/>
              </w:rPr>
              <w:t>（3.1</w:t>
            </w:r>
            <w:r>
              <w:rPr>
                <w:rFonts w:hint="eastAsia"/>
                <w:color w:val="000000"/>
                <w:lang w:eastAsia="zh"/>
              </w:rPr>
              <w:t>0</w:t>
            </w:r>
            <w:r>
              <w:rPr>
                <w:rFonts w:hint="eastAsia"/>
                <w:color w:val="000000"/>
              </w:rPr>
              <w:t>）</w:t>
            </w:r>
          </w:p>
        </w:tc>
      </w:tr>
    </w:tbl>
    <w:p w14:paraId="51AD0E0A">
      <w:pPr>
        <w:adjustRightInd/>
        <w:spacing w:line="240" w:lineRule="auto"/>
        <w:textAlignment w:val="center"/>
      </w:pPr>
      <w:r>
        <w:rPr>
          <w:rFonts w:hint="eastAsia" w:ascii="Segoe UI" w:hAnsi="Segoe UI" w:cs="Segoe UI"/>
          <w:color w:val="1C1F23"/>
          <w:position w:val="-60"/>
          <w:sz w:val="27"/>
          <w:szCs w:val="27"/>
          <w:shd w:val="clear" w:color="auto" w:fill="FFFFFF"/>
        </w:rPr>
        <w:t xml:space="preserve">  </w:t>
      </w:r>
      <w:r>
        <w:t>使用获得的特征来计算图像到文本的损失</w:t>
      </w:r>
      <w:r>
        <w:rPr>
          <w:rFonts w:hint="eastAsia"/>
        </w:rPr>
        <w:tab/>
      </w:r>
      <w:r>
        <w:rPr>
          <w:rFonts w:ascii="Euclid Math One" w:hAnsi="Euclid Math One" w:cs="Euclid Math One"/>
        </w:rPr>
        <w:t>L</w:t>
      </w:r>
      <w:r>
        <w:rPr>
          <w:rFonts w:hint="eastAsia"/>
          <w:vertAlign w:val="subscript"/>
        </w:rPr>
        <w:t>m2t</w:t>
      </w:r>
      <w:r>
        <w:t>，</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2B112080">
        <w:tc>
          <w:tcPr>
            <w:tcW w:w="7865" w:type="dxa"/>
            <w:tcBorders>
              <w:tl2br w:val="nil"/>
              <w:tr2bl w:val="nil"/>
            </w:tcBorders>
            <w:shd w:val="clear" w:color="auto" w:fill="FFFFFF"/>
          </w:tcPr>
          <w:p w14:paraId="2AC412A7">
            <w:pPr>
              <w:spacing w:line="240" w:lineRule="auto"/>
              <w:jc w:val="center"/>
              <w:rPr>
                <w:color w:val="000000"/>
              </w:rPr>
            </w:pPr>
            <w:r>
              <w:rPr>
                <w:rFonts w:ascii="Segoe UI" w:hAnsi="Segoe UI" w:eastAsia="Segoe UI" w:cs="Segoe UI"/>
                <w:color w:val="1C1F23"/>
                <w:position w:val="-60"/>
                <w:sz w:val="27"/>
                <w:szCs w:val="27"/>
                <w:shd w:val="clear" w:color="auto" w:fill="FFFFFF"/>
              </w:rPr>
              <w:object>
                <v:shape id="_x0000_i1094" o:spt="75" type="#_x0000_t75" style="height:49.15pt;width:156pt;" o:ole="t" filled="f" o:preferrelative="t" stroked="f" coordsize="21600,21600">
                  <v:path/>
                  <v:fill on="f" focussize="0,0"/>
                  <v:stroke on="f" joinstyle="miter"/>
                  <v:imagedata r:id="rId169" o:title=""/>
                  <o:lock v:ext="edit" aspectratio="f"/>
                  <w10:wrap type="none"/>
                  <w10:anchorlock/>
                </v:shape>
                <o:OLEObject Type="Embed" ProgID="Equation.DSMT4" ShapeID="_x0000_i1094" DrawAspect="Content" ObjectID="_1468075794" r:id="rId168">
                  <o:LockedField>false</o:LockedField>
                </o:OLEObject>
              </w:object>
            </w:r>
            <w:r>
              <w:rPr>
                <w:rFonts w:hint="eastAsia" w:ascii="Segoe UI" w:hAnsi="Segoe UI" w:cs="Segoe UI"/>
                <w:color w:val="1C1F23"/>
                <w:sz w:val="27"/>
                <w:szCs w:val="27"/>
                <w:shd w:val="clear" w:color="auto" w:fill="FFFFFF"/>
              </w:rPr>
              <w:t xml:space="preserve"> </w:t>
            </w:r>
          </w:p>
        </w:tc>
        <w:tc>
          <w:tcPr>
            <w:tcW w:w="634" w:type="dxa"/>
            <w:tcBorders>
              <w:tl2br w:val="nil"/>
              <w:tr2bl w:val="nil"/>
            </w:tcBorders>
            <w:shd w:val="clear" w:color="auto" w:fill="FFFFFF"/>
            <w:vAlign w:val="center"/>
          </w:tcPr>
          <w:p w14:paraId="716E82B0">
            <w:pPr>
              <w:rPr>
                <w:color w:val="000000"/>
              </w:rPr>
            </w:pPr>
            <w:r>
              <w:rPr>
                <w:rFonts w:hint="eastAsia"/>
                <w:color w:val="000000"/>
              </w:rPr>
              <w:t>（3.11）</w:t>
            </w:r>
          </w:p>
        </w:tc>
      </w:tr>
    </w:tbl>
    <w:p w14:paraId="3D7CA8F8">
      <w:pPr>
        <w:pStyle w:val="57"/>
        <w:snapToGrid/>
        <w:spacing w:line="240" w:lineRule="auto"/>
        <w:ind w:firstLine="516" w:firstLineChars="200"/>
      </w:pPr>
      <w:r>
        <w:rPr>
          <w:rFonts w:hint="eastAsia"/>
        </w:rPr>
        <w:t>公</w:t>
      </w:r>
      <w:r>
        <w:t>式</w:t>
      </w:r>
      <w:r>
        <w:rPr>
          <w:rFonts w:hint="eastAsia"/>
        </w:rPr>
        <w:t>3.10</w:t>
      </w:r>
      <w:r>
        <w:t>和</w:t>
      </w:r>
      <w:r>
        <w:rPr>
          <w:rFonts w:hint="eastAsia"/>
        </w:rPr>
        <w:t>公</w:t>
      </w:r>
      <w:r>
        <w:t>式</w:t>
      </w:r>
      <w:r>
        <w:rPr>
          <w:rFonts w:hint="eastAsia"/>
        </w:rPr>
        <w:t>3.11</w:t>
      </w:r>
      <w:r>
        <w:t>是来自匹配对的两个嵌入的相似度。因此，可以得到对比损失</w:t>
      </w:r>
      <w:r>
        <w:object>
          <v:shape id="_x0000_i1095" o:spt="75" type="#_x0000_t75" style="height:18pt;width:22.15pt;" o:ole="t" filled="f" o:preferrelative="t" stroked="f" coordsize="21600,21600">
            <v:path/>
            <v:fill on="f" focussize="0,0"/>
            <v:stroke on="f" joinstyle="miter"/>
            <v:imagedata r:id="rId171" o:title=""/>
            <o:lock v:ext="edit" aspectratio="f"/>
            <w10:wrap type="none"/>
            <w10:anchorlock/>
          </v:shape>
          <o:OLEObject Type="Embed" ProgID="Equation.DSMT4" ShapeID="_x0000_i1095" DrawAspect="Content" ObjectID="_1468075795" r:id="rId170">
            <o:LockedField>false</o:LockedField>
          </o:OLEObject>
        </w:object>
      </w:r>
      <w:r>
        <w:t>如下：</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388C07E9">
        <w:tc>
          <w:tcPr>
            <w:tcW w:w="7865" w:type="dxa"/>
            <w:tcBorders>
              <w:tl2br w:val="nil"/>
              <w:tr2bl w:val="nil"/>
            </w:tcBorders>
            <w:shd w:val="clear" w:color="auto" w:fill="FFFFFF"/>
          </w:tcPr>
          <w:p w14:paraId="263D5CD7">
            <w:pPr>
              <w:jc w:val="center"/>
              <w:rPr>
                <w:color w:val="000000"/>
              </w:rPr>
            </w:pPr>
            <w:r>
              <w:rPr>
                <w:rFonts w:ascii="Segoe UI" w:hAnsi="Segoe UI" w:eastAsia="Segoe UI" w:cs="Segoe UI"/>
                <w:color w:val="1C1F23"/>
                <w:position w:val="-12"/>
                <w:sz w:val="27"/>
                <w:szCs w:val="27"/>
                <w:shd w:val="clear" w:color="auto" w:fill="FFFFFF"/>
              </w:rPr>
              <w:object>
                <v:shape id="_x0000_i1096" o:spt="75" type="#_x0000_t75" style="height:18pt;width:85.1pt;" o:ole="t" filled="f" o:preferrelative="t" stroked="f" coordsize="21600,21600">
                  <v:path/>
                  <v:fill on="f" focussize="0,0"/>
                  <v:stroke on="f" joinstyle="miter"/>
                  <v:imagedata r:id="rId173" o:title=""/>
                  <o:lock v:ext="edit" aspectratio="f"/>
                  <w10:wrap type="none"/>
                  <w10:anchorlock/>
                </v:shape>
                <o:OLEObject Type="Embed" ProgID="Equation.DSMT4" ShapeID="_x0000_i1096" DrawAspect="Content" ObjectID="_1468075796" r:id="rId172">
                  <o:LockedField>false</o:LockedField>
                </o:OLEObject>
              </w:object>
            </w:r>
          </w:p>
        </w:tc>
        <w:tc>
          <w:tcPr>
            <w:tcW w:w="634" w:type="dxa"/>
            <w:tcBorders>
              <w:tl2br w:val="nil"/>
              <w:tr2bl w:val="nil"/>
            </w:tcBorders>
            <w:shd w:val="clear" w:color="auto" w:fill="FFFFFF"/>
            <w:vAlign w:val="center"/>
          </w:tcPr>
          <w:p w14:paraId="31583ED3">
            <w:pPr>
              <w:rPr>
                <w:color w:val="000000"/>
              </w:rPr>
            </w:pPr>
            <w:r>
              <w:rPr>
                <w:rFonts w:hint="eastAsia"/>
                <w:color w:val="000000"/>
              </w:rPr>
              <w:t>（3.12）</w:t>
            </w:r>
          </w:p>
        </w:tc>
      </w:tr>
    </w:tbl>
    <w:p w14:paraId="2C5D8BA7">
      <w:pPr>
        <w:pStyle w:val="57"/>
        <w:snapToGrid/>
        <w:spacing w:line="240" w:lineRule="auto"/>
        <w:ind w:firstLine="516" w:firstLineChars="200"/>
      </w:pPr>
      <w:r>
        <w:t>同样，也考虑基于描述性查询模态的检索任务。</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7A307441">
        <w:tc>
          <w:tcPr>
            <w:tcW w:w="7865" w:type="dxa"/>
            <w:tcBorders>
              <w:tl2br w:val="nil"/>
              <w:tr2bl w:val="nil"/>
            </w:tcBorders>
            <w:shd w:val="clear" w:color="auto" w:fill="FFFFFF"/>
          </w:tcPr>
          <w:p w14:paraId="5CC8FBC7">
            <w:pPr>
              <w:adjustRightInd/>
              <w:spacing w:line="240" w:lineRule="auto"/>
              <w:jc w:val="center"/>
              <w:textAlignment w:val="center"/>
              <w:rPr>
                <w:color w:val="000000"/>
              </w:rPr>
            </w:pPr>
            <w:r>
              <w:rPr>
                <w:rFonts w:ascii="Segoe UI" w:hAnsi="Segoe UI" w:eastAsia="Segoe UI" w:cs="Segoe UI"/>
                <w:color w:val="1C1F23"/>
                <w:position w:val="-60"/>
                <w:sz w:val="27"/>
                <w:szCs w:val="27"/>
                <w:shd w:val="clear" w:color="auto" w:fill="FFFFFF"/>
              </w:rPr>
              <w:object>
                <v:shape id="_x0000_i1097" o:spt="75" type="#_x0000_t75" style="height:52.15pt;width:195pt;" o:ole="t" filled="f" o:preferrelative="t" stroked="f" coordsize="21600,21600">
                  <v:path/>
                  <v:fill on="f" focussize="0,0"/>
                  <v:stroke on="f" joinstyle="miter"/>
                  <v:imagedata r:id="rId175" o:title=""/>
                  <o:lock v:ext="edit" aspectratio="f"/>
                  <w10:wrap type="none"/>
                  <w10:anchorlock/>
                </v:shape>
                <o:OLEObject Type="Embed" ProgID="Equation.DSMT4" ShapeID="_x0000_i1097" DrawAspect="Content" ObjectID="_1468075797" r:id="rId174">
                  <o:LockedField>false</o:LockedField>
                </o:OLEObject>
              </w:object>
            </w:r>
            <w:r>
              <w:rPr>
                <w:rFonts w:hint="eastAsia" w:ascii="Segoe UI" w:hAnsi="Segoe UI" w:cs="Segoe UI"/>
                <w:color w:val="1C1F23"/>
                <w:position w:val="-60"/>
                <w:sz w:val="27"/>
                <w:szCs w:val="27"/>
                <w:shd w:val="clear" w:color="auto" w:fill="FFFFFF"/>
              </w:rPr>
              <w:t xml:space="preserve">  </w:t>
            </w:r>
          </w:p>
        </w:tc>
        <w:tc>
          <w:tcPr>
            <w:tcW w:w="634" w:type="dxa"/>
            <w:tcBorders>
              <w:tl2br w:val="nil"/>
              <w:tr2bl w:val="nil"/>
            </w:tcBorders>
            <w:shd w:val="clear" w:color="auto" w:fill="FFFFFF"/>
            <w:vAlign w:val="center"/>
          </w:tcPr>
          <w:p w14:paraId="7864FC73">
            <w:pPr>
              <w:rPr>
                <w:color w:val="000000"/>
              </w:rPr>
            </w:pPr>
            <w:r>
              <w:rPr>
                <w:rFonts w:hint="eastAsia"/>
                <w:color w:val="000000"/>
              </w:rPr>
              <w:t>（3.13）</w:t>
            </w:r>
          </w:p>
        </w:tc>
      </w:tr>
    </w:tbl>
    <w:p w14:paraId="41C8A1DA">
      <w:pPr>
        <w:spacing w:line="240" w:lineRule="auto"/>
        <w:ind w:firstLine="516" w:firstLineChars="200"/>
      </w:pPr>
      <w:r>
        <w:rPr>
          <w:rFonts w:hint="eastAsia"/>
        </w:rPr>
        <w:t>其中</w:t>
      </w:r>
      <w:r>
        <w:rPr>
          <w:position w:val="-6"/>
          <w:szCs w:val="22"/>
        </w:rPr>
        <w:object>
          <v:shape id="_x0000_i1098" o:spt="75" type="#_x0000_t75" style="height:17.25pt;width:12pt;" o:ole="t" filled="f" o:preferrelative="t" stroked="f" coordsize="21600,21600">
            <v:path/>
            <v:fill on="f" focussize="0,0"/>
            <v:stroke on="f" joinstyle="miter"/>
            <v:imagedata r:id="rId177" o:title=""/>
            <o:lock v:ext="edit" aspectratio="f"/>
            <w10:wrap type="none"/>
            <w10:anchorlock/>
          </v:shape>
          <o:OLEObject Type="Embed" ProgID="Equation.DSMT4" ShapeID="_x0000_i1098" DrawAspect="Content" ObjectID="_1468075798" r:id="rId176">
            <o:LockedField>false</o:LockedField>
          </o:OLEObject>
        </w:object>
      </w:r>
      <w:r>
        <w:rPr>
          <w:rFonts w:hint="eastAsia"/>
        </w:rPr>
        <w:t>表示被掩码的文本标记集，</w:t>
      </w:r>
      <w:r>
        <w:rPr>
          <w:position w:val="-10"/>
          <w:szCs w:val="22"/>
        </w:rPr>
        <w:object>
          <v:shape id="_x0000_i1099" o:spt="75" type="#_x0000_t75" style="height:15.75pt;width:20.25pt;" o:ole="t" filled="f" o:preferrelative="t" stroked="f" coordsize="21600,21600">
            <v:path/>
            <v:fill on="f" focussize="0,0"/>
            <v:stroke on="f" joinstyle="miter"/>
            <v:imagedata r:id="rId179" o:title=""/>
            <o:lock v:ext="edit" aspectratio="f"/>
            <w10:wrap type="none"/>
            <w10:anchorlock/>
          </v:shape>
          <o:OLEObject Type="Embed" ProgID="Equation.DSMT4" ShapeID="_x0000_i1099" DrawAspect="Content" ObjectID="_1468075799" r:id="rId178">
            <o:LockedField>false</o:LockedField>
          </o:OLEObject>
        </w:object>
      </w:r>
      <w:r>
        <w:rPr>
          <w:rFonts w:hint="eastAsia"/>
        </w:rPr>
        <w:t>表示词汇表</w:t>
      </w:r>
      <w:r>
        <w:rPr>
          <w:position w:val="-6"/>
          <w:szCs w:val="22"/>
        </w:rPr>
        <w:object>
          <v:shape id="_x0000_i1100" o:spt="75" type="#_x0000_t75" style="height:13.9pt;width:12pt;" o:ole="t" filled="f" o:preferrelative="t" stroked="f" coordsize="21600,21600">
            <v:path/>
            <v:fill on="f" focussize="0,0"/>
            <v:stroke on="f" joinstyle="miter"/>
            <v:imagedata r:id="rId181" o:title=""/>
            <o:lock v:ext="edit" aspectratio="f"/>
            <w10:wrap type="none"/>
            <w10:anchorlock/>
          </v:shape>
          <o:OLEObject Type="Embed" ProgID="Equation.DSMT4" ShapeID="_x0000_i1100" DrawAspect="Content" ObjectID="_1468075800" r:id="rId180">
            <o:LockedField>false</o:LockedField>
          </o:OLEObject>
        </w:object>
      </w:r>
      <w:r>
        <w:rPr>
          <w:rFonts w:hint="eastAsia"/>
        </w:rPr>
        <w:t>的大小。预测的标记概率分布用</w:t>
      </w:r>
      <w:r>
        <w:rPr>
          <w:position w:val="-6"/>
          <w:szCs w:val="22"/>
        </w:rPr>
        <w:object>
          <v:shape id="_x0000_i1101" o:spt="75" type="#_x0000_t75" style="height:15.75pt;width:13.15pt;" o:ole="t" filled="f" o:preferrelative="t" stroked="f" coordsize="21600,21600">
            <v:path/>
            <v:fill on="f" focussize="0,0"/>
            <v:stroke on="f" joinstyle="miter"/>
            <v:imagedata r:id="rId183" o:title=""/>
            <o:lock v:ext="edit" aspectratio="f"/>
            <w10:wrap type="none"/>
            <w10:anchorlock/>
          </v:shape>
          <o:OLEObject Type="Embed" ProgID="Equation.DSMT4" ShapeID="_x0000_i1101" DrawAspect="Content" ObjectID="_1468075801" r:id="rId182">
            <o:LockedField>false</o:LockedField>
          </o:OLEObject>
        </w:object>
      </w:r>
      <w:r>
        <w:rPr>
          <w:rFonts w:hint="eastAsia"/>
        </w:rPr>
        <w:t>表示，</w:t>
      </w:r>
      <w:r>
        <w:rPr>
          <w:position w:val="-10"/>
          <w:szCs w:val="22"/>
        </w:rPr>
        <w:object>
          <v:shape id="_x0000_i1102" o:spt="75" type="#_x0000_t75" style="height:18pt;width:13.9pt;" o:ole="t" filled="f" o:preferrelative="t" stroked="f" coordsize="21600,21600">
            <v:path/>
            <v:fill on="f" focussize="0,0"/>
            <v:stroke on="f" joinstyle="miter"/>
            <v:imagedata r:id="rId185" o:title=""/>
            <o:lock v:ext="edit" aspectratio="f"/>
            <w10:wrap type="none"/>
            <w10:anchorlock/>
          </v:shape>
          <o:OLEObject Type="Embed" ProgID="Equation.DSMT4" ShapeID="_x0000_i1102" DrawAspect="Content" ObjectID="_1468075802" r:id="rId184">
            <o:LockedField>false</o:LockedField>
          </o:OLEObject>
        </w:object>
      </w:r>
      <w:r>
        <w:rPr>
          <w:rFonts w:hint="eastAsia"/>
        </w:rPr>
        <w:t>是一个独热词汇分布，其中真实标记的概率为1。相应地，行人重识别中ID损失</w:t>
      </w:r>
      <w:r>
        <w:rPr>
          <w:rFonts w:ascii="Euclid Math One" w:hAnsi="Euclid Math One" w:cs="Euclid Math One"/>
        </w:rPr>
        <w:t>L</w:t>
      </w:r>
      <w:r>
        <w:rPr>
          <w:rFonts w:hint="eastAsia"/>
          <w:vertAlign w:val="subscript"/>
        </w:rPr>
        <w:t>ID</w:t>
      </w:r>
      <w:r>
        <w:t>：</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391165FD">
        <w:tc>
          <w:tcPr>
            <w:tcW w:w="7865" w:type="dxa"/>
            <w:tcBorders>
              <w:tl2br w:val="nil"/>
              <w:tr2bl w:val="nil"/>
            </w:tcBorders>
            <w:shd w:val="clear" w:color="auto" w:fill="FFFFFF"/>
          </w:tcPr>
          <w:p w14:paraId="6E9366A2">
            <w:pPr>
              <w:adjustRightInd/>
              <w:spacing w:line="240" w:lineRule="auto"/>
              <w:jc w:val="center"/>
              <w:textAlignment w:val="center"/>
              <w:rPr>
                <w:color w:val="000000"/>
              </w:rPr>
            </w:pPr>
            <w:r>
              <w:rPr>
                <w:rFonts w:ascii="Segoe UI" w:hAnsi="Segoe UI" w:eastAsia="Segoe UI" w:cs="Segoe UI"/>
                <w:color w:val="1C1F23"/>
                <w:position w:val="-28"/>
                <w:sz w:val="27"/>
                <w:szCs w:val="27"/>
                <w:shd w:val="clear" w:color="auto" w:fill="FFFFFF"/>
              </w:rPr>
              <w:object>
                <v:shape id="_x0000_i1103" o:spt="75" type="#_x0000_t75" style="height:34.15pt;width:97.1pt;" o:ole="t" filled="f" o:preferrelative="t" stroked="f" coordsize="21600,21600">
                  <v:path/>
                  <v:fill on="f" focussize="0,0"/>
                  <v:stroke on="f" joinstyle="miter"/>
                  <v:imagedata r:id="rId187" o:title=""/>
                  <o:lock v:ext="edit" aspectratio="f"/>
                  <w10:wrap type="none"/>
                  <w10:anchorlock/>
                </v:shape>
                <o:OLEObject Type="Embed" ProgID="Equation.DSMT4" ShapeID="_x0000_i1103" DrawAspect="Content" ObjectID="_1468075803" r:id="rId186">
                  <o:LockedField>false</o:LockedField>
                </o:OLEObject>
              </w:object>
            </w:r>
            <w:r>
              <w:rPr>
                <w:rFonts w:hint="eastAsia" w:ascii="Segoe UI" w:hAnsi="Segoe UI" w:cs="Segoe UI"/>
                <w:color w:val="1C1F23"/>
                <w:position w:val="-28"/>
                <w:sz w:val="27"/>
                <w:szCs w:val="27"/>
                <w:shd w:val="clear" w:color="auto" w:fill="FFFFFF"/>
              </w:rPr>
              <w:t xml:space="preserve">  </w:t>
            </w:r>
            <w:r>
              <w:rPr>
                <w:rFonts w:hint="eastAsia" w:ascii="Segoe UI" w:hAnsi="Segoe UI" w:cs="Segoe UI"/>
                <w:color w:val="1C1F23"/>
                <w:position w:val="-12"/>
                <w:sz w:val="27"/>
                <w:szCs w:val="27"/>
                <w:shd w:val="clear" w:color="auto" w:fill="FFFFFF"/>
              </w:rPr>
              <w:t xml:space="preserve">  </w:t>
            </w:r>
          </w:p>
        </w:tc>
        <w:tc>
          <w:tcPr>
            <w:tcW w:w="634" w:type="dxa"/>
            <w:tcBorders>
              <w:tl2br w:val="nil"/>
              <w:tr2bl w:val="nil"/>
            </w:tcBorders>
            <w:shd w:val="clear" w:color="auto" w:fill="FFFFFF"/>
            <w:vAlign w:val="center"/>
          </w:tcPr>
          <w:p w14:paraId="64E56501">
            <w:pPr>
              <w:rPr>
                <w:color w:val="000000"/>
              </w:rPr>
            </w:pPr>
            <w:r>
              <w:rPr>
                <w:rFonts w:hint="eastAsia"/>
                <w:color w:val="000000"/>
              </w:rPr>
              <w:t>（3.14）</w:t>
            </w:r>
          </w:p>
        </w:tc>
      </w:tr>
    </w:tbl>
    <w:p w14:paraId="25412157">
      <w:pPr>
        <w:spacing w:line="240" w:lineRule="auto"/>
        <w:ind w:firstLine="516" w:firstLineChars="200"/>
      </w:pPr>
      <w:r>
        <w:rPr>
          <w:rFonts w:hint="eastAsia"/>
        </w:rPr>
        <w:t>其中</w:t>
      </w:r>
      <w:r>
        <w:rPr>
          <w:position w:val="-12"/>
          <w:szCs w:val="22"/>
        </w:rPr>
        <w:object>
          <v:shape id="_x0000_i1104" o:spt="75" type="#_x0000_t75" style="height:18pt;width:12pt;" o:ole="t" filled="f" o:preferrelative="t" stroked="f" coordsize="21600,21600">
            <v:path/>
            <v:fill on="f" focussize="0,0"/>
            <v:stroke on="f" joinstyle="miter"/>
            <v:imagedata r:id="rId189" o:title=""/>
            <o:lock v:ext="edit" aspectratio="f"/>
            <w10:wrap type="none"/>
            <w10:anchorlock/>
          </v:shape>
          <o:OLEObject Type="Embed" ProgID="Equation.DSMT4" ShapeID="_x0000_i1104" DrawAspect="Content" ObjectID="_1468075804" r:id="rId188">
            <o:LockedField>false</o:LockedField>
          </o:OLEObject>
        </w:object>
      </w:r>
      <w:r>
        <w:rPr>
          <w:rFonts w:hint="eastAsia"/>
        </w:rPr>
        <w:t>是真实标签的概率分布，</w:t>
      </w:r>
      <w:r>
        <w:rPr>
          <w:position w:val="-12"/>
          <w:szCs w:val="22"/>
        </w:rPr>
        <w:object>
          <v:shape id="_x0000_i1105" o:spt="75" type="#_x0000_t75" style="height:18pt;width:13.15pt;" o:ole="t" filled="f" o:preferrelative="t" stroked="f" coordsize="21600,21600">
            <v:path/>
            <v:fill on="f" focussize="0,0"/>
            <v:stroke on="f" joinstyle="miter"/>
            <v:imagedata r:id="rId191" o:title=""/>
            <o:lock v:ext="edit" aspectratio="f"/>
            <w10:wrap type="none"/>
            <w10:anchorlock/>
          </v:shape>
          <o:OLEObject Type="Embed" ProgID="Equation.DSMT4" ShapeID="_x0000_i1105" DrawAspect="Content" ObjectID="_1468075805" r:id="rId190">
            <o:LockedField>false</o:LockedField>
          </o:OLEObject>
        </w:object>
      </w:r>
      <w:r>
        <w:rPr>
          <w:rFonts w:hint="eastAsia"/>
        </w:rPr>
        <w:t>是模型的预测概率分布。</w:t>
      </w:r>
      <w:r>
        <w:rPr>
          <w:position w:val="-10"/>
          <w:szCs w:val="22"/>
        </w:rPr>
        <w:object>
          <v:shape id="_x0000_i1106" o:spt="75" type="#_x0000_t75" style="height:15.75pt;width:11.25pt;" o:ole="t" filled="f" o:preferrelative="t" stroked="f" coordsize="21600,21600">
            <v:path/>
            <v:fill on="f" focussize="0,0"/>
            <v:stroke on="f" joinstyle="miter"/>
            <v:imagedata r:id="rId193" o:title=""/>
            <o:lock v:ext="edit" aspectratio="f"/>
            <w10:wrap type="none"/>
            <w10:anchorlock/>
          </v:shape>
          <o:OLEObject Type="Embed" ProgID="Equation.DSMT4" ShapeID="_x0000_i1106" DrawAspect="Content" ObjectID="_1468075806" r:id="rId192">
            <o:LockedField>false</o:LockedField>
          </o:OLEObject>
        </w:object>
      </w:r>
      <w:r>
        <w:rPr>
          <w:rFonts w:hint="eastAsia"/>
        </w:rPr>
        <w:t>是模型的预测输出，G表示训练最小批次中的图像数量，</w:t>
      </w:r>
      <w:r>
        <w:rPr>
          <w:position w:val="-6"/>
          <w:szCs w:val="22"/>
        </w:rPr>
        <w:object>
          <v:shape id="_x0000_i1107" o:spt="75" type="#_x0000_t75" style="height:13.15pt;width:6.75pt;" o:ole="t" filled="f" o:preferrelative="t" stroked="f" coordsize="21600,21600">
            <v:path/>
            <v:fill on="f" focussize="0,0"/>
            <v:stroke on="f" joinstyle="miter"/>
            <v:imagedata r:id="rId195" o:title=""/>
            <o:lock v:ext="edit" aspectratio="f"/>
            <w10:wrap type="none"/>
            <w10:anchorlock/>
          </v:shape>
          <o:OLEObject Type="Embed" ProgID="Equation.DSMT4" ShapeID="_x0000_i1107" DrawAspect="Content" ObjectID="_1468075807" r:id="rId194">
            <o:LockedField>false</o:LockedField>
          </o:OLEObject>
        </w:object>
      </w:r>
      <w:r>
        <w:rPr>
          <w:rFonts w:hint="eastAsia"/>
        </w:rPr>
        <w:t>是类别的索引，即</w:t>
      </w:r>
      <w:r>
        <w:rPr>
          <w:position w:val="-6"/>
          <w:szCs w:val="22"/>
        </w:rPr>
        <w:object>
          <v:shape id="_x0000_i1108" o:spt="75" type="#_x0000_t75" style="height:13.9pt;width:27pt;" o:ole="t" filled="f" o:preferrelative="t" stroked="f" coordsize="21600,21600">
            <v:path/>
            <v:fill on="f" focussize="0,0"/>
            <v:stroke on="f" joinstyle="miter"/>
            <v:imagedata r:id="rId197" o:title=""/>
            <o:lock v:ext="edit" aspectratio="f"/>
            <w10:wrap type="none"/>
            <w10:anchorlock/>
          </v:shape>
          <o:OLEObject Type="Embed" ProgID="Equation.DSMT4" ShapeID="_x0000_i1108" DrawAspect="Content" ObjectID="_1468075808" r:id="rId196">
            <o:LockedField>false</o:LockedField>
          </o:OLEObject>
        </w:object>
      </w:r>
      <w:r>
        <w:rPr>
          <w:rFonts w:hint="eastAsia"/>
        </w:rPr>
        <w:t>中的</w:t>
      </w:r>
      <w:r>
        <w:rPr>
          <w:position w:val="-6"/>
          <w:szCs w:val="22"/>
        </w:rPr>
        <w:object>
          <v:shape id="_x0000_i1109" o:spt="75" type="#_x0000_t75" style="height:13.15pt;width:6.75pt;" o:ole="t" filled="f" o:preferrelative="t" stroked="f" coordsize="21600,21600">
            <v:path/>
            <v:fill on="f" focussize="0,0"/>
            <v:stroke on="f" joinstyle="miter"/>
            <v:imagedata r:id="rId195" o:title=""/>
            <o:lock v:ext="edit" aspectratio="f"/>
            <w10:wrap type="none"/>
            <w10:anchorlock/>
          </v:shape>
          <o:OLEObject Type="Embed" ProgID="Equation.DSMT4" ShapeID="_x0000_i1109" DrawAspect="Content" ObjectID="_1468075809" r:id="rId198">
            <o:LockedField>false</o:LockedField>
          </o:OLEObject>
        </w:object>
      </w:r>
      <w:r>
        <w:rPr>
          <w:rFonts w:hint="eastAsia"/>
        </w:rPr>
        <w:t>。最终，总体损失表示为：</w:t>
      </w:r>
    </w:p>
    <w:tbl>
      <w:tblPr>
        <w:tblStyle w:val="33"/>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0E0B2877">
        <w:tc>
          <w:tcPr>
            <w:tcW w:w="7865" w:type="dxa"/>
            <w:tcBorders>
              <w:tl2br w:val="nil"/>
              <w:tr2bl w:val="nil"/>
            </w:tcBorders>
            <w:shd w:val="clear" w:color="auto" w:fill="FFFFFF"/>
          </w:tcPr>
          <w:p w14:paraId="0604F4B9">
            <w:pPr>
              <w:spacing w:line="240" w:lineRule="auto"/>
              <w:jc w:val="center"/>
              <w:rPr>
                <w:color w:val="000000"/>
              </w:rPr>
            </w:pPr>
            <w:r>
              <w:rPr>
                <w:rFonts w:ascii="Segoe UI" w:hAnsi="Segoe UI" w:eastAsia="Segoe UI" w:cs="Segoe UI"/>
                <w:color w:val="1C1F23"/>
                <w:position w:val="-12"/>
                <w:sz w:val="27"/>
                <w:szCs w:val="27"/>
                <w:shd w:val="clear" w:color="auto" w:fill="FFFFFF"/>
              </w:rPr>
              <w:object>
                <v:shape id="_x0000_i1110" o:spt="75" type="#_x0000_t75" style="height:18pt;width:105pt;" o:ole="t" filled="f" o:preferrelative="t" stroked="f" coordsize="21600,21600">
                  <v:path/>
                  <v:fill on="f" focussize="0,0"/>
                  <v:stroke on="f" joinstyle="miter"/>
                  <v:imagedata r:id="rId200" o:title=""/>
                  <o:lock v:ext="edit" aspectratio="f"/>
                  <w10:wrap type="none"/>
                  <w10:anchorlock/>
                </v:shape>
                <o:OLEObject Type="Embed" ProgID="Equation.DSMT4" ShapeID="_x0000_i1110" DrawAspect="Content" ObjectID="_1468075810" r:id="rId199">
                  <o:LockedField>false</o:LockedField>
                </o:OLEObject>
              </w:object>
            </w:r>
            <w:r>
              <w:rPr>
                <w:rFonts w:hint="eastAsia" w:ascii="Segoe UI" w:hAnsi="Segoe UI" w:cs="Segoe UI"/>
                <w:color w:val="1C1F23"/>
                <w:position w:val="-12"/>
                <w:sz w:val="27"/>
                <w:szCs w:val="27"/>
                <w:shd w:val="clear" w:color="auto" w:fill="FFFFFF"/>
              </w:rPr>
              <w:t xml:space="preserve">   </w:t>
            </w:r>
          </w:p>
        </w:tc>
        <w:tc>
          <w:tcPr>
            <w:tcW w:w="634" w:type="dxa"/>
            <w:tcBorders>
              <w:tl2br w:val="nil"/>
              <w:tr2bl w:val="nil"/>
            </w:tcBorders>
            <w:shd w:val="clear" w:color="auto" w:fill="FFFFFF"/>
            <w:vAlign w:val="center"/>
          </w:tcPr>
          <w:p w14:paraId="40E6B796">
            <w:pPr>
              <w:rPr>
                <w:color w:val="000000"/>
              </w:rPr>
            </w:pPr>
            <w:r>
              <w:rPr>
                <w:rFonts w:hint="eastAsia"/>
                <w:color w:val="000000"/>
              </w:rPr>
              <w:t>（3.15）</w:t>
            </w:r>
          </w:p>
        </w:tc>
      </w:tr>
    </w:tbl>
    <w:p w14:paraId="3FAF1280">
      <w:pPr>
        <w:spacing w:line="240" w:lineRule="auto"/>
        <w:ind w:firstLine="516" w:firstLineChars="200"/>
      </w:pPr>
      <w:bookmarkStart w:id="527" w:name="_Toc7077630"/>
      <w:r>
        <w:rPr>
          <w:rFonts w:hint="eastAsia"/>
        </w:rPr>
        <w:t>最后，行人重识别模型通过待查询行人的文本描述特征检索行人图像特征，并输出与行人图像特征对应的预设 Rank-K 排序列表，作为行人重识别的结果。排名列表中的行人图像依据行人图像特征与待查询文本描述之间的相似度进行排列。</w:t>
      </w:r>
    </w:p>
    <w:p w14:paraId="123800D4">
      <w:pPr>
        <w:pStyle w:val="51"/>
      </w:pPr>
      <w:bookmarkStart w:id="528" w:name="_Toc28720"/>
      <w:bookmarkStart w:id="529" w:name="_Toc29984"/>
      <w:bookmarkStart w:id="530" w:name="_Toc25613"/>
      <w:bookmarkStart w:id="531" w:name="_Toc17383"/>
      <w:bookmarkStart w:id="532" w:name="_Toc29626"/>
      <w:bookmarkStart w:id="533" w:name="_Toc17889"/>
      <w:bookmarkStart w:id="534" w:name="_Toc15691"/>
      <w:bookmarkStart w:id="535" w:name="_Toc26793"/>
      <w:bookmarkStart w:id="536" w:name="_Toc28153"/>
      <w:bookmarkStart w:id="537" w:name="_Toc741"/>
      <w:bookmarkStart w:id="538" w:name="_Toc17718"/>
      <w:bookmarkStart w:id="539" w:name="_Toc22224"/>
      <w:r>
        <w:rPr>
          <w:rFonts w:hint="eastAsia"/>
        </w:rPr>
        <w:t>3.</w:t>
      </w:r>
      <w:r>
        <w:t xml:space="preserve">3 </w:t>
      </w:r>
      <w:bookmarkEnd w:id="527"/>
      <w:bookmarkStart w:id="540" w:name="_Toc7077631"/>
      <w:r>
        <w:rPr>
          <w:rFonts w:hint="eastAsia"/>
        </w:rPr>
        <w:t>实验结果与分析</w:t>
      </w:r>
      <w:bookmarkEnd w:id="528"/>
      <w:bookmarkEnd w:id="529"/>
      <w:bookmarkEnd w:id="530"/>
      <w:bookmarkEnd w:id="531"/>
      <w:bookmarkEnd w:id="532"/>
      <w:bookmarkEnd w:id="533"/>
      <w:bookmarkEnd w:id="534"/>
      <w:bookmarkEnd w:id="535"/>
      <w:bookmarkEnd w:id="536"/>
      <w:bookmarkEnd w:id="537"/>
      <w:bookmarkEnd w:id="538"/>
      <w:bookmarkEnd w:id="539"/>
    </w:p>
    <w:p w14:paraId="09846D08">
      <w:pPr>
        <w:pStyle w:val="10"/>
        <w:adjustRightInd/>
        <w:ind w:firstLine="516" w:firstLineChars="200"/>
        <w:rPr>
          <w:rFonts w:cs="Times New Roman"/>
          <w:lang w:val="en-US"/>
        </w:rPr>
      </w:pPr>
      <w:r>
        <w:rPr>
          <w:rFonts w:hint="eastAsia" w:cs="Times New Roman"/>
          <w:lang w:val="en-US"/>
        </w:rPr>
        <w:t>本节中将通过实验验证基于文本去混淆的行人重识别方法的有效性。本节主要分为以下几部分：</w:t>
      </w:r>
    </w:p>
    <w:p w14:paraId="38577F3C">
      <w:pPr>
        <w:pStyle w:val="10"/>
        <w:adjustRightInd/>
        <w:ind w:firstLine="516" w:firstLineChars="200"/>
        <w:rPr>
          <w:rFonts w:cs="Times New Roman"/>
          <w:lang w:val="en-US"/>
        </w:rPr>
      </w:pPr>
      <w:r>
        <w:rPr>
          <w:rFonts w:hint="eastAsia" w:cs="Times New Roman"/>
          <w:lang w:val="en-US" w:eastAsia="zh-CN"/>
        </w:rPr>
        <w:t>（</w:t>
      </w:r>
      <w:r>
        <w:rPr>
          <w:rFonts w:hint="eastAsia" w:cs="Times New Roman"/>
          <w:lang w:val="en-US"/>
        </w:rPr>
        <w:t>1）介绍实验的设置包括：具体的主干模型的主干选择、样本处理、训练策略等；</w:t>
      </w:r>
    </w:p>
    <w:p w14:paraId="0FB8E489">
      <w:pPr>
        <w:pStyle w:val="10"/>
        <w:adjustRightInd/>
        <w:ind w:firstLine="516" w:firstLineChars="200"/>
        <w:rPr>
          <w:rFonts w:cs="Times New Roman"/>
          <w:lang w:val="en-US"/>
        </w:rPr>
      </w:pPr>
      <w:r>
        <w:rPr>
          <w:rFonts w:hint="eastAsia" w:cs="Times New Roman"/>
          <w:lang w:val="en-US" w:eastAsia="zh-CN"/>
        </w:rPr>
        <w:t>（</w:t>
      </w:r>
      <w:r>
        <w:rPr>
          <w:rFonts w:hint="eastAsia" w:cs="Times New Roman"/>
          <w:lang w:val="en-US"/>
        </w:rPr>
        <w:t>2）详细介绍软硬件配置，包括软硬件的型号与版本；</w:t>
      </w:r>
    </w:p>
    <w:p w14:paraId="4324170A">
      <w:pPr>
        <w:pStyle w:val="10"/>
        <w:adjustRightInd/>
        <w:ind w:firstLine="516" w:firstLineChars="200"/>
        <w:rPr>
          <w:rFonts w:cs="Times New Roman"/>
          <w:lang w:val="en-US"/>
        </w:rPr>
      </w:pPr>
      <w:r>
        <w:rPr>
          <w:rFonts w:hint="eastAsia" w:cs="Times New Roman"/>
          <w:lang w:val="en-US" w:eastAsia="zh-CN"/>
        </w:rPr>
        <w:t>（</w:t>
      </w:r>
      <w:r>
        <w:rPr>
          <w:rFonts w:hint="eastAsia" w:cs="Times New Roman"/>
          <w:lang w:val="en-US"/>
        </w:rPr>
        <w:t>3）对本章方法所做的实验数据进行表格化展示，并且根据数据，将本方法与最近几年的经典方法和模型进行性能对比，总结出本方法的性能优势和CLIP通用模型架构的优势。</w:t>
      </w:r>
    </w:p>
    <w:p w14:paraId="5A94A81B">
      <w:pPr>
        <w:pStyle w:val="53"/>
      </w:pPr>
      <w:bookmarkStart w:id="541" w:name="_Toc16472"/>
      <w:bookmarkStart w:id="542" w:name="_Toc7571"/>
      <w:bookmarkStart w:id="543" w:name="_Toc21118"/>
      <w:bookmarkStart w:id="544" w:name="_Toc7941"/>
      <w:bookmarkStart w:id="545" w:name="_Toc22151"/>
      <w:bookmarkStart w:id="546" w:name="_Toc22212"/>
      <w:bookmarkStart w:id="547" w:name="_Toc15341"/>
      <w:bookmarkStart w:id="548" w:name="_Toc23473"/>
      <w:bookmarkStart w:id="549" w:name="_Toc12665"/>
      <w:bookmarkStart w:id="550" w:name="_Toc31570"/>
      <w:bookmarkStart w:id="551" w:name="_Toc26860"/>
      <w:bookmarkStart w:id="552" w:name="_Toc18521"/>
      <w:bookmarkStart w:id="2956" w:name="_GoBack"/>
      <w:bookmarkEnd w:id="2956"/>
      <w:r>
        <w:rPr>
          <w:rFonts w:hint="eastAsia"/>
        </w:rPr>
        <w:t>3.</w:t>
      </w:r>
      <w:r>
        <w:t>3</w:t>
      </w:r>
      <w:r>
        <w:rPr>
          <w:rFonts w:hint="eastAsia"/>
        </w:rPr>
        <w:t>.1</w:t>
      </w:r>
      <w:r>
        <w:t xml:space="preserve"> </w:t>
      </w:r>
      <w:r>
        <w:rPr>
          <w:rFonts w:hint="eastAsia"/>
        </w:rPr>
        <w:t>实验设置</w:t>
      </w:r>
      <w:bookmarkEnd w:id="540"/>
      <w:bookmarkEnd w:id="541"/>
      <w:bookmarkEnd w:id="542"/>
      <w:bookmarkEnd w:id="543"/>
      <w:bookmarkEnd w:id="544"/>
      <w:bookmarkEnd w:id="545"/>
      <w:bookmarkEnd w:id="546"/>
      <w:bookmarkEnd w:id="547"/>
      <w:bookmarkEnd w:id="548"/>
      <w:bookmarkEnd w:id="549"/>
      <w:bookmarkEnd w:id="550"/>
      <w:bookmarkEnd w:id="551"/>
      <w:bookmarkEnd w:id="552"/>
    </w:p>
    <w:p w14:paraId="28ECED83">
      <w:pPr>
        <w:pStyle w:val="10"/>
        <w:adjustRightInd/>
        <w:ind w:firstLine="516" w:firstLineChars="200"/>
        <w:rPr>
          <w:rFonts w:cs="Times New Roman"/>
          <w:lang w:val="en-US"/>
        </w:rPr>
      </w:pPr>
      <w:bookmarkStart w:id="553" w:name="_Toc167699216"/>
      <w:bookmarkStart w:id="554" w:name="_Toc164177698"/>
      <w:bookmarkStart w:id="555" w:name="_Toc7077632"/>
      <w:r>
        <w:rPr>
          <w:rFonts w:hint="eastAsia" w:cs="Times New Roman"/>
          <w:lang w:val="en-US"/>
        </w:rPr>
        <w:t>本研究采用</w:t>
      </w:r>
      <w:r>
        <w:rPr>
          <w:rFonts w:hint="eastAsia" w:cs="Times New Roman"/>
          <w:highlight w:val="yellow"/>
          <w:lang w:val="en-US"/>
          <w:rPrChange w:id="7" w:author="Trisha" w:date="2025-09-30T11:37:05Z">
            <w:rPr>
              <w:rFonts w:hint="eastAsia" w:cs="Times New Roman"/>
              <w:lang w:val="en-US"/>
            </w:rPr>
          </w:rPrChange>
        </w:rPr>
        <w:t>基于CLIP预训练模型</w:t>
      </w:r>
      <w:r>
        <w:rPr>
          <w:rFonts w:hint="eastAsia" w:cs="Times New Roman"/>
          <w:lang w:val="en-US"/>
        </w:rPr>
        <w:t>的骨干网络架构，通过迁移学习策略实现跨模态特征对齐。在训练配置方面，设置批处理样本量为64，每个训练样本包含严格对齐的文本描述-图像对。针对视觉模态的鲁棒性增强，实施多阶段数据增强策略：首先进行随机水平翻转与边缘填充（padding=10像素），随后应用随机裁剪（尺寸384×128）及概率为0.5的随机区域擦除（erase ratio=0.4）。模型优化采用Adam优化器进行60个训练周期，初始学习率设为1×10⁻⁵，并采用余弦退火策略动态调整学习率，有效平衡模型收敛速度与稳定性。特别地，在对比学习模块中引入温度系数τ=0.07，该参数经网格搜索验证可最优调节特征空间中的</w:t>
      </w:r>
      <w:bookmarkEnd w:id="553"/>
      <w:bookmarkEnd w:id="554"/>
      <w:r>
        <w:rPr>
          <w:rFonts w:hint="eastAsia" w:cs="Times New Roman"/>
          <w:lang w:val="en-US"/>
        </w:rPr>
        <w:t>权重变化。</w:t>
      </w:r>
    </w:p>
    <w:p w14:paraId="24608585">
      <w:pPr>
        <w:pStyle w:val="53"/>
      </w:pPr>
      <w:bookmarkStart w:id="556" w:name="_Toc13230"/>
      <w:bookmarkStart w:id="557" w:name="_Toc21623"/>
      <w:bookmarkStart w:id="558" w:name="_Toc26182"/>
      <w:bookmarkStart w:id="559" w:name="_Toc28933"/>
      <w:bookmarkStart w:id="560" w:name="_Toc27216"/>
      <w:bookmarkStart w:id="561" w:name="_Toc19277"/>
      <w:bookmarkStart w:id="562" w:name="_Toc9463"/>
      <w:bookmarkStart w:id="563" w:name="_Toc18308"/>
      <w:bookmarkStart w:id="564" w:name="_Toc12296"/>
      <w:bookmarkStart w:id="565" w:name="_Toc2667"/>
      <w:bookmarkStart w:id="566" w:name="_Toc5233"/>
      <w:bookmarkStart w:id="567" w:name="_Toc2096"/>
      <w:r>
        <w:rPr>
          <w:rFonts w:hint="eastAsia"/>
        </w:rPr>
        <w:t>3.</w:t>
      </w:r>
      <w:r>
        <w:t>3</w:t>
      </w:r>
      <w:r>
        <w:rPr>
          <w:rFonts w:hint="eastAsia"/>
        </w:rPr>
        <w:t>.</w:t>
      </w:r>
      <w:r>
        <w:t xml:space="preserve">2 </w:t>
      </w:r>
      <w:bookmarkEnd w:id="555"/>
      <w:r>
        <w:rPr>
          <w:rFonts w:hint="eastAsia"/>
        </w:rPr>
        <w:t>实验环境</w:t>
      </w:r>
      <w:bookmarkEnd w:id="556"/>
      <w:bookmarkEnd w:id="557"/>
      <w:bookmarkEnd w:id="558"/>
      <w:bookmarkEnd w:id="559"/>
      <w:bookmarkEnd w:id="560"/>
      <w:bookmarkEnd w:id="561"/>
      <w:bookmarkEnd w:id="562"/>
      <w:bookmarkEnd w:id="563"/>
      <w:bookmarkEnd w:id="564"/>
      <w:bookmarkEnd w:id="565"/>
      <w:bookmarkEnd w:id="566"/>
      <w:bookmarkEnd w:id="567"/>
    </w:p>
    <w:p w14:paraId="6970DDB1">
      <w:pPr>
        <w:pStyle w:val="10"/>
        <w:adjustRightInd/>
        <w:ind w:firstLine="516" w:firstLineChars="200"/>
        <w:rPr>
          <w:rFonts w:cs="Times New Roman"/>
          <w:lang w:val="en-US"/>
        </w:rPr>
      </w:pPr>
      <w:r>
        <w:rPr>
          <w:rFonts w:hint="eastAsia" w:cs="Times New Roman"/>
          <w:lang w:val="en-US"/>
        </w:rPr>
        <w:t>硬件配置与软件环境如下：实验平台搭载NVIDIA GeForce RTX 4090 GPU（显存容量24GB），配备128GB DDR5系统内存与4TB NVMe固态存储设备。软件环境采用Ubuntu 22.04.4 LTS操作系统，依托CUDA 12.2并行计算架构与PyTorch 1.9.0深度学习框架构建算法实现基础。为保障实验可复现性，通过Anaconda3建立严格隔离的Python 3.8虚拟环境，并采用集成代码调试、版本控制及文档生成功能的PyCharm 2022.3专业集成开发环境（IDE）。</w:t>
      </w:r>
    </w:p>
    <w:p w14:paraId="56341ACD">
      <w:pPr>
        <w:pStyle w:val="53"/>
      </w:pPr>
      <w:bookmarkStart w:id="568" w:name="_Toc43742881"/>
      <w:bookmarkStart w:id="569" w:name="_Toc22820"/>
      <w:bookmarkStart w:id="570" w:name="_Toc32225"/>
      <w:bookmarkStart w:id="571" w:name="_Toc15098"/>
      <w:bookmarkStart w:id="572" w:name="_Toc20499"/>
      <w:bookmarkStart w:id="573" w:name="_Toc28433"/>
      <w:bookmarkStart w:id="574" w:name="_Toc16571"/>
      <w:bookmarkStart w:id="575" w:name="_Toc24285"/>
      <w:bookmarkStart w:id="576" w:name="_Toc20892"/>
      <w:bookmarkStart w:id="577" w:name="_Toc3453"/>
      <w:bookmarkStart w:id="578" w:name="_Toc15125"/>
      <w:bookmarkStart w:id="579" w:name="_Toc14105"/>
      <w:bookmarkStart w:id="580" w:name="_Toc12948"/>
      <w:bookmarkStart w:id="581" w:name="_Toc7077633"/>
      <w:r>
        <w:t xml:space="preserve">3.3.3 </w:t>
      </w:r>
      <w:bookmarkEnd w:id="568"/>
      <w:r>
        <w:rPr>
          <w:rFonts w:hint="eastAsia"/>
        </w:rPr>
        <w:t>实验结果与对比</w:t>
      </w:r>
      <w:bookmarkEnd w:id="569"/>
      <w:bookmarkEnd w:id="570"/>
      <w:bookmarkEnd w:id="571"/>
      <w:bookmarkEnd w:id="572"/>
      <w:bookmarkEnd w:id="573"/>
      <w:bookmarkEnd w:id="574"/>
      <w:bookmarkEnd w:id="575"/>
      <w:bookmarkEnd w:id="576"/>
      <w:bookmarkEnd w:id="577"/>
      <w:bookmarkEnd w:id="578"/>
      <w:bookmarkEnd w:id="579"/>
      <w:bookmarkEnd w:id="580"/>
    </w:p>
    <w:p w14:paraId="728A5F92">
      <w:pPr>
        <w:pStyle w:val="57"/>
        <w:snapToGrid/>
        <w:ind w:firstLine="516" w:firstLineChars="200"/>
      </w:pPr>
      <w:r>
        <w:t>为验证本</w:t>
      </w:r>
      <w:r>
        <w:rPr>
          <w:rFonts w:hint="eastAsia"/>
        </w:rPr>
        <w:t>章</w:t>
      </w:r>
      <w:r>
        <w:t>所提出的基于</w:t>
      </w:r>
      <w:r>
        <w:rPr>
          <w:rFonts w:hint="eastAsia"/>
        </w:rPr>
        <w:t>文本去混淆的行人重识别方法的有效性，在第二章所述的三个数据集（CUHK-PEDES、ICFG-PEDES和RSTPReid）进行对比实验。评估指标与现有的ReID协议</w:t>
      </w:r>
      <w:r>
        <w:rPr>
          <w:rFonts w:hint="eastAsia"/>
          <w:vertAlign w:val="superscript"/>
        </w:rPr>
        <w:t>[30]</w:t>
      </w:r>
      <w:r>
        <w:rPr>
          <w:rFonts w:hint="eastAsia"/>
        </w:rPr>
        <w:t>一致，我们采用了Rank-k和平均精度（mAP）作为评估指标来衡量性能。Rank-k和mAP的高值表明更好的性能，展示了模型从大量候选者中准确检索并排序相关身份的能力。通过与以下最先进的基于文本的ReID方法进行比较：</w:t>
      </w:r>
    </w:p>
    <w:p w14:paraId="2951BE2D">
      <w:pPr>
        <w:pStyle w:val="57"/>
        <w:snapToGrid/>
        <w:ind w:firstLine="516" w:firstLineChars="200"/>
      </w:pPr>
      <w:r>
        <w:rPr>
          <w:rFonts w:hint="eastAsia"/>
        </w:rPr>
        <w:t>·</w:t>
      </w:r>
      <w:r>
        <w:t xml:space="preserve">TIMAM </w:t>
      </w:r>
      <w:r>
        <w:rPr>
          <w:rFonts w:hint="eastAsia"/>
          <w:vertAlign w:val="superscript"/>
        </w:rPr>
        <w:t>[31]</w:t>
      </w:r>
      <w:r>
        <w:rPr>
          <w:rFonts w:hint="eastAsia"/>
        </w:rPr>
        <w:t>：</w:t>
      </w:r>
      <w:r>
        <w:t>TIMAM使用对抗性和跨模态匹配来学习模态不变特征，并强调了BERT在这一领域的成功应用。</w:t>
      </w:r>
    </w:p>
    <w:p w14:paraId="4C886C14">
      <w:pPr>
        <w:pStyle w:val="57"/>
        <w:snapToGrid/>
        <w:ind w:firstLine="516" w:firstLineChars="200"/>
      </w:pPr>
      <w:r>
        <w:rPr>
          <w:rFonts w:hint="eastAsia"/>
        </w:rPr>
        <w:t>·</w:t>
      </w:r>
      <w:r>
        <w:t>ViTAA</w:t>
      </w:r>
      <w:r>
        <w:rPr>
          <w:rFonts w:hint="eastAsia"/>
          <w:vertAlign w:val="superscript"/>
        </w:rPr>
        <w:t>[32]</w:t>
      </w:r>
      <w:r>
        <w:rPr>
          <w:rFonts w:hint="eastAsia"/>
        </w:rPr>
        <w:t>：</w:t>
      </w:r>
      <w:r>
        <w:t>ViTAA模型通过基于属性的特征解耦和对比学习，将特定视觉属性与文本描述对齐。</w:t>
      </w:r>
    </w:p>
    <w:p w14:paraId="38824289">
      <w:pPr>
        <w:pStyle w:val="57"/>
        <w:snapToGrid/>
        <w:ind w:firstLine="516" w:firstLineChars="200"/>
      </w:pPr>
      <w:r>
        <w:rPr>
          <w:rFonts w:hint="eastAsia"/>
        </w:rPr>
        <w:t>·</w:t>
      </w:r>
      <w:r>
        <w:t xml:space="preserve">DSSL </w:t>
      </w:r>
      <w:r>
        <w:rPr>
          <w:rFonts w:hint="eastAsia"/>
          <w:vertAlign w:val="superscript"/>
        </w:rPr>
        <w:t>[33]</w:t>
      </w:r>
      <w:r>
        <w:rPr>
          <w:rFonts w:hint="eastAsia"/>
        </w:rPr>
        <w:t>：</w:t>
      </w:r>
      <w:r>
        <w:t>DSSL模型通过一种新颖的环境-人物分离和融合机制，在互斥约束下分离并匹配人物和周围环境信息。</w:t>
      </w:r>
    </w:p>
    <w:p w14:paraId="4C2E52A2">
      <w:pPr>
        <w:pStyle w:val="57"/>
        <w:snapToGrid/>
        <w:ind w:firstLine="516" w:firstLineChars="200"/>
      </w:pPr>
      <w:r>
        <w:rPr>
          <w:rFonts w:hint="eastAsia"/>
        </w:rPr>
        <w:t>·</w:t>
      </w:r>
      <w:r>
        <w:t xml:space="preserve">LapsCore </w:t>
      </w:r>
      <w:r>
        <w:rPr>
          <w:rFonts w:hint="eastAsia"/>
          <w:vertAlign w:val="superscript"/>
        </w:rPr>
        <w:t>[34]</w:t>
      </w:r>
      <w:r>
        <w:rPr>
          <w:rFonts w:hint="eastAsia"/>
        </w:rPr>
        <w:t>：</w:t>
      </w:r>
      <w:r>
        <w:t>作者提出了LapsCore，该模型通过图像着色和文本完成这两个子任务，显式地构建细粒度的跨模态关联，以增强多模态表示学习。</w:t>
      </w:r>
    </w:p>
    <w:p w14:paraId="330BB5A3">
      <w:pPr>
        <w:pStyle w:val="57"/>
        <w:snapToGrid/>
        <w:ind w:firstLine="516" w:firstLineChars="200"/>
      </w:pPr>
      <w:r>
        <w:rPr>
          <w:rFonts w:hint="eastAsia"/>
        </w:rPr>
        <w:t>·</w:t>
      </w:r>
      <w:r>
        <w:t xml:space="preserve">LBUL </w:t>
      </w:r>
      <w:r>
        <w:rPr>
          <w:rFonts w:hint="eastAsia"/>
          <w:vertAlign w:val="superscript"/>
        </w:rPr>
        <w:t>[35]</w:t>
      </w:r>
      <w:r>
        <w:rPr>
          <w:rFonts w:hint="eastAsia"/>
        </w:rPr>
        <w:t>：</w:t>
      </w:r>
      <w:r>
        <w:t>LBUL在将视觉和文本模态映射到一致的跨模态共同流形之前，仔细考虑了它们的分布特性。</w:t>
      </w:r>
    </w:p>
    <w:p w14:paraId="595378D1">
      <w:pPr>
        <w:pStyle w:val="57"/>
        <w:snapToGrid/>
        <w:ind w:left="516" w:leftChars="200"/>
      </w:pPr>
      <w:r>
        <w:rPr>
          <w:rFonts w:hint="eastAsia"/>
        </w:rPr>
        <w:t>·</w:t>
      </w:r>
      <w:r>
        <w:t>LGUR</w:t>
      </w:r>
      <w:r>
        <w:rPr>
          <w:rFonts w:hint="eastAsia"/>
          <w:vertAlign w:val="superscript"/>
        </w:rPr>
        <w:t>[4]</w:t>
      </w:r>
      <w:r>
        <w:rPr>
          <w:rFonts w:hint="eastAsia"/>
        </w:rPr>
        <w:t>：</w:t>
      </w:r>
      <w:r>
        <w:t>LGUR提出了DGA和PGU模块，用于对齐和统一特征粒度。</w:t>
      </w:r>
    </w:p>
    <w:p w14:paraId="34FDBF3D">
      <w:pPr>
        <w:pStyle w:val="57"/>
        <w:snapToGrid/>
        <w:ind w:left="516" w:leftChars="200"/>
      </w:pPr>
      <w:r>
        <w:rPr>
          <w:rFonts w:hint="eastAsia"/>
        </w:rPr>
        <w:t>·</w:t>
      </w:r>
      <w:r>
        <w:t>IRRA</w:t>
      </w:r>
      <w:r>
        <w:rPr>
          <w:rFonts w:hint="eastAsia"/>
          <w:vertAlign w:val="superscript"/>
        </w:rPr>
        <w:t>[6]</w:t>
      </w:r>
      <w:r>
        <w:rPr>
          <w:rFonts w:hint="eastAsia"/>
        </w:rPr>
        <w:t>：</w:t>
      </w:r>
      <w:r>
        <w:t>该方法通过隐式关系推理和相似性分布匹配增强跨模态交互。</w:t>
      </w:r>
    </w:p>
    <w:p w14:paraId="5AE7EB84">
      <w:pPr>
        <w:pStyle w:val="57"/>
        <w:snapToGrid/>
        <w:ind w:firstLine="516" w:firstLineChars="200"/>
      </w:pPr>
      <w:r>
        <w:rPr>
          <w:rFonts w:hint="eastAsia"/>
        </w:rPr>
        <w:t>·</w:t>
      </w:r>
      <w:r>
        <w:t>CPCL</w:t>
      </w:r>
      <w:r>
        <w:rPr>
          <w:rFonts w:hint="eastAsia"/>
          <w:vertAlign w:val="superscript"/>
        </w:rPr>
        <w:t>[36]</w:t>
      </w:r>
      <w:r>
        <w:rPr>
          <w:rFonts w:hint="eastAsia"/>
        </w:rPr>
        <w:t>：</w:t>
      </w:r>
      <w:r>
        <w:t>CPCL集成了CLIP、原型记忆和异常值挖掘，以改善跨模态对齐。</w:t>
      </w:r>
    </w:p>
    <w:p w14:paraId="4FE1B41B">
      <w:pPr>
        <w:pStyle w:val="57"/>
        <w:snapToGrid/>
        <w:ind w:firstLine="516" w:firstLineChars="200"/>
      </w:pPr>
      <w:r>
        <w:rPr>
          <w:rFonts w:hint="eastAsia"/>
        </w:rPr>
        <w:t>·</w:t>
      </w:r>
      <w:r>
        <w:t>TBPS-CLIP</w:t>
      </w:r>
      <w:r>
        <w:rPr>
          <w:rFonts w:hint="eastAsia"/>
          <w:vertAlign w:val="superscript"/>
        </w:rPr>
        <w:t>[37]</w:t>
      </w:r>
      <w:r>
        <w:rPr>
          <w:rFonts w:hint="eastAsia"/>
        </w:rPr>
        <w:t>：</w:t>
      </w:r>
      <w:r>
        <w:t>TBPS-CLIP对CLIP进行了全面的实证研究，并取得了良好的性能。</w:t>
      </w:r>
    </w:p>
    <w:p w14:paraId="3ADC727B">
      <w:pPr>
        <w:pStyle w:val="57"/>
        <w:snapToGrid/>
        <w:ind w:firstLine="516" w:firstLineChars="200"/>
      </w:pPr>
      <w:r>
        <w:rPr>
          <w:rFonts w:hint="eastAsia"/>
        </w:rPr>
        <w:t>·</w:t>
      </w:r>
      <w:r>
        <w:t>IVT</w:t>
      </w:r>
      <w:r>
        <w:rPr>
          <w:rFonts w:hint="eastAsia"/>
          <w:vertAlign w:val="superscript"/>
        </w:rPr>
        <w:t>[38]</w:t>
      </w:r>
      <w:r>
        <w:rPr>
          <w:rFonts w:hint="eastAsia"/>
        </w:rPr>
        <w:t>：</w:t>
      </w:r>
      <w:r>
        <w:t>IVT框架使用单一网络和隐式语义对齐范式，包括多级对齐和双向掩码建模。</w:t>
      </w:r>
    </w:p>
    <w:p w14:paraId="06304D04">
      <w:pPr>
        <w:pStyle w:val="57"/>
        <w:snapToGrid/>
        <w:ind w:firstLine="516" w:firstLineChars="200"/>
      </w:pPr>
      <w:r>
        <w:rPr>
          <w:rFonts w:hint="eastAsia"/>
        </w:rPr>
        <w:t>·</w:t>
      </w:r>
      <w:r>
        <w:t>CFine</w:t>
      </w:r>
      <w:r>
        <w:rPr>
          <w:rFonts w:hint="eastAsia"/>
          <w:vertAlign w:val="superscript"/>
        </w:rPr>
        <w:t>[2]</w:t>
      </w:r>
      <w:r>
        <w:rPr>
          <w:rFonts w:hint="eastAsia"/>
        </w:rPr>
        <w:t>：</w:t>
      </w:r>
      <w:r>
        <w:t>CFine利用多级全局特征学习和跨粒度细化来增强跨模态对应关系并优化检索性能。</w:t>
      </w:r>
    </w:p>
    <w:p w14:paraId="3A39170A">
      <w:pPr>
        <w:pStyle w:val="57"/>
        <w:snapToGrid/>
        <w:ind w:firstLine="516" w:firstLineChars="200"/>
      </w:pPr>
      <w:r>
        <w:rPr>
          <w:rFonts w:hint="eastAsia"/>
        </w:rPr>
        <w:t>·Dual Path</w:t>
      </w:r>
      <w:r>
        <w:rPr>
          <w:rFonts w:hint="eastAsia"/>
          <w:vertAlign w:val="superscript"/>
        </w:rPr>
        <w:t>[39]</w:t>
      </w:r>
      <w:r>
        <w:rPr>
          <w:rFonts w:hint="eastAsia"/>
        </w:rPr>
        <w:t>：</w:t>
      </w:r>
      <w:r>
        <w:t>一种用于匹配图像和句子的双路径卷积网络，通过实例损失增强判别嵌入。</w:t>
      </w:r>
    </w:p>
    <w:p w14:paraId="7E8157B6">
      <w:pPr>
        <w:pStyle w:val="57"/>
        <w:snapToGrid/>
        <w:ind w:firstLine="516" w:firstLineChars="200"/>
      </w:pPr>
      <w:r>
        <w:rPr>
          <w:rFonts w:hint="eastAsia"/>
        </w:rPr>
        <w:t>·</w:t>
      </w:r>
      <w:r>
        <w:t>CMPM/CMPC</w:t>
      </w:r>
      <w:r>
        <w:rPr>
          <w:rFonts w:hint="eastAsia"/>
          <w:vertAlign w:val="superscript"/>
        </w:rPr>
        <w:t>[40]</w:t>
      </w:r>
      <w:r>
        <w:rPr>
          <w:rFonts w:hint="eastAsia"/>
        </w:rPr>
        <w:t>：</w:t>
      </w:r>
      <w:r>
        <w:t xml:space="preserve"> CMPM和CMPC损失旨在通过最小化KL散度和对向量投影进行分类来提高判别性嵌入，从而增强特征的紧凑性。</w:t>
      </w:r>
    </w:p>
    <w:p w14:paraId="0C2A9A6C">
      <w:pPr>
        <w:pStyle w:val="57"/>
        <w:snapToGrid/>
        <w:ind w:firstLine="516" w:firstLineChars="200"/>
      </w:pPr>
      <w:r>
        <w:rPr>
          <w:rFonts w:hint="eastAsia"/>
        </w:rPr>
        <w:t>·</w:t>
      </w:r>
      <w:r>
        <w:t>SSAN</w:t>
      </w:r>
      <w:r>
        <w:rPr>
          <w:rFonts w:hint="eastAsia"/>
          <w:vertAlign w:val="superscript"/>
        </w:rPr>
        <w:t>[11]</w:t>
      </w:r>
      <w:r>
        <w:rPr>
          <w:rFonts w:hint="eastAsia"/>
        </w:rPr>
        <w:t>：</w:t>
      </w:r>
      <w:r>
        <w:t>引入了语义自对齐网络（SSAN），以改进部分级别的文本特征提取、身体部位关系和类内方差减少。</w:t>
      </w:r>
    </w:p>
    <w:p w14:paraId="7C6B94EE">
      <w:pPr>
        <w:pStyle w:val="57"/>
        <w:snapToGrid/>
        <w:ind w:firstLine="516" w:firstLineChars="200"/>
      </w:pPr>
      <w:r>
        <w:rPr>
          <w:rFonts w:hint="eastAsia"/>
        </w:rPr>
        <w:t>注：ETC(Eliminate text confusion)即代表本章方法简称。“-”表示不适用，加粗表示最佳性能。</w:t>
      </w:r>
    </w:p>
    <w:p w14:paraId="466EAED7">
      <w:pPr>
        <w:pStyle w:val="8"/>
        <w:rPr>
          <w:rFonts w:eastAsia="宋体"/>
        </w:rPr>
      </w:pPr>
      <w:commentRangeStart w:id="3"/>
      <w:commentRangeStart w:id="4"/>
      <w:r>
        <w:t>表</w:t>
      </w:r>
      <w:r>
        <w:rPr>
          <w:rFonts w:hint="eastAsia"/>
        </w:rPr>
        <w:t>3.</w:t>
      </w:r>
      <w:r>
        <w:fldChar w:fldCharType="begin"/>
      </w:r>
      <w:r>
        <w:instrText xml:space="preserve"> SEQ 表 \* ARABIC </w:instrText>
      </w:r>
      <w:r>
        <w:fldChar w:fldCharType="separate"/>
      </w:r>
      <w:r>
        <w:t>1</w:t>
      </w:r>
      <w:r>
        <w:fldChar w:fldCharType="end"/>
      </w:r>
      <w:bookmarkStart w:id="582" w:name="_Toc31364"/>
      <w:bookmarkStart w:id="583" w:name="_Toc5503"/>
      <w:bookmarkStart w:id="584" w:name="_Toc10840"/>
      <w:bookmarkStart w:id="585" w:name="_Toc29772"/>
      <w:bookmarkStart w:id="586" w:name="_Toc2893"/>
      <w:bookmarkStart w:id="587" w:name="_Toc10937"/>
      <w:bookmarkStart w:id="588" w:name="_Toc7872"/>
      <w:bookmarkStart w:id="589" w:name="_Toc6661"/>
      <w:bookmarkStart w:id="590" w:name="_Toc15306"/>
      <w:bookmarkStart w:id="591" w:name="_Toc15679"/>
      <w:bookmarkStart w:id="592" w:name="_Toc4194"/>
      <w:bookmarkStart w:id="593" w:name="_Toc30341"/>
      <w:bookmarkStart w:id="594" w:name="_Toc28728"/>
      <w:bookmarkStart w:id="595" w:name="_Toc12745"/>
      <w:bookmarkStart w:id="596" w:name="_Toc24744"/>
      <w:bookmarkStart w:id="597" w:name="_Toc9183"/>
      <w:bookmarkStart w:id="598" w:name="_Toc25775"/>
      <w:bookmarkStart w:id="599" w:name="_Toc6719"/>
      <w:bookmarkStart w:id="600" w:name="_Toc22612"/>
      <w:bookmarkStart w:id="601" w:name="_Toc29175"/>
      <w:bookmarkStart w:id="602" w:name="_Toc6498"/>
      <w:bookmarkStart w:id="603" w:name="_Toc21648"/>
      <w:bookmarkStart w:id="604" w:name="_Toc30131"/>
      <w:bookmarkStart w:id="605" w:name="_Toc30835"/>
      <w:bookmarkStart w:id="606" w:name="_Toc6974"/>
      <w:bookmarkStart w:id="607" w:name="_Toc18759"/>
      <w:r>
        <w:rPr>
          <w:rFonts w:hint="eastAsia"/>
          <w:lang w:val="en-US" w:eastAsia="zh-CN"/>
        </w:rPr>
        <w:t xml:space="preserve"> </w:t>
      </w:r>
      <w:r>
        <w:rPr>
          <w:rFonts w:hint="eastAsia"/>
        </w:rPr>
        <w:t>在</w:t>
      </w:r>
      <w:r>
        <w:rPr>
          <w:rFonts w:ascii="Times New Roman" w:hAnsi="Times New Roman" w:cs="Times New Roman"/>
        </w:rPr>
        <w:t>CUHK-PEDES</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方法性能对比</w:t>
      </w:r>
      <w:commentRangeEnd w:id="3"/>
      <w:r>
        <w:commentReference w:id="3"/>
      </w:r>
      <w:commentRangeEnd w:id="4"/>
      <w:r>
        <w:commentReference w:id="4"/>
      </w:r>
      <w:r>
        <w:rPr>
          <w:rFonts w:hint="eastAsia"/>
        </w:rPr>
        <w:t xml:space="preserve"> </w:t>
      </w:r>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437"/>
        <w:gridCol w:w="1518"/>
        <w:gridCol w:w="1518"/>
        <w:gridCol w:w="1529"/>
        <w:gridCol w:w="1506"/>
      </w:tblGrid>
      <w:tr w14:paraId="43F3556A">
        <w:tc>
          <w:tcPr>
            <w:tcW w:w="1778" w:type="dxa"/>
            <w:tcBorders>
              <w:top w:val="single" w:color="000000" w:sz="12" w:space="0"/>
              <w:left w:val="nil"/>
              <w:bottom w:val="single" w:color="000000" w:sz="4" w:space="0"/>
              <w:right w:val="nil"/>
              <w:tl2br w:val="nil"/>
            </w:tcBorders>
            <w:shd w:val="clear" w:color="auto" w:fill="FFFFFF"/>
          </w:tcPr>
          <w:p w14:paraId="2B360953">
            <w:pPr>
              <w:widowControl/>
              <w:jc w:val="left"/>
              <w:rPr>
                <w:color w:val="000000"/>
                <w:szCs w:val="24"/>
              </w:rPr>
            </w:pPr>
            <w:r>
              <w:rPr>
                <w:rFonts w:hint="eastAsia"/>
                <w:color w:val="000000"/>
                <w:szCs w:val="24"/>
              </w:rPr>
              <w:t>Method</w:t>
            </w:r>
          </w:p>
        </w:tc>
        <w:tc>
          <w:tcPr>
            <w:tcW w:w="1437" w:type="dxa"/>
            <w:tcBorders>
              <w:top w:val="single" w:color="000000" w:sz="12" w:space="0"/>
              <w:left w:val="nil"/>
              <w:bottom w:val="single" w:color="000000" w:sz="4" w:space="0"/>
              <w:right w:val="nil"/>
            </w:tcBorders>
            <w:shd w:val="clear" w:color="auto" w:fill="FFFFFF"/>
          </w:tcPr>
          <w:p w14:paraId="12323E53">
            <w:pPr>
              <w:pStyle w:val="53"/>
              <w:outlineLvl w:val="9"/>
              <w:rPr>
                <w:color w:val="000000"/>
                <w:sz w:val="24"/>
                <w:szCs w:val="24"/>
              </w:rPr>
            </w:pPr>
            <w:bookmarkStart w:id="608" w:name="_Toc17573"/>
            <w:bookmarkStart w:id="609" w:name="_Toc953"/>
            <w:bookmarkStart w:id="610" w:name="_Toc5589"/>
            <w:bookmarkStart w:id="611" w:name="_Toc30102"/>
            <w:r>
              <w:rPr>
                <w:rFonts w:hint="eastAsia"/>
                <w:color w:val="000000"/>
                <w:sz w:val="24"/>
                <w:szCs w:val="24"/>
              </w:rPr>
              <w:t>Reference</w:t>
            </w:r>
            <w:bookmarkEnd w:id="608"/>
            <w:bookmarkEnd w:id="609"/>
            <w:bookmarkEnd w:id="610"/>
            <w:bookmarkEnd w:id="611"/>
          </w:p>
        </w:tc>
        <w:tc>
          <w:tcPr>
            <w:tcW w:w="1518" w:type="dxa"/>
            <w:tcBorders>
              <w:top w:val="single" w:color="000000" w:sz="12" w:space="0"/>
              <w:left w:val="nil"/>
              <w:bottom w:val="single" w:color="000000" w:sz="4" w:space="0"/>
              <w:right w:val="nil"/>
            </w:tcBorders>
            <w:shd w:val="clear" w:color="auto" w:fill="FFFFFF"/>
          </w:tcPr>
          <w:p w14:paraId="465B5F8A">
            <w:pPr>
              <w:pStyle w:val="53"/>
              <w:outlineLvl w:val="9"/>
              <w:rPr>
                <w:color w:val="000000"/>
                <w:sz w:val="24"/>
                <w:szCs w:val="24"/>
              </w:rPr>
            </w:pPr>
            <w:bookmarkStart w:id="612" w:name="_Toc5906"/>
            <w:bookmarkStart w:id="613" w:name="_Toc6281"/>
            <w:bookmarkStart w:id="614" w:name="_Toc9284"/>
            <w:bookmarkStart w:id="615" w:name="_Toc15036"/>
            <w:r>
              <w:rPr>
                <w:rFonts w:hint="eastAsia"/>
                <w:color w:val="000000"/>
                <w:sz w:val="24"/>
                <w:szCs w:val="24"/>
              </w:rPr>
              <w:t>Rank-1</w:t>
            </w:r>
            <w:bookmarkEnd w:id="612"/>
            <w:bookmarkEnd w:id="613"/>
            <w:bookmarkEnd w:id="614"/>
            <w:bookmarkEnd w:id="615"/>
          </w:p>
        </w:tc>
        <w:tc>
          <w:tcPr>
            <w:tcW w:w="1518" w:type="dxa"/>
            <w:tcBorders>
              <w:top w:val="single" w:color="000000" w:sz="12" w:space="0"/>
              <w:left w:val="nil"/>
              <w:bottom w:val="single" w:color="000000" w:sz="4" w:space="0"/>
              <w:right w:val="nil"/>
            </w:tcBorders>
            <w:shd w:val="clear" w:color="auto" w:fill="FFFFFF"/>
          </w:tcPr>
          <w:p w14:paraId="602D7181">
            <w:pPr>
              <w:pStyle w:val="53"/>
              <w:outlineLvl w:val="9"/>
              <w:rPr>
                <w:color w:val="000000"/>
                <w:sz w:val="24"/>
                <w:szCs w:val="24"/>
              </w:rPr>
            </w:pPr>
            <w:bookmarkStart w:id="616" w:name="_Toc24542"/>
            <w:bookmarkStart w:id="617" w:name="_Toc23586"/>
            <w:bookmarkStart w:id="618" w:name="_Toc18835"/>
            <w:bookmarkStart w:id="619" w:name="_Toc15572"/>
            <w:r>
              <w:rPr>
                <w:rFonts w:hint="eastAsia"/>
                <w:color w:val="000000"/>
                <w:sz w:val="24"/>
                <w:szCs w:val="24"/>
              </w:rPr>
              <w:t>Rank-5</w:t>
            </w:r>
            <w:bookmarkEnd w:id="616"/>
            <w:bookmarkEnd w:id="617"/>
            <w:bookmarkEnd w:id="618"/>
            <w:bookmarkEnd w:id="619"/>
          </w:p>
        </w:tc>
        <w:tc>
          <w:tcPr>
            <w:tcW w:w="1529" w:type="dxa"/>
            <w:tcBorders>
              <w:top w:val="single" w:color="000000" w:sz="12" w:space="0"/>
              <w:left w:val="nil"/>
              <w:bottom w:val="single" w:color="000000" w:sz="4" w:space="0"/>
              <w:right w:val="nil"/>
            </w:tcBorders>
            <w:shd w:val="clear" w:color="auto" w:fill="FFFFFF"/>
          </w:tcPr>
          <w:p w14:paraId="1E99473A">
            <w:pPr>
              <w:pStyle w:val="53"/>
              <w:outlineLvl w:val="9"/>
              <w:rPr>
                <w:color w:val="000000"/>
                <w:sz w:val="24"/>
                <w:szCs w:val="24"/>
              </w:rPr>
            </w:pPr>
            <w:bookmarkStart w:id="620" w:name="_Toc4952"/>
            <w:bookmarkStart w:id="621" w:name="_Toc22579"/>
            <w:bookmarkStart w:id="622" w:name="_Toc21814"/>
            <w:bookmarkStart w:id="623" w:name="_Toc8760"/>
            <w:r>
              <w:rPr>
                <w:rFonts w:hint="eastAsia"/>
                <w:color w:val="000000"/>
                <w:sz w:val="24"/>
                <w:szCs w:val="24"/>
              </w:rPr>
              <w:t>Rank-10</w:t>
            </w:r>
            <w:bookmarkEnd w:id="620"/>
            <w:bookmarkEnd w:id="621"/>
            <w:bookmarkEnd w:id="622"/>
            <w:bookmarkEnd w:id="623"/>
          </w:p>
        </w:tc>
        <w:tc>
          <w:tcPr>
            <w:tcW w:w="1506" w:type="dxa"/>
            <w:tcBorders>
              <w:top w:val="single" w:color="000000" w:sz="12" w:space="0"/>
              <w:left w:val="nil"/>
              <w:bottom w:val="single" w:color="000000" w:sz="4" w:space="0"/>
              <w:right w:val="nil"/>
            </w:tcBorders>
            <w:shd w:val="clear" w:color="auto" w:fill="FFFFFF"/>
          </w:tcPr>
          <w:p w14:paraId="41E688D6">
            <w:pPr>
              <w:pStyle w:val="53"/>
              <w:outlineLvl w:val="9"/>
              <w:rPr>
                <w:color w:val="000000"/>
                <w:sz w:val="24"/>
                <w:szCs w:val="24"/>
              </w:rPr>
            </w:pPr>
            <w:bookmarkStart w:id="624" w:name="_Toc20083"/>
            <w:bookmarkStart w:id="625" w:name="_Toc13507"/>
            <w:bookmarkStart w:id="626" w:name="_Toc4537"/>
            <w:bookmarkStart w:id="627" w:name="_Toc32305"/>
            <w:r>
              <w:rPr>
                <w:rFonts w:hint="eastAsia"/>
                <w:color w:val="000000"/>
                <w:sz w:val="24"/>
                <w:szCs w:val="24"/>
              </w:rPr>
              <w:t>mAP</w:t>
            </w:r>
            <w:bookmarkEnd w:id="624"/>
            <w:bookmarkEnd w:id="625"/>
            <w:bookmarkEnd w:id="626"/>
            <w:bookmarkEnd w:id="627"/>
          </w:p>
        </w:tc>
      </w:tr>
      <w:tr w14:paraId="4D7DD8BD">
        <w:tc>
          <w:tcPr>
            <w:tcW w:w="1778" w:type="dxa"/>
            <w:tcBorders>
              <w:top w:val="single" w:color="000000" w:sz="4" w:space="0"/>
              <w:left w:val="nil"/>
              <w:bottom w:val="nil"/>
              <w:right w:val="nil"/>
            </w:tcBorders>
            <w:shd w:val="clear" w:color="auto" w:fill="FFFFFF"/>
          </w:tcPr>
          <w:p w14:paraId="1CB5D267">
            <w:pPr>
              <w:widowControl/>
              <w:spacing w:before="120"/>
              <w:jc w:val="left"/>
              <w:textAlignment w:val="center"/>
              <w:rPr>
                <w:color w:val="000000"/>
                <w:szCs w:val="24"/>
              </w:rPr>
            </w:pPr>
            <w:r>
              <w:rPr>
                <w:color w:val="000000"/>
                <w:szCs w:val="24"/>
                <w:lang w:bidi="ar"/>
              </w:rPr>
              <w:t xml:space="preserve">TIMAM </w:t>
            </w:r>
          </w:p>
        </w:tc>
        <w:tc>
          <w:tcPr>
            <w:tcW w:w="1437" w:type="dxa"/>
            <w:tcBorders>
              <w:top w:val="single" w:color="000000" w:sz="4" w:space="0"/>
              <w:left w:val="nil"/>
              <w:bottom w:val="nil"/>
              <w:right w:val="nil"/>
            </w:tcBorders>
            <w:shd w:val="clear" w:color="auto" w:fill="FFFFFF"/>
          </w:tcPr>
          <w:p w14:paraId="517998BC">
            <w:pPr>
              <w:widowControl/>
              <w:spacing w:before="120"/>
              <w:jc w:val="left"/>
              <w:textAlignment w:val="center"/>
              <w:rPr>
                <w:color w:val="000000"/>
                <w:szCs w:val="24"/>
                <w:lang w:bidi="ar"/>
              </w:rPr>
            </w:pPr>
            <w:r>
              <w:rPr>
                <w:color w:val="000000"/>
                <w:szCs w:val="24"/>
                <w:lang w:bidi="ar"/>
              </w:rPr>
              <w:t>ICCV19</w:t>
            </w:r>
          </w:p>
        </w:tc>
        <w:tc>
          <w:tcPr>
            <w:tcW w:w="1518" w:type="dxa"/>
            <w:tcBorders>
              <w:top w:val="single" w:color="000000" w:sz="4" w:space="0"/>
              <w:left w:val="nil"/>
              <w:bottom w:val="nil"/>
              <w:right w:val="nil"/>
            </w:tcBorders>
            <w:shd w:val="clear" w:color="auto" w:fill="FFFFFF"/>
          </w:tcPr>
          <w:p w14:paraId="5DF75F83">
            <w:pPr>
              <w:pStyle w:val="53"/>
              <w:outlineLvl w:val="9"/>
              <w:rPr>
                <w:color w:val="000000"/>
                <w:sz w:val="24"/>
                <w:szCs w:val="24"/>
              </w:rPr>
            </w:pPr>
            <w:bookmarkStart w:id="628" w:name="_Toc17657"/>
            <w:bookmarkStart w:id="629" w:name="_Toc25851"/>
            <w:bookmarkStart w:id="630" w:name="_Toc19634"/>
            <w:bookmarkStart w:id="631" w:name="_Toc1327"/>
            <w:r>
              <w:rPr>
                <w:rFonts w:hint="eastAsia"/>
                <w:color w:val="000000"/>
                <w:sz w:val="24"/>
                <w:szCs w:val="24"/>
              </w:rPr>
              <w:t>54.21</w:t>
            </w:r>
            <w:bookmarkEnd w:id="628"/>
            <w:bookmarkEnd w:id="629"/>
            <w:bookmarkEnd w:id="630"/>
            <w:bookmarkEnd w:id="631"/>
          </w:p>
        </w:tc>
        <w:tc>
          <w:tcPr>
            <w:tcW w:w="1518" w:type="dxa"/>
            <w:tcBorders>
              <w:top w:val="single" w:color="000000" w:sz="4" w:space="0"/>
              <w:left w:val="nil"/>
              <w:bottom w:val="nil"/>
              <w:right w:val="nil"/>
            </w:tcBorders>
            <w:shd w:val="clear" w:color="auto" w:fill="FFFFFF"/>
          </w:tcPr>
          <w:p w14:paraId="2202CCD0">
            <w:pPr>
              <w:pStyle w:val="53"/>
              <w:outlineLvl w:val="9"/>
              <w:rPr>
                <w:color w:val="000000"/>
                <w:sz w:val="24"/>
                <w:szCs w:val="24"/>
              </w:rPr>
            </w:pPr>
            <w:bookmarkStart w:id="632" w:name="_Toc19252"/>
            <w:bookmarkStart w:id="633" w:name="_Toc28243"/>
            <w:bookmarkStart w:id="634" w:name="_Toc4285"/>
            <w:bookmarkStart w:id="635" w:name="_Toc6000"/>
            <w:r>
              <w:rPr>
                <w:rFonts w:hint="eastAsia"/>
                <w:color w:val="000000"/>
                <w:sz w:val="24"/>
                <w:szCs w:val="24"/>
              </w:rPr>
              <w:t>77.56</w:t>
            </w:r>
            <w:bookmarkEnd w:id="632"/>
            <w:bookmarkEnd w:id="633"/>
            <w:bookmarkEnd w:id="634"/>
            <w:bookmarkEnd w:id="635"/>
          </w:p>
        </w:tc>
        <w:tc>
          <w:tcPr>
            <w:tcW w:w="1529" w:type="dxa"/>
            <w:tcBorders>
              <w:top w:val="single" w:color="000000" w:sz="4" w:space="0"/>
              <w:left w:val="nil"/>
              <w:bottom w:val="nil"/>
              <w:right w:val="nil"/>
            </w:tcBorders>
            <w:shd w:val="clear" w:color="auto" w:fill="FFFFFF"/>
          </w:tcPr>
          <w:p w14:paraId="56EE67B7">
            <w:pPr>
              <w:pStyle w:val="53"/>
              <w:outlineLvl w:val="9"/>
              <w:rPr>
                <w:color w:val="000000"/>
                <w:sz w:val="24"/>
                <w:szCs w:val="24"/>
              </w:rPr>
            </w:pPr>
            <w:bookmarkStart w:id="636" w:name="_Toc28003"/>
            <w:bookmarkStart w:id="637" w:name="_Toc9468"/>
            <w:bookmarkStart w:id="638" w:name="_Toc27353"/>
            <w:bookmarkStart w:id="639" w:name="_Toc31969"/>
            <w:r>
              <w:rPr>
                <w:rFonts w:hint="eastAsia"/>
                <w:color w:val="000000"/>
                <w:sz w:val="24"/>
                <w:szCs w:val="24"/>
              </w:rPr>
              <w:t>79.27</w:t>
            </w:r>
            <w:bookmarkEnd w:id="636"/>
            <w:bookmarkEnd w:id="637"/>
            <w:bookmarkEnd w:id="638"/>
            <w:bookmarkEnd w:id="639"/>
          </w:p>
        </w:tc>
        <w:tc>
          <w:tcPr>
            <w:tcW w:w="1506" w:type="dxa"/>
            <w:tcBorders>
              <w:top w:val="single" w:color="000000" w:sz="4" w:space="0"/>
              <w:left w:val="nil"/>
              <w:bottom w:val="nil"/>
              <w:right w:val="nil"/>
            </w:tcBorders>
            <w:shd w:val="clear" w:color="auto" w:fill="FFFFFF"/>
          </w:tcPr>
          <w:p w14:paraId="06F42A78">
            <w:pPr>
              <w:pStyle w:val="53"/>
              <w:outlineLvl w:val="9"/>
              <w:rPr>
                <w:color w:val="000000"/>
                <w:sz w:val="24"/>
                <w:szCs w:val="24"/>
              </w:rPr>
            </w:pPr>
            <w:bookmarkStart w:id="640" w:name="_Toc32312"/>
            <w:bookmarkStart w:id="641" w:name="_Toc6780"/>
            <w:bookmarkStart w:id="642" w:name="_Toc15784"/>
            <w:bookmarkStart w:id="643" w:name="_Toc24338"/>
            <w:r>
              <w:rPr>
                <w:rFonts w:hint="eastAsia"/>
                <w:color w:val="000000"/>
                <w:sz w:val="24"/>
                <w:szCs w:val="24"/>
              </w:rPr>
              <w:t>-</w:t>
            </w:r>
            <w:bookmarkEnd w:id="640"/>
            <w:bookmarkEnd w:id="641"/>
            <w:bookmarkEnd w:id="642"/>
            <w:bookmarkEnd w:id="643"/>
          </w:p>
        </w:tc>
      </w:tr>
      <w:tr w14:paraId="2C6F9670">
        <w:tc>
          <w:tcPr>
            <w:tcW w:w="1778" w:type="dxa"/>
            <w:tcBorders>
              <w:top w:val="nil"/>
              <w:left w:val="nil"/>
              <w:bottom w:val="nil"/>
              <w:right w:val="nil"/>
            </w:tcBorders>
            <w:shd w:val="clear" w:color="auto" w:fill="FFFFFF"/>
          </w:tcPr>
          <w:p w14:paraId="42C857A0">
            <w:pPr>
              <w:widowControl/>
              <w:spacing w:before="120"/>
              <w:jc w:val="left"/>
              <w:textAlignment w:val="center"/>
              <w:rPr>
                <w:color w:val="000000"/>
                <w:szCs w:val="24"/>
                <w:lang w:bidi="ar"/>
              </w:rPr>
            </w:pPr>
            <w:r>
              <w:rPr>
                <w:color w:val="000000"/>
                <w:szCs w:val="24"/>
                <w:lang w:bidi="ar"/>
              </w:rPr>
              <w:t xml:space="preserve">ViTAA </w:t>
            </w:r>
          </w:p>
        </w:tc>
        <w:tc>
          <w:tcPr>
            <w:tcW w:w="1437" w:type="dxa"/>
            <w:tcBorders>
              <w:top w:val="nil"/>
              <w:left w:val="nil"/>
              <w:bottom w:val="nil"/>
              <w:right w:val="nil"/>
            </w:tcBorders>
            <w:shd w:val="clear" w:color="auto" w:fill="FFFFFF"/>
          </w:tcPr>
          <w:p w14:paraId="2ABCD06C">
            <w:pPr>
              <w:widowControl/>
              <w:spacing w:before="120"/>
              <w:jc w:val="left"/>
              <w:textAlignment w:val="center"/>
              <w:rPr>
                <w:color w:val="000000"/>
                <w:szCs w:val="24"/>
                <w:lang w:bidi="ar"/>
              </w:rPr>
            </w:pPr>
            <w:r>
              <w:rPr>
                <w:rFonts w:hint="eastAsia"/>
                <w:color w:val="000000"/>
                <w:szCs w:val="24"/>
                <w:lang w:bidi="ar"/>
              </w:rPr>
              <w:t>ECCV20</w:t>
            </w:r>
          </w:p>
        </w:tc>
        <w:tc>
          <w:tcPr>
            <w:tcW w:w="1518" w:type="dxa"/>
            <w:tcBorders>
              <w:top w:val="nil"/>
              <w:left w:val="nil"/>
              <w:bottom w:val="nil"/>
              <w:right w:val="nil"/>
            </w:tcBorders>
            <w:shd w:val="clear" w:color="auto" w:fill="FFFFFF"/>
          </w:tcPr>
          <w:p w14:paraId="27014711">
            <w:pPr>
              <w:pStyle w:val="53"/>
              <w:outlineLvl w:val="9"/>
              <w:rPr>
                <w:color w:val="000000"/>
                <w:sz w:val="24"/>
                <w:szCs w:val="24"/>
              </w:rPr>
            </w:pPr>
            <w:bookmarkStart w:id="644" w:name="_Toc13344"/>
            <w:bookmarkStart w:id="645" w:name="_Toc12058"/>
            <w:bookmarkStart w:id="646" w:name="_Toc14774"/>
            <w:bookmarkStart w:id="647" w:name="_Toc11504"/>
            <w:r>
              <w:rPr>
                <w:rFonts w:hint="eastAsia"/>
                <w:color w:val="000000"/>
                <w:sz w:val="24"/>
                <w:szCs w:val="24"/>
              </w:rPr>
              <w:t>54.92</w:t>
            </w:r>
            <w:bookmarkEnd w:id="644"/>
            <w:bookmarkEnd w:id="645"/>
            <w:bookmarkEnd w:id="646"/>
            <w:bookmarkEnd w:id="647"/>
          </w:p>
        </w:tc>
        <w:tc>
          <w:tcPr>
            <w:tcW w:w="1518" w:type="dxa"/>
            <w:tcBorders>
              <w:top w:val="nil"/>
              <w:left w:val="nil"/>
              <w:bottom w:val="nil"/>
              <w:right w:val="nil"/>
            </w:tcBorders>
            <w:shd w:val="clear" w:color="auto" w:fill="FFFFFF"/>
          </w:tcPr>
          <w:p w14:paraId="0895E213">
            <w:pPr>
              <w:pStyle w:val="53"/>
              <w:outlineLvl w:val="9"/>
              <w:rPr>
                <w:color w:val="000000"/>
                <w:sz w:val="24"/>
                <w:szCs w:val="24"/>
              </w:rPr>
            </w:pPr>
            <w:bookmarkStart w:id="648" w:name="_Toc11871"/>
            <w:bookmarkStart w:id="649" w:name="_Toc9583"/>
            <w:bookmarkStart w:id="650" w:name="_Toc12680"/>
            <w:bookmarkStart w:id="651" w:name="_Toc14304"/>
            <w:r>
              <w:rPr>
                <w:rFonts w:hint="eastAsia"/>
                <w:color w:val="000000"/>
                <w:sz w:val="24"/>
                <w:szCs w:val="24"/>
              </w:rPr>
              <w:t>75.18</w:t>
            </w:r>
            <w:bookmarkEnd w:id="648"/>
            <w:bookmarkEnd w:id="649"/>
            <w:bookmarkEnd w:id="650"/>
            <w:bookmarkEnd w:id="651"/>
          </w:p>
        </w:tc>
        <w:tc>
          <w:tcPr>
            <w:tcW w:w="1529" w:type="dxa"/>
            <w:tcBorders>
              <w:top w:val="nil"/>
              <w:left w:val="nil"/>
              <w:bottom w:val="nil"/>
              <w:right w:val="nil"/>
            </w:tcBorders>
            <w:shd w:val="clear" w:color="auto" w:fill="FFFFFF"/>
          </w:tcPr>
          <w:p w14:paraId="5A783152">
            <w:pPr>
              <w:pStyle w:val="53"/>
              <w:outlineLvl w:val="9"/>
              <w:rPr>
                <w:color w:val="000000"/>
                <w:sz w:val="24"/>
                <w:szCs w:val="24"/>
              </w:rPr>
            </w:pPr>
            <w:bookmarkStart w:id="652" w:name="_Toc2950"/>
            <w:bookmarkStart w:id="653" w:name="_Toc24616"/>
            <w:bookmarkStart w:id="654" w:name="_Toc16934"/>
            <w:bookmarkStart w:id="655" w:name="_Toc5976"/>
            <w:r>
              <w:rPr>
                <w:rFonts w:hint="eastAsia"/>
                <w:color w:val="000000"/>
                <w:sz w:val="24"/>
                <w:szCs w:val="24"/>
              </w:rPr>
              <w:t>82.90</w:t>
            </w:r>
            <w:bookmarkEnd w:id="652"/>
            <w:bookmarkEnd w:id="653"/>
            <w:bookmarkEnd w:id="654"/>
            <w:bookmarkEnd w:id="655"/>
          </w:p>
        </w:tc>
        <w:tc>
          <w:tcPr>
            <w:tcW w:w="1506" w:type="dxa"/>
            <w:tcBorders>
              <w:top w:val="nil"/>
              <w:left w:val="nil"/>
              <w:bottom w:val="nil"/>
              <w:right w:val="nil"/>
            </w:tcBorders>
            <w:shd w:val="clear" w:color="auto" w:fill="FFFFFF"/>
          </w:tcPr>
          <w:p w14:paraId="08BA796C">
            <w:pPr>
              <w:pStyle w:val="53"/>
              <w:outlineLvl w:val="9"/>
              <w:rPr>
                <w:color w:val="000000"/>
                <w:sz w:val="24"/>
                <w:szCs w:val="24"/>
              </w:rPr>
            </w:pPr>
            <w:bookmarkStart w:id="656" w:name="_Toc25629"/>
            <w:bookmarkStart w:id="657" w:name="_Toc14139"/>
            <w:bookmarkStart w:id="658" w:name="_Toc8426"/>
            <w:bookmarkStart w:id="659" w:name="_Toc28444"/>
            <w:r>
              <w:rPr>
                <w:rFonts w:hint="eastAsia"/>
                <w:color w:val="000000"/>
                <w:sz w:val="24"/>
                <w:szCs w:val="24"/>
              </w:rPr>
              <w:t>51.60</w:t>
            </w:r>
            <w:bookmarkEnd w:id="656"/>
            <w:bookmarkEnd w:id="657"/>
            <w:bookmarkEnd w:id="658"/>
            <w:bookmarkEnd w:id="659"/>
          </w:p>
        </w:tc>
      </w:tr>
      <w:tr w14:paraId="7D39B764">
        <w:tc>
          <w:tcPr>
            <w:tcW w:w="1778" w:type="dxa"/>
            <w:tcBorders>
              <w:top w:val="nil"/>
              <w:left w:val="nil"/>
              <w:bottom w:val="nil"/>
              <w:right w:val="nil"/>
            </w:tcBorders>
            <w:shd w:val="clear" w:color="auto" w:fill="FFFFFF"/>
          </w:tcPr>
          <w:p w14:paraId="60E62794">
            <w:pPr>
              <w:widowControl/>
              <w:spacing w:before="120"/>
              <w:jc w:val="left"/>
              <w:textAlignment w:val="center"/>
              <w:rPr>
                <w:color w:val="000000"/>
                <w:szCs w:val="24"/>
                <w:lang w:bidi="ar"/>
              </w:rPr>
            </w:pPr>
            <w:r>
              <w:rPr>
                <w:color w:val="000000"/>
                <w:szCs w:val="24"/>
                <w:lang w:bidi="ar"/>
              </w:rPr>
              <w:t xml:space="preserve">DSSL </w:t>
            </w:r>
          </w:p>
        </w:tc>
        <w:tc>
          <w:tcPr>
            <w:tcW w:w="1437" w:type="dxa"/>
            <w:tcBorders>
              <w:top w:val="nil"/>
              <w:left w:val="nil"/>
              <w:bottom w:val="nil"/>
              <w:right w:val="nil"/>
            </w:tcBorders>
            <w:shd w:val="clear" w:color="auto" w:fill="FFFFFF"/>
          </w:tcPr>
          <w:p w14:paraId="3998A8AE">
            <w:pPr>
              <w:widowControl/>
              <w:spacing w:before="120"/>
              <w:jc w:val="left"/>
              <w:textAlignment w:val="center"/>
              <w:rPr>
                <w:color w:val="000000"/>
                <w:szCs w:val="24"/>
                <w:lang w:bidi="ar"/>
              </w:rPr>
            </w:pPr>
            <w:r>
              <w:rPr>
                <w:rFonts w:hint="eastAsia"/>
                <w:color w:val="000000"/>
                <w:szCs w:val="24"/>
                <w:lang w:bidi="ar"/>
              </w:rPr>
              <w:t>MM21</w:t>
            </w:r>
          </w:p>
        </w:tc>
        <w:tc>
          <w:tcPr>
            <w:tcW w:w="1518" w:type="dxa"/>
            <w:tcBorders>
              <w:top w:val="nil"/>
              <w:left w:val="nil"/>
              <w:bottom w:val="nil"/>
              <w:right w:val="nil"/>
            </w:tcBorders>
            <w:shd w:val="clear" w:color="auto" w:fill="FFFFFF"/>
          </w:tcPr>
          <w:p w14:paraId="3B65F2C9">
            <w:pPr>
              <w:pStyle w:val="53"/>
              <w:outlineLvl w:val="9"/>
              <w:rPr>
                <w:color w:val="000000"/>
                <w:sz w:val="24"/>
                <w:szCs w:val="24"/>
              </w:rPr>
            </w:pPr>
            <w:bookmarkStart w:id="660" w:name="_Toc22321"/>
            <w:bookmarkStart w:id="661" w:name="_Toc14398"/>
            <w:bookmarkStart w:id="662" w:name="_Toc3542"/>
            <w:bookmarkStart w:id="663" w:name="_Toc30021"/>
            <w:r>
              <w:rPr>
                <w:rFonts w:hint="eastAsia"/>
                <w:color w:val="000000"/>
                <w:sz w:val="24"/>
                <w:szCs w:val="24"/>
              </w:rPr>
              <w:t>59.98</w:t>
            </w:r>
            <w:bookmarkEnd w:id="660"/>
            <w:bookmarkEnd w:id="661"/>
            <w:bookmarkEnd w:id="662"/>
            <w:bookmarkEnd w:id="663"/>
          </w:p>
        </w:tc>
        <w:tc>
          <w:tcPr>
            <w:tcW w:w="1518" w:type="dxa"/>
            <w:tcBorders>
              <w:top w:val="nil"/>
              <w:left w:val="nil"/>
              <w:bottom w:val="nil"/>
              <w:right w:val="nil"/>
            </w:tcBorders>
            <w:shd w:val="clear" w:color="auto" w:fill="FFFFFF"/>
          </w:tcPr>
          <w:p w14:paraId="73FD242E">
            <w:pPr>
              <w:pStyle w:val="53"/>
              <w:outlineLvl w:val="9"/>
              <w:rPr>
                <w:color w:val="000000"/>
                <w:sz w:val="24"/>
                <w:szCs w:val="24"/>
              </w:rPr>
            </w:pPr>
            <w:bookmarkStart w:id="664" w:name="_Toc2146"/>
            <w:bookmarkStart w:id="665" w:name="_Toc10750"/>
            <w:bookmarkStart w:id="666" w:name="_Toc26298"/>
            <w:bookmarkStart w:id="667" w:name="_Toc15016"/>
            <w:r>
              <w:rPr>
                <w:rFonts w:hint="eastAsia"/>
                <w:color w:val="000000"/>
                <w:sz w:val="24"/>
                <w:szCs w:val="24"/>
              </w:rPr>
              <w:t>80.41</w:t>
            </w:r>
            <w:bookmarkEnd w:id="664"/>
            <w:bookmarkEnd w:id="665"/>
            <w:bookmarkEnd w:id="666"/>
            <w:bookmarkEnd w:id="667"/>
          </w:p>
        </w:tc>
        <w:tc>
          <w:tcPr>
            <w:tcW w:w="1529" w:type="dxa"/>
            <w:tcBorders>
              <w:top w:val="nil"/>
              <w:left w:val="nil"/>
              <w:bottom w:val="nil"/>
              <w:right w:val="nil"/>
            </w:tcBorders>
            <w:shd w:val="clear" w:color="auto" w:fill="FFFFFF"/>
          </w:tcPr>
          <w:p w14:paraId="3E397ACC">
            <w:pPr>
              <w:pStyle w:val="53"/>
              <w:outlineLvl w:val="9"/>
              <w:rPr>
                <w:color w:val="000000"/>
                <w:sz w:val="24"/>
                <w:szCs w:val="24"/>
              </w:rPr>
            </w:pPr>
            <w:bookmarkStart w:id="668" w:name="_Toc3101"/>
            <w:bookmarkStart w:id="669" w:name="_Toc4375"/>
            <w:bookmarkStart w:id="670" w:name="_Toc21890"/>
            <w:bookmarkStart w:id="671" w:name="_Toc21860"/>
            <w:r>
              <w:rPr>
                <w:rFonts w:hint="eastAsia"/>
                <w:color w:val="000000"/>
                <w:sz w:val="24"/>
                <w:szCs w:val="24"/>
              </w:rPr>
              <w:t>87.56</w:t>
            </w:r>
            <w:bookmarkEnd w:id="668"/>
            <w:bookmarkEnd w:id="669"/>
            <w:bookmarkEnd w:id="670"/>
            <w:bookmarkEnd w:id="671"/>
          </w:p>
        </w:tc>
        <w:tc>
          <w:tcPr>
            <w:tcW w:w="1506" w:type="dxa"/>
            <w:tcBorders>
              <w:top w:val="nil"/>
              <w:left w:val="nil"/>
              <w:bottom w:val="nil"/>
              <w:right w:val="nil"/>
            </w:tcBorders>
            <w:shd w:val="clear" w:color="auto" w:fill="FFFFFF"/>
          </w:tcPr>
          <w:p w14:paraId="20D7E37D">
            <w:pPr>
              <w:pStyle w:val="53"/>
              <w:outlineLvl w:val="9"/>
              <w:rPr>
                <w:color w:val="000000"/>
                <w:sz w:val="24"/>
                <w:szCs w:val="24"/>
              </w:rPr>
            </w:pPr>
            <w:bookmarkStart w:id="672" w:name="_Toc19714"/>
            <w:bookmarkStart w:id="673" w:name="_Toc6579"/>
            <w:bookmarkStart w:id="674" w:name="_Toc13599"/>
            <w:bookmarkStart w:id="675" w:name="_Toc20536"/>
            <w:r>
              <w:rPr>
                <w:rFonts w:hint="eastAsia"/>
                <w:color w:val="000000"/>
                <w:sz w:val="24"/>
                <w:szCs w:val="24"/>
              </w:rPr>
              <w:t>-</w:t>
            </w:r>
            <w:bookmarkEnd w:id="672"/>
            <w:bookmarkEnd w:id="673"/>
            <w:bookmarkEnd w:id="674"/>
            <w:bookmarkEnd w:id="675"/>
          </w:p>
        </w:tc>
      </w:tr>
      <w:tr w14:paraId="32E3903A">
        <w:tc>
          <w:tcPr>
            <w:tcW w:w="1778" w:type="dxa"/>
            <w:tcBorders>
              <w:top w:val="nil"/>
              <w:left w:val="nil"/>
              <w:bottom w:val="nil"/>
              <w:right w:val="nil"/>
            </w:tcBorders>
            <w:shd w:val="clear" w:color="auto" w:fill="FFFFFF"/>
          </w:tcPr>
          <w:p w14:paraId="14A0B289">
            <w:pPr>
              <w:widowControl/>
              <w:spacing w:before="120"/>
              <w:jc w:val="left"/>
              <w:textAlignment w:val="center"/>
              <w:rPr>
                <w:color w:val="000000"/>
                <w:szCs w:val="24"/>
                <w:lang w:bidi="ar"/>
              </w:rPr>
            </w:pPr>
            <w:r>
              <w:rPr>
                <w:color w:val="000000"/>
                <w:szCs w:val="24"/>
                <w:lang w:bidi="ar"/>
              </w:rPr>
              <w:t xml:space="preserve">SSAN </w:t>
            </w:r>
          </w:p>
        </w:tc>
        <w:tc>
          <w:tcPr>
            <w:tcW w:w="1437" w:type="dxa"/>
            <w:tcBorders>
              <w:top w:val="nil"/>
              <w:left w:val="nil"/>
              <w:bottom w:val="nil"/>
              <w:right w:val="nil"/>
            </w:tcBorders>
            <w:shd w:val="clear" w:color="auto" w:fill="FFFFFF"/>
          </w:tcPr>
          <w:p w14:paraId="68FE8F9E">
            <w:pPr>
              <w:widowControl/>
              <w:spacing w:before="120"/>
              <w:jc w:val="left"/>
              <w:textAlignment w:val="center"/>
              <w:rPr>
                <w:color w:val="000000"/>
                <w:szCs w:val="24"/>
                <w:lang w:bidi="ar"/>
              </w:rPr>
            </w:pPr>
            <w:r>
              <w:rPr>
                <w:rFonts w:hint="eastAsia"/>
                <w:color w:val="000000"/>
                <w:szCs w:val="24"/>
                <w:lang w:bidi="ar"/>
              </w:rPr>
              <w:t>arXiv21</w:t>
            </w:r>
          </w:p>
        </w:tc>
        <w:tc>
          <w:tcPr>
            <w:tcW w:w="1518" w:type="dxa"/>
            <w:tcBorders>
              <w:top w:val="nil"/>
              <w:left w:val="nil"/>
              <w:bottom w:val="nil"/>
              <w:right w:val="nil"/>
            </w:tcBorders>
            <w:shd w:val="clear" w:color="auto" w:fill="FFFFFF"/>
          </w:tcPr>
          <w:p w14:paraId="7CCA88E8">
            <w:pPr>
              <w:pStyle w:val="53"/>
              <w:outlineLvl w:val="9"/>
              <w:rPr>
                <w:color w:val="000000"/>
                <w:sz w:val="24"/>
                <w:szCs w:val="24"/>
              </w:rPr>
            </w:pPr>
            <w:bookmarkStart w:id="676" w:name="_Toc27971"/>
            <w:bookmarkStart w:id="677" w:name="_Toc11146"/>
            <w:bookmarkStart w:id="678" w:name="_Toc21520"/>
            <w:bookmarkStart w:id="679" w:name="_Toc20398"/>
            <w:r>
              <w:rPr>
                <w:rFonts w:hint="eastAsia"/>
                <w:color w:val="000000"/>
                <w:sz w:val="24"/>
                <w:szCs w:val="24"/>
              </w:rPr>
              <w:t>61.37</w:t>
            </w:r>
            <w:bookmarkEnd w:id="676"/>
            <w:bookmarkEnd w:id="677"/>
            <w:bookmarkEnd w:id="678"/>
            <w:bookmarkEnd w:id="679"/>
          </w:p>
        </w:tc>
        <w:tc>
          <w:tcPr>
            <w:tcW w:w="1518" w:type="dxa"/>
            <w:tcBorders>
              <w:top w:val="nil"/>
              <w:left w:val="nil"/>
              <w:bottom w:val="nil"/>
              <w:right w:val="nil"/>
            </w:tcBorders>
            <w:shd w:val="clear" w:color="auto" w:fill="FFFFFF"/>
          </w:tcPr>
          <w:p w14:paraId="2C7FEC52">
            <w:pPr>
              <w:pStyle w:val="53"/>
              <w:outlineLvl w:val="9"/>
              <w:rPr>
                <w:color w:val="000000"/>
                <w:sz w:val="24"/>
                <w:szCs w:val="24"/>
              </w:rPr>
            </w:pPr>
            <w:bookmarkStart w:id="680" w:name="_Toc1324"/>
            <w:bookmarkStart w:id="681" w:name="_Toc32038"/>
            <w:bookmarkStart w:id="682" w:name="_Toc5193"/>
            <w:bookmarkStart w:id="683" w:name="_Toc6558"/>
            <w:r>
              <w:rPr>
                <w:rFonts w:hint="eastAsia"/>
                <w:color w:val="000000"/>
                <w:sz w:val="24"/>
                <w:szCs w:val="24"/>
              </w:rPr>
              <w:t>80.15</w:t>
            </w:r>
            <w:bookmarkEnd w:id="680"/>
            <w:bookmarkEnd w:id="681"/>
            <w:bookmarkEnd w:id="682"/>
            <w:bookmarkEnd w:id="683"/>
          </w:p>
        </w:tc>
        <w:tc>
          <w:tcPr>
            <w:tcW w:w="1529" w:type="dxa"/>
            <w:tcBorders>
              <w:top w:val="nil"/>
              <w:left w:val="nil"/>
              <w:bottom w:val="nil"/>
              <w:right w:val="nil"/>
            </w:tcBorders>
            <w:shd w:val="clear" w:color="auto" w:fill="FFFFFF"/>
          </w:tcPr>
          <w:p w14:paraId="7070920D">
            <w:pPr>
              <w:pStyle w:val="53"/>
              <w:outlineLvl w:val="9"/>
              <w:rPr>
                <w:color w:val="000000"/>
                <w:sz w:val="24"/>
                <w:szCs w:val="24"/>
              </w:rPr>
            </w:pPr>
            <w:bookmarkStart w:id="684" w:name="_Toc3624"/>
            <w:bookmarkStart w:id="685" w:name="_Toc31477"/>
            <w:bookmarkStart w:id="686" w:name="_Toc29618"/>
            <w:bookmarkStart w:id="687" w:name="_Toc18960"/>
            <w:r>
              <w:rPr>
                <w:rFonts w:hint="eastAsia"/>
                <w:color w:val="000000"/>
                <w:sz w:val="24"/>
                <w:szCs w:val="24"/>
              </w:rPr>
              <w:t>86.73</w:t>
            </w:r>
            <w:bookmarkEnd w:id="684"/>
            <w:bookmarkEnd w:id="685"/>
            <w:bookmarkEnd w:id="686"/>
            <w:bookmarkEnd w:id="687"/>
          </w:p>
        </w:tc>
        <w:tc>
          <w:tcPr>
            <w:tcW w:w="1506" w:type="dxa"/>
            <w:tcBorders>
              <w:top w:val="nil"/>
              <w:left w:val="nil"/>
              <w:bottom w:val="nil"/>
              <w:right w:val="nil"/>
            </w:tcBorders>
            <w:shd w:val="clear" w:color="auto" w:fill="FFFFFF"/>
          </w:tcPr>
          <w:p w14:paraId="7F14513E">
            <w:pPr>
              <w:pStyle w:val="53"/>
              <w:outlineLvl w:val="9"/>
              <w:rPr>
                <w:color w:val="000000"/>
                <w:sz w:val="24"/>
                <w:szCs w:val="24"/>
              </w:rPr>
            </w:pPr>
            <w:bookmarkStart w:id="688" w:name="_Toc7252"/>
            <w:bookmarkStart w:id="689" w:name="_Toc11061"/>
            <w:bookmarkStart w:id="690" w:name="_Toc2484"/>
            <w:bookmarkStart w:id="691" w:name="_Toc10866"/>
            <w:r>
              <w:rPr>
                <w:rFonts w:hint="eastAsia"/>
                <w:color w:val="000000"/>
                <w:sz w:val="24"/>
                <w:szCs w:val="24"/>
              </w:rPr>
              <w:t>-</w:t>
            </w:r>
            <w:bookmarkEnd w:id="688"/>
            <w:bookmarkEnd w:id="689"/>
            <w:bookmarkEnd w:id="690"/>
            <w:bookmarkEnd w:id="691"/>
          </w:p>
        </w:tc>
      </w:tr>
      <w:tr w14:paraId="669764DF">
        <w:tc>
          <w:tcPr>
            <w:tcW w:w="1778" w:type="dxa"/>
            <w:tcBorders>
              <w:top w:val="nil"/>
              <w:left w:val="nil"/>
              <w:bottom w:val="nil"/>
              <w:right w:val="nil"/>
            </w:tcBorders>
            <w:shd w:val="clear" w:color="auto" w:fill="FFFFFF"/>
          </w:tcPr>
          <w:p w14:paraId="772E9884">
            <w:pPr>
              <w:widowControl/>
              <w:spacing w:before="120"/>
              <w:jc w:val="left"/>
              <w:textAlignment w:val="center"/>
              <w:rPr>
                <w:color w:val="000000"/>
                <w:szCs w:val="24"/>
                <w:lang w:bidi="ar"/>
              </w:rPr>
            </w:pPr>
            <w:r>
              <w:rPr>
                <w:color w:val="000000"/>
                <w:szCs w:val="24"/>
                <w:lang w:bidi="ar"/>
              </w:rPr>
              <w:t xml:space="preserve">LapsCore </w:t>
            </w:r>
          </w:p>
        </w:tc>
        <w:tc>
          <w:tcPr>
            <w:tcW w:w="1437" w:type="dxa"/>
            <w:tcBorders>
              <w:top w:val="nil"/>
              <w:left w:val="nil"/>
              <w:bottom w:val="nil"/>
              <w:right w:val="nil"/>
            </w:tcBorders>
            <w:shd w:val="clear" w:color="auto" w:fill="FFFFFF"/>
          </w:tcPr>
          <w:p w14:paraId="7ACFC4A4">
            <w:pPr>
              <w:widowControl/>
              <w:spacing w:before="120"/>
              <w:jc w:val="left"/>
              <w:textAlignment w:val="center"/>
              <w:rPr>
                <w:color w:val="000000"/>
                <w:szCs w:val="24"/>
                <w:lang w:bidi="ar"/>
              </w:rPr>
            </w:pPr>
            <w:r>
              <w:rPr>
                <w:rFonts w:hint="eastAsia"/>
                <w:color w:val="000000"/>
                <w:szCs w:val="24"/>
                <w:lang w:bidi="ar"/>
              </w:rPr>
              <w:t>ICCV21</w:t>
            </w:r>
          </w:p>
        </w:tc>
        <w:tc>
          <w:tcPr>
            <w:tcW w:w="1518" w:type="dxa"/>
            <w:tcBorders>
              <w:top w:val="nil"/>
              <w:left w:val="nil"/>
              <w:bottom w:val="nil"/>
              <w:right w:val="nil"/>
            </w:tcBorders>
            <w:shd w:val="clear" w:color="auto" w:fill="FFFFFF"/>
          </w:tcPr>
          <w:p w14:paraId="10CDBB2F">
            <w:pPr>
              <w:pStyle w:val="53"/>
              <w:outlineLvl w:val="9"/>
              <w:rPr>
                <w:color w:val="000000"/>
                <w:sz w:val="24"/>
                <w:szCs w:val="24"/>
              </w:rPr>
            </w:pPr>
            <w:bookmarkStart w:id="692" w:name="_Toc18912"/>
            <w:bookmarkStart w:id="693" w:name="_Toc9440"/>
            <w:bookmarkStart w:id="694" w:name="_Toc30252"/>
            <w:bookmarkStart w:id="695" w:name="_Toc2957"/>
            <w:r>
              <w:rPr>
                <w:rFonts w:hint="eastAsia"/>
                <w:color w:val="000000"/>
                <w:sz w:val="24"/>
                <w:szCs w:val="24"/>
              </w:rPr>
              <w:t>63.40</w:t>
            </w:r>
            <w:bookmarkEnd w:id="692"/>
            <w:bookmarkEnd w:id="693"/>
            <w:bookmarkEnd w:id="694"/>
            <w:bookmarkEnd w:id="695"/>
          </w:p>
        </w:tc>
        <w:tc>
          <w:tcPr>
            <w:tcW w:w="1518" w:type="dxa"/>
            <w:tcBorders>
              <w:top w:val="nil"/>
              <w:left w:val="nil"/>
              <w:bottom w:val="nil"/>
              <w:right w:val="nil"/>
            </w:tcBorders>
            <w:shd w:val="clear" w:color="auto" w:fill="FFFFFF"/>
          </w:tcPr>
          <w:p w14:paraId="19CAEF2C">
            <w:pPr>
              <w:pStyle w:val="53"/>
              <w:outlineLvl w:val="9"/>
              <w:rPr>
                <w:color w:val="000000"/>
                <w:sz w:val="24"/>
                <w:szCs w:val="24"/>
              </w:rPr>
            </w:pPr>
            <w:bookmarkStart w:id="696" w:name="_Toc10383"/>
            <w:bookmarkStart w:id="697" w:name="_Toc2806"/>
            <w:bookmarkStart w:id="698" w:name="_Toc17342"/>
            <w:bookmarkStart w:id="699" w:name="_Toc26790"/>
            <w:r>
              <w:rPr>
                <w:rFonts w:hint="eastAsia"/>
                <w:color w:val="000000"/>
                <w:sz w:val="24"/>
                <w:szCs w:val="24"/>
              </w:rPr>
              <w:t>-</w:t>
            </w:r>
            <w:bookmarkEnd w:id="696"/>
            <w:bookmarkEnd w:id="697"/>
            <w:bookmarkEnd w:id="698"/>
            <w:bookmarkEnd w:id="699"/>
          </w:p>
        </w:tc>
        <w:tc>
          <w:tcPr>
            <w:tcW w:w="1529" w:type="dxa"/>
            <w:tcBorders>
              <w:top w:val="nil"/>
              <w:left w:val="nil"/>
              <w:bottom w:val="nil"/>
              <w:right w:val="nil"/>
            </w:tcBorders>
            <w:shd w:val="clear" w:color="auto" w:fill="FFFFFF"/>
          </w:tcPr>
          <w:p w14:paraId="70914498">
            <w:pPr>
              <w:pStyle w:val="53"/>
              <w:outlineLvl w:val="9"/>
              <w:rPr>
                <w:color w:val="000000"/>
                <w:sz w:val="24"/>
                <w:szCs w:val="24"/>
              </w:rPr>
            </w:pPr>
            <w:bookmarkStart w:id="700" w:name="_Toc23432"/>
            <w:bookmarkStart w:id="701" w:name="_Toc27234"/>
            <w:bookmarkStart w:id="702" w:name="_Toc31394"/>
            <w:bookmarkStart w:id="703" w:name="_Toc28735"/>
            <w:r>
              <w:rPr>
                <w:rFonts w:hint="eastAsia"/>
                <w:color w:val="000000"/>
                <w:sz w:val="24"/>
                <w:szCs w:val="24"/>
              </w:rPr>
              <w:t>87.80</w:t>
            </w:r>
            <w:bookmarkEnd w:id="700"/>
            <w:bookmarkEnd w:id="701"/>
            <w:bookmarkEnd w:id="702"/>
            <w:bookmarkEnd w:id="703"/>
          </w:p>
        </w:tc>
        <w:tc>
          <w:tcPr>
            <w:tcW w:w="1506" w:type="dxa"/>
            <w:tcBorders>
              <w:top w:val="nil"/>
              <w:left w:val="nil"/>
              <w:bottom w:val="nil"/>
              <w:right w:val="nil"/>
            </w:tcBorders>
            <w:shd w:val="clear" w:color="auto" w:fill="FFFFFF"/>
          </w:tcPr>
          <w:p w14:paraId="4A49B46A">
            <w:pPr>
              <w:pStyle w:val="53"/>
              <w:outlineLvl w:val="9"/>
              <w:rPr>
                <w:color w:val="000000"/>
                <w:sz w:val="24"/>
                <w:szCs w:val="24"/>
              </w:rPr>
            </w:pPr>
            <w:bookmarkStart w:id="704" w:name="_Toc32748"/>
            <w:bookmarkStart w:id="705" w:name="_Toc11844"/>
            <w:bookmarkStart w:id="706" w:name="_Toc13891"/>
            <w:bookmarkStart w:id="707" w:name="_Toc959"/>
            <w:r>
              <w:rPr>
                <w:rFonts w:hint="eastAsia"/>
                <w:color w:val="000000"/>
                <w:sz w:val="24"/>
                <w:szCs w:val="24"/>
              </w:rPr>
              <w:t>-</w:t>
            </w:r>
            <w:bookmarkEnd w:id="704"/>
            <w:bookmarkEnd w:id="705"/>
            <w:bookmarkEnd w:id="706"/>
            <w:bookmarkEnd w:id="707"/>
          </w:p>
        </w:tc>
      </w:tr>
      <w:tr w14:paraId="451513B0">
        <w:tc>
          <w:tcPr>
            <w:tcW w:w="1778" w:type="dxa"/>
            <w:tcBorders>
              <w:top w:val="nil"/>
              <w:left w:val="nil"/>
              <w:bottom w:val="nil"/>
              <w:right w:val="nil"/>
            </w:tcBorders>
            <w:shd w:val="clear" w:color="auto" w:fill="FFFFFF"/>
          </w:tcPr>
          <w:p w14:paraId="2405D476">
            <w:pPr>
              <w:widowControl/>
              <w:spacing w:before="120"/>
              <w:jc w:val="left"/>
              <w:textAlignment w:val="center"/>
              <w:rPr>
                <w:color w:val="000000"/>
                <w:szCs w:val="24"/>
                <w:lang w:bidi="ar"/>
              </w:rPr>
            </w:pPr>
            <w:r>
              <w:rPr>
                <w:color w:val="000000"/>
                <w:szCs w:val="24"/>
                <w:lang w:bidi="ar"/>
              </w:rPr>
              <w:t xml:space="preserve">LBUL </w:t>
            </w:r>
          </w:p>
        </w:tc>
        <w:tc>
          <w:tcPr>
            <w:tcW w:w="1437" w:type="dxa"/>
            <w:tcBorders>
              <w:top w:val="nil"/>
              <w:left w:val="nil"/>
              <w:bottom w:val="nil"/>
              <w:right w:val="nil"/>
            </w:tcBorders>
            <w:shd w:val="clear" w:color="auto" w:fill="FFFFFF"/>
          </w:tcPr>
          <w:p w14:paraId="31515579">
            <w:pPr>
              <w:widowControl/>
              <w:spacing w:before="120"/>
              <w:jc w:val="left"/>
              <w:textAlignment w:val="center"/>
              <w:rPr>
                <w:color w:val="000000"/>
                <w:szCs w:val="24"/>
                <w:lang w:bidi="ar"/>
              </w:rPr>
            </w:pPr>
            <w:r>
              <w:rPr>
                <w:rFonts w:hint="eastAsia"/>
                <w:color w:val="000000"/>
                <w:szCs w:val="24"/>
                <w:lang w:bidi="ar"/>
              </w:rPr>
              <w:t>MM22</w:t>
            </w:r>
          </w:p>
        </w:tc>
        <w:tc>
          <w:tcPr>
            <w:tcW w:w="1518" w:type="dxa"/>
            <w:tcBorders>
              <w:top w:val="nil"/>
              <w:left w:val="nil"/>
              <w:bottom w:val="nil"/>
              <w:right w:val="nil"/>
            </w:tcBorders>
            <w:shd w:val="clear" w:color="auto" w:fill="FFFFFF"/>
          </w:tcPr>
          <w:p w14:paraId="2578CE19">
            <w:pPr>
              <w:pStyle w:val="53"/>
              <w:outlineLvl w:val="9"/>
              <w:rPr>
                <w:color w:val="000000"/>
                <w:sz w:val="24"/>
                <w:szCs w:val="24"/>
              </w:rPr>
            </w:pPr>
            <w:bookmarkStart w:id="708" w:name="_Toc22648"/>
            <w:bookmarkStart w:id="709" w:name="_Toc5672"/>
            <w:bookmarkStart w:id="710" w:name="_Toc313"/>
            <w:bookmarkStart w:id="711" w:name="_Toc23974"/>
            <w:r>
              <w:rPr>
                <w:rFonts w:hint="eastAsia"/>
                <w:color w:val="000000"/>
                <w:sz w:val="24"/>
                <w:szCs w:val="24"/>
              </w:rPr>
              <w:t>64.04</w:t>
            </w:r>
            <w:bookmarkEnd w:id="708"/>
            <w:bookmarkEnd w:id="709"/>
            <w:bookmarkEnd w:id="710"/>
            <w:bookmarkEnd w:id="711"/>
          </w:p>
        </w:tc>
        <w:tc>
          <w:tcPr>
            <w:tcW w:w="1518" w:type="dxa"/>
            <w:tcBorders>
              <w:top w:val="nil"/>
              <w:left w:val="nil"/>
              <w:bottom w:val="nil"/>
              <w:right w:val="nil"/>
            </w:tcBorders>
            <w:shd w:val="clear" w:color="auto" w:fill="FFFFFF"/>
          </w:tcPr>
          <w:p w14:paraId="7AEFAE9C">
            <w:pPr>
              <w:pStyle w:val="53"/>
              <w:outlineLvl w:val="9"/>
              <w:rPr>
                <w:color w:val="000000"/>
                <w:sz w:val="24"/>
                <w:szCs w:val="24"/>
              </w:rPr>
            </w:pPr>
            <w:bookmarkStart w:id="712" w:name="_Toc10881"/>
            <w:bookmarkStart w:id="713" w:name="_Toc4724"/>
            <w:bookmarkStart w:id="714" w:name="_Toc10782"/>
            <w:bookmarkStart w:id="715" w:name="_Toc18118"/>
            <w:r>
              <w:rPr>
                <w:rFonts w:hint="eastAsia"/>
                <w:color w:val="000000"/>
                <w:sz w:val="24"/>
                <w:szCs w:val="24"/>
              </w:rPr>
              <w:t>82.66</w:t>
            </w:r>
            <w:bookmarkEnd w:id="712"/>
            <w:bookmarkEnd w:id="713"/>
            <w:bookmarkEnd w:id="714"/>
            <w:bookmarkEnd w:id="715"/>
          </w:p>
        </w:tc>
        <w:tc>
          <w:tcPr>
            <w:tcW w:w="1529" w:type="dxa"/>
            <w:tcBorders>
              <w:top w:val="nil"/>
              <w:left w:val="nil"/>
              <w:bottom w:val="nil"/>
              <w:right w:val="nil"/>
            </w:tcBorders>
            <w:shd w:val="clear" w:color="auto" w:fill="FFFFFF"/>
          </w:tcPr>
          <w:p w14:paraId="5FA561FD">
            <w:pPr>
              <w:pStyle w:val="53"/>
              <w:outlineLvl w:val="9"/>
              <w:rPr>
                <w:color w:val="000000"/>
                <w:sz w:val="24"/>
                <w:szCs w:val="24"/>
              </w:rPr>
            </w:pPr>
            <w:bookmarkStart w:id="716" w:name="_Toc4548"/>
            <w:bookmarkStart w:id="717" w:name="_Toc29161"/>
            <w:bookmarkStart w:id="718" w:name="_Toc17642"/>
            <w:bookmarkStart w:id="719" w:name="_Toc19058"/>
            <w:r>
              <w:rPr>
                <w:rFonts w:hint="eastAsia"/>
                <w:color w:val="000000"/>
                <w:sz w:val="24"/>
                <w:szCs w:val="24"/>
              </w:rPr>
              <w:t>87.22</w:t>
            </w:r>
            <w:bookmarkEnd w:id="716"/>
            <w:bookmarkEnd w:id="717"/>
            <w:bookmarkEnd w:id="718"/>
            <w:bookmarkEnd w:id="719"/>
          </w:p>
        </w:tc>
        <w:tc>
          <w:tcPr>
            <w:tcW w:w="1506" w:type="dxa"/>
            <w:tcBorders>
              <w:top w:val="nil"/>
              <w:left w:val="nil"/>
              <w:bottom w:val="nil"/>
              <w:right w:val="nil"/>
            </w:tcBorders>
            <w:shd w:val="clear" w:color="auto" w:fill="FFFFFF"/>
          </w:tcPr>
          <w:p w14:paraId="7E796EA0">
            <w:pPr>
              <w:pStyle w:val="53"/>
              <w:outlineLvl w:val="9"/>
              <w:rPr>
                <w:color w:val="000000"/>
                <w:sz w:val="24"/>
                <w:szCs w:val="24"/>
              </w:rPr>
            </w:pPr>
            <w:bookmarkStart w:id="720" w:name="_Toc5342"/>
            <w:bookmarkStart w:id="721" w:name="_Toc29909"/>
            <w:bookmarkStart w:id="722" w:name="_Toc28775"/>
            <w:bookmarkStart w:id="723" w:name="_Toc12717"/>
            <w:r>
              <w:rPr>
                <w:rFonts w:hint="eastAsia"/>
                <w:color w:val="000000"/>
                <w:sz w:val="24"/>
                <w:szCs w:val="24"/>
              </w:rPr>
              <w:t>-</w:t>
            </w:r>
            <w:bookmarkEnd w:id="720"/>
            <w:bookmarkEnd w:id="721"/>
            <w:bookmarkEnd w:id="722"/>
            <w:bookmarkEnd w:id="723"/>
          </w:p>
        </w:tc>
      </w:tr>
      <w:tr w14:paraId="67406CDF">
        <w:tc>
          <w:tcPr>
            <w:tcW w:w="1778" w:type="dxa"/>
            <w:tcBorders>
              <w:top w:val="nil"/>
              <w:left w:val="nil"/>
              <w:bottom w:val="nil"/>
              <w:right w:val="nil"/>
            </w:tcBorders>
            <w:shd w:val="clear" w:color="auto" w:fill="FFFFFF"/>
          </w:tcPr>
          <w:p w14:paraId="02C797BC">
            <w:pPr>
              <w:widowControl/>
              <w:spacing w:before="120"/>
              <w:jc w:val="left"/>
              <w:textAlignment w:val="center"/>
              <w:rPr>
                <w:color w:val="000000"/>
                <w:szCs w:val="24"/>
                <w:lang w:bidi="ar"/>
              </w:rPr>
            </w:pPr>
            <w:r>
              <w:rPr>
                <w:color w:val="000000"/>
                <w:szCs w:val="24"/>
                <w:lang w:bidi="ar"/>
              </w:rPr>
              <w:t xml:space="preserve">LGUR </w:t>
            </w:r>
          </w:p>
        </w:tc>
        <w:tc>
          <w:tcPr>
            <w:tcW w:w="1437" w:type="dxa"/>
            <w:tcBorders>
              <w:top w:val="nil"/>
              <w:left w:val="nil"/>
              <w:bottom w:val="nil"/>
              <w:right w:val="nil"/>
            </w:tcBorders>
            <w:shd w:val="clear" w:color="auto" w:fill="FFFFFF"/>
          </w:tcPr>
          <w:p w14:paraId="4AC0C248">
            <w:pPr>
              <w:widowControl/>
              <w:spacing w:before="120"/>
              <w:jc w:val="left"/>
              <w:textAlignment w:val="center"/>
              <w:rPr>
                <w:color w:val="000000"/>
                <w:szCs w:val="24"/>
                <w:lang w:bidi="ar"/>
              </w:rPr>
            </w:pPr>
            <w:r>
              <w:rPr>
                <w:rFonts w:hint="eastAsia"/>
                <w:color w:val="000000"/>
                <w:szCs w:val="24"/>
                <w:lang w:bidi="ar"/>
              </w:rPr>
              <w:t>MM22</w:t>
            </w:r>
          </w:p>
        </w:tc>
        <w:tc>
          <w:tcPr>
            <w:tcW w:w="1518" w:type="dxa"/>
            <w:tcBorders>
              <w:top w:val="nil"/>
              <w:left w:val="nil"/>
              <w:bottom w:val="nil"/>
              <w:right w:val="nil"/>
            </w:tcBorders>
            <w:shd w:val="clear" w:color="auto" w:fill="FFFFFF"/>
          </w:tcPr>
          <w:p w14:paraId="2668F478">
            <w:pPr>
              <w:pStyle w:val="53"/>
              <w:outlineLvl w:val="9"/>
              <w:rPr>
                <w:color w:val="000000"/>
                <w:sz w:val="24"/>
                <w:szCs w:val="24"/>
              </w:rPr>
            </w:pPr>
            <w:bookmarkStart w:id="724" w:name="_Toc27491"/>
            <w:bookmarkStart w:id="725" w:name="_Toc8655"/>
            <w:bookmarkStart w:id="726" w:name="_Toc14854"/>
            <w:bookmarkStart w:id="727" w:name="_Toc12387"/>
            <w:r>
              <w:rPr>
                <w:rFonts w:hint="eastAsia"/>
                <w:color w:val="000000"/>
                <w:sz w:val="24"/>
                <w:szCs w:val="24"/>
              </w:rPr>
              <w:t>65.25</w:t>
            </w:r>
            <w:bookmarkEnd w:id="724"/>
            <w:bookmarkEnd w:id="725"/>
            <w:bookmarkEnd w:id="726"/>
            <w:bookmarkEnd w:id="727"/>
          </w:p>
        </w:tc>
        <w:tc>
          <w:tcPr>
            <w:tcW w:w="1518" w:type="dxa"/>
            <w:tcBorders>
              <w:top w:val="nil"/>
              <w:left w:val="nil"/>
              <w:bottom w:val="nil"/>
              <w:right w:val="nil"/>
            </w:tcBorders>
            <w:shd w:val="clear" w:color="auto" w:fill="FFFFFF"/>
          </w:tcPr>
          <w:p w14:paraId="17D88304">
            <w:pPr>
              <w:pStyle w:val="53"/>
              <w:outlineLvl w:val="9"/>
              <w:rPr>
                <w:color w:val="000000"/>
                <w:sz w:val="24"/>
                <w:szCs w:val="24"/>
              </w:rPr>
            </w:pPr>
            <w:bookmarkStart w:id="728" w:name="_Toc12531"/>
            <w:bookmarkStart w:id="729" w:name="_Toc16686"/>
            <w:bookmarkStart w:id="730" w:name="_Toc26834"/>
            <w:bookmarkStart w:id="731" w:name="_Toc10745"/>
            <w:r>
              <w:rPr>
                <w:rFonts w:hint="eastAsia"/>
                <w:color w:val="000000"/>
                <w:sz w:val="24"/>
                <w:szCs w:val="24"/>
              </w:rPr>
              <w:t>83.12</w:t>
            </w:r>
            <w:bookmarkEnd w:id="728"/>
            <w:bookmarkEnd w:id="729"/>
            <w:bookmarkEnd w:id="730"/>
            <w:bookmarkEnd w:id="731"/>
          </w:p>
        </w:tc>
        <w:tc>
          <w:tcPr>
            <w:tcW w:w="1529" w:type="dxa"/>
            <w:tcBorders>
              <w:top w:val="nil"/>
              <w:left w:val="nil"/>
              <w:bottom w:val="nil"/>
              <w:right w:val="nil"/>
            </w:tcBorders>
            <w:shd w:val="clear" w:color="auto" w:fill="FFFFFF"/>
          </w:tcPr>
          <w:p w14:paraId="460FEE8E">
            <w:pPr>
              <w:pStyle w:val="53"/>
              <w:outlineLvl w:val="9"/>
              <w:rPr>
                <w:color w:val="000000"/>
                <w:sz w:val="24"/>
                <w:szCs w:val="24"/>
              </w:rPr>
            </w:pPr>
            <w:bookmarkStart w:id="732" w:name="_Toc5660"/>
            <w:bookmarkStart w:id="733" w:name="_Toc15226"/>
            <w:bookmarkStart w:id="734" w:name="_Toc12286"/>
            <w:bookmarkStart w:id="735" w:name="_Toc28668"/>
            <w:r>
              <w:rPr>
                <w:rFonts w:hint="eastAsia"/>
                <w:color w:val="000000"/>
                <w:sz w:val="24"/>
                <w:szCs w:val="24"/>
              </w:rPr>
              <w:t>89.00</w:t>
            </w:r>
            <w:bookmarkEnd w:id="732"/>
            <w:bookmarkEnd w:id="733"/>
            <w:bookmarkEnd w:id="734"/>
            <w:bookmarkEnd w:id="735"/>
          </w:p>
        </w:tc>
        <w:tc>
          <w:tcPr>
            <w:tcW w:w="1506" w:type="dxa"/>
            <w:tcBorders>
              <w:top w:val="nil"/>
              <w:left w:val="nil"/>
              <w:bottom w:val="nil"/>
              <w:right w:val="nil"/>
            </w:tcBorders>
            <w:shd w:val="clear" w:color="auto" w:fill="FFFFFF"/>
          </w:tcPr>
          <w:p w14:paraId="2A54CD95">
            <w:pPr>
              <w:pStyle w:val="53"/>
              <w:outlineLvl w:val="9"/>
              <w:rPr>
                <w:color w:val="000000"/>
                <w:sz w:val="24"/>
                <w:szCs w:val="24"/>
              </w:rPr>
            </w:pPr>
            <w:bookmarkStart w:id="736" w:name="_Toc5322"/>
            <w:bookmarkStart w:id="737" w:name="_Toc17176"/>
            <w:bookmarkStart w:id="738" w:name="_Toc1461"/>
            <w:bookmarkStart w:id="739" w:name="_Toc29249"/>
            <w:r>
              <w:rPr>
                <w:rFonts w:hint="eastAsia"/>
                <w:color w:val="000000"/>
                <w:sz w:val="24"/>
                <w:szCs w:val="24"/>
              </w:rPr>
              <w:t>-</w:t>
            </w:r>
            <w:bookmarkEnd w:id="736"/>
            <w:bookmarkEnd w:id="737"/>
            <w:bookmarkEnd w:id="738"/>
            <w:bookmarkEnd w:id="739"/>
          </w:p>
        </w:tc>
      </w:tr>
      <w:tr w14:paraId="03EF474D">
        <w:tc>
          <w:tcPr>
            <w:tcW w:w="1778" w:type="dxa"/>
            <w:tcBorders>
              <w:top w:val="nil"/>
              <w:left w:val="nil"/>
              <w:bottom w:val="nil"/>
              <w:right w:val="nil"/>
            </w:tcBorders>
            <w:shd w:val="clear" w:color="auto" w:fill="FFFFFF"/>
          </w:tcPr>
          <w:p w14:paraId="2F9E7070">
            <w:pPr>
              <w:widowControl/>
              <w:spacing w:before="120"/>
              <w:jc w:val="left"/>
              <w:textAlignment w:val="center"/>
              <w:rPr>
                <w:color w:val="000000"/>
                <w:szCs w:val="24"/>
                <w:lang w:bidi="ar"/>
              </w:rPr>
            </w:pPr>
            <w:r>
              <w:rPr>
                <w:color w:val="000000"/>
                <w:szCs w:val="24"/>
                <w:lang w:bidi="ar"/>
              </w:rPr>
              <w:t xml:space="preserve">IRRA </w:t>
            </w:r>
          </w:p>
        </w:tc>
        <w:tc>
          <w:tcPr>
            <w:tcW w:w="1437" w:type="dxa"/>
            <w:tcBorders>
              <w:top w:val="nil"/>
              <w:left w:val="nil"/>
              <w:bottom w:val="nil"/>
              <w:right w:val="nil"/>
            </w:tcBorders>
            <w:shd w:val="clear" w:color="auto" w:fill="FFFFFF"/>
          </w:tcPr>
          <w:p w14:paraId="5F973ACC">
            <w:pPr>
              <w:widowControl/>
              <w:spacing w:before="120"/>
              <w:jc w:val="left"/>
              <w:textAlignment w:val="center"/>
              <w:rPr>
                <w:color w:val="000000"/>
                <w:szCs w:val="24"/>
                <w:lang w:bidi="ar"/>
              </w:rPr>
            </w:pPr>
            <w:r>
              <w:rPr>
                <w:rFonts w:hint="eastAsia"/>
                <w:color w:val="000000"/>
                <w:szCs w:val="24"/>
                <w:lang w:bidi="ar"/>
              </w:rPr>
              <w:t>CVPR23</w:t>
            </w:r>
          </w:p>
        </w:tc>
        <w:tc>
          <w:tcPr>
            <w:tcW w:w="1518" w:type="dxa"/>
            <w:tcBorders>
              <w:top w:val="nil"/>
              <w:left w:val="nil"/>
              <w:bottom w:val="nil"/>
              <w:right w:val="nil"/>
            </w:tcBorders>
            <w:shd w:val="clear" w:color="auto" w:fill="FFFFFF"/>
          </w:tcPr>
          <w:p w14:paraId="314B2555">
            <w:pPr>
              <w:pStyle w:val="53"/>
              <w:outlineLvl w:val="9"/>
              <w:rPr>
                <w:color w:val="000000"/>
                <w:sz w:val="24"/>
                <w:szCs w:val="24"/>
              </w:rPr>
            </w:pPr>
            <w:bookmarkStart w:id="740" w:name="_Toc17227"/>
            <w:bookmarkStart w:id="741" w:name="_Toc5963"/>
            <w:bookmarkStart w:id="742" w:name="_Toc27789"/>
            <w:bookmarkStart w:id="743" w:name="_Toc3435"/>
            <w:r>
              <w:rPr>
                <w:rFonts w:hint="eastAsia"/>
                <w:color w:val="000000"/>
                <w:sz w:val="24"/>
                <w:szCs w:val="24"/>
              </w:rPr>
              <w:t>73.38</w:t>
            </w:r>
            <w:bookmarkEnd w:id="740"/>
            <w:bookmarkEnd w:id="741"/>
            <w:bookmarkEnd w:id="742"/>
            <w:bookmarkEnd w:id="743"/>
          </w:p>
        </w:tc>
        <w:tc>
          <w:tcPr>
            <w:tcW w:w="1518" w:type="dxa"/>
            <w:tcBorders>
              <w:top w:val="nil"/>
              <w:left w:val="nil"/>
              <w:bottom w:val="nil"/>
              <w:right w:val="nil"/>
            </w:tcBorders>
            <w:shd w:val="clear" w:color="auto" w:fill="FFFFFF"/>
          </w:tcPr>
          <w:p w14:paraId="6810278B">
            <w:pPr>
              <w:pStyle w:val="53"/>
              <w:outlineLvl w:val="9"/>
              <w:rPr>
                <w:color w:val="000000"/>
                <w:sz w:val="24"/>
                <w:szCs w:val="24"/>
              </w:rPr>
            </w:pPr>
            <w:bookmarkStart w:id="744" w:name="_Toc15944"/>
            <w:bookmarkStart w:id="745" w:name="_Toc10221"/>
            <w:bookmarkStart w:id="746" w:name="_Toc27804"/>
            <w:bookmarkStart w:id="747" w:name="_Toc15166"/>
            <w:r>
              <w:rPr>
                <w:rFonts w:hint="eastAsia"/>
                <w:color w:val="000000"/>
                <w:sz w:val="24"/>
                <w:szCs w:val="24"/>
              </w:rPr>
              <w:t>89.93</w:t>
            </w:r>
            <w:bookmarkEnd w:id="744"/>
            <w:bookmarkEnd w:id="745"/>
            <w:bookmarkEnd w:id="746"/>
            <w:bookmarkEnd w:id="747"/>
          </w:p>
        </w:tc>
        <w:tc>
          <w:tcPr>
            <w:tcW w:w="1529" w:type="dxa"/>
            <w:tcBorders>
              <w:top w:val="nil"/>
              <w:left w:val="nil"/>
              <w:bottom w:val="nil"/>
              <w:right w:val="nil"/>
            </w:tcBorders>
            <w:shd w:val="clear" w:color="auto" w:fill="FFFFFF"/>
          </w:tcPr>
          <w:p w14:paraId="277ECAA3">
            <w:pPr>
              <w:pStyle w:val="53"/>
              <w:outlineLvl w:val="9"/>
              <w:rPr>
                <w:color w:val="000000"/>
                <w:sz w:val="24"/>
                <w:szCs w:val="24"/>
              </w:rPr>
            </w:pPr>
            <w:bookmarkStart w:id="748" w:name="_Toc2230"/>
            <w:bookmarkStart w:id="749" w:name="_Toc14657"/>
            <w:bookmarkStart w:id="750" w:name="_Toc32562"/>
            <w:bookmarkStart w:id="751" w:name="_Toc18274"/>
            <w:r>
              <w:rPr>
                <w:rFonts w:hint="eastAsia"/>
                <w:color w:val="000000"/>
                <w:sz w:val="24"/>
                <w:szCs w:val="24"/>
              </w:rPr>
              <w:t>93.71</w:t>
            </w:r>
            <w:bookmarkEnd w:id="748"/>
            <w:bookmarkEnd w:id="749"/>
            <w:bookmarkEnd w:id="750"/>
            <w:bookmarkEnd w:id="751"/>
          </w:p>
        </w:tc>
        <w:tc>
          <w:tcPr>
            <w:tcW w:w="1506" w:type="dxa"/>
            <w:tcBorders>
              <w:top w:val="nil"/>
              <w:left w:val="nil"/>
              <w:bottom w:val="nil"/>
              <w:right w:val="nil"/>
            </w:tcBorders>
            <w:shd w:val="clear" w:color="auto" w:fill="FFFFFF"/>
          </w:tcPr>
          <w:p w14:paraId="4CC2A170">
            <w:pPr>
              <w:pStyle w:val="53"/>
              <w:outlineLvl w:val="9"/>
              <w:rPr>
                <w:color w:val="000000"/>
                <w:sz w:val="24"/>
                <w:szCs w:val="24"/>
              </w:rPr>
            </w:pPr>
            <w:bookmarkStart w:id="752" w:name="_Toc1194"/>
            <w:bookmarkStart w:id="753" w:name="_Toc25479"/>
            <w:bookmarkStart w:id="754" w:name="_Toc1113"/>
            <w:bookmarkStart w:id="755" w:name="_Toc25427"/>
            <w:r>
              <w:rPr>
                <w:rFonts w:hint="eastAsia"/>
                <w:color w:val="000000"/>
                <w:sz w:val="24"/>
                <w:szCs w:val="24"/>
              </w:rPr>
              <w:t>66.13</w:t>
            </w:r>
            <w:bookmarkEnd w:id="752"/>
            <w:bookmarkEnd w:id="753"/>
            <w:bookmarkEnd w:id="754"/>
            <w:bookmarkEnd w:id="755"/>
          </w:p>
        </w:tc>
      </w:tr>
      <w:tr w14:paraId="26DD5618">
        <w:tc>
          <w:tcPr>
            <w:tcW w:w="1778" w:type="dxa"/>
            <w:tcBorders>
              <w:top w:val="nil"/>
              <w:left w:val="nil"/>
              <w:bottom w:val="nil"/>
              <w:right w:val="nil"/>
            </w:tcBorders>
            <w:shd w:val="clear" w:color="auto" w:fill="FFFFFF"/>
          </w:tcPr>
          <w:p w14:paraId="6F011B9C">
            <w:pPr>
              <w:widowControl/>
              <w:spacing w:before="120"/>
              <w:jc w:val="left"/>
              <w:textAlignment w:val="center"/>
              <w:rPr>
                <w:color w:val="000000"/>
                <w:szCs w:val="24"/>
                <w:lang w:bidi="ar"/>
              </w:rPr>
            </w:pPr>
            <w:r>
              <w:rPr>
                <w:color w:val="000000"/>
                <w:szCs w:val="24"/>
                <w:lang w:bidi="ar"/>
              </w:rPr>
              <w:t xml:space="preserve">CPCL </w:t>
            </w:r>
          </w:p>
        </w:tc>
        <w:tc>
          <w:tcPr>
            <w:tcW w:w="1437" w:type="dxa"/>
            <w:tcBorders>
              <w:top w:val="nil"/>
              <w:left w:val="nil"/>
              <w:bottom w:val="nil"/>
              <w:right w:val="nil"/>
            </w:tcBorders>
            <w:shd w:val="clear" w:color="auto" w:fill="FFFFFF"/>
          </w:tcPr>
          <w:p w14:paraId="1E35D6D4">
            <w:pPr>
              <w:widowControl/>
              <w:spacing w:before="120"/>
              <w:jc w:val="left"/>
              <w:textAlignment w:val="center"/>
              <w:rPr>
                <w:color w:val="000000"/>
                <w:szCs w:val="24"/>
                <w:lang w:bidi="ar"/>
              </w:rPr>
            </w:pPr>
            <w:r>
              <w:rPr>
                <w:rFonts w:hint="eastAsia"/>
                <w:color w:val="000000"/>
                <w:szCs w:val="24"/>
                <w:lang w:bidi="ar"/>
              </w:rPr>
              <w:t>arXiv24</w:t>
            </w:r>
          </w:p>
        </w:tc>
        <w:tc>
          <w:tcPr>
            <w:tcW w:w="1518" w:type="dxa"/>
            <w:tcBorders>
              <w:top w:val="nil"/>
              <w:left w:val="nil"/>
              <w:bottom w:val="nil"/>
              <w:right w:val="nil"/>
            </w:tcBorders>
            <w:shd w:val="clear" w:color="auto" w:fill="FFFFFF"/>
          </w:tcPr>
          <w:p w14:paraId="5B68DDDF">
            <w:pPr>
              <w:pStyle w:val="53"/>
              <w:outlineLvl w:val="9"/>
              <w:rPr>
                <w:color w:val="000000"/>
                <w:sz w:val="24"/>
                <w:szCs w:val="24"/>
              </w:rPr>
            </w:pPr>
            <w:bookmarkStart w:id="756" w:name="_Toc31703"/>
            <w:bookmarkStart w:id="757" w:name="_Toc235"/>
            <w:bookmarkStart w:id="758" w:name="_Toc7198"/>
            <w:bookmarkStart w:id="759" w:name="_Toc20342"/>
            <w:r>
              <w:rPr>
                <w:rFonts w:hint="eastAsia"/>
                <w:color w:val="000000"/>
                <w:sz w:val="24"/>
                <w:szCs w:val="24"/>
              </w:rPr>
              <w:t>70.03</w:t>
            </w:r>
            <w:bookmarkEnd w:id="756"/>
            <w:bookmarkEnd w:id="757"/>
            <w:bookmarkEnd w:id="758"/>
            <w:bookmarkEnd w:id="759"/>
          </w:p>
        </w:tc>
        <w:tc>
          <w:tcPr>
            <w:tcW w:w="1518" w:type="dxa"/>
            <w:tcBorders>
              <w:top w:val="nil"/>
              <w:left w:val="nil"/>
              <w:bottom w:val="nil"/>
              <w:right w:val="nil"/>
            </w:tcBorders>
            <w:shd w:val="clear" w:color="auto" w:fill="FFFFFF"/>
          </w:tcPr>
          <w:p w14:paraId="5C5C07C3">
            <w:pPr>
              <w:pStyle w:val="53"/>
              <w:outlineLvl w:val="9"/>
              <w:rPr>
                <w:color w:val="000000"/>
                <w:sz w:val="24"/>
                <w:szCs w:val="24"/>
              </w:rPr>
            </w:pPr>
            <w:bookmarkStart w:id="760" w:name="_Toc8526"/>
            <w:bookmarkStart w:id="761" w:name="_Toc23063"/>
            <w:bookmarkStart w:id="762" w:name="_Toc24279"/>
            <w:bookmarkStart w:id="763" w:name="_Toc16669"/>
            <w:r>
              <w:rPr>
                <w:rFonts w:hint="eastAsia"/>
                <w:color w:val="000000"/>
                <w:sz w:val="24"/>
                <w:szCs w:val="24"/>
              </w:rPr>
              <w:t>87.28</w:t>
            </w:r>
            <w:bookmarkEnd w:id="760"/>
            <w:bookmarkEnd w:id="761"/>
            <w:bookmarkEnd w:id="762"/>
            <w:bookmarkEnd w:id="763"/>
          </w:p>
        </w:tc>
        <w:tc>
          <w:tcPr>
            <w:tcW w:w="1529" w:type="dxa"/>
            <w:tcBorders>
              <w:top w:val="nil"/>
              <w:left w:val="nil"/>
              <w:bottom w:val="nil"/>
              <w:right w:val="nil"/>
            </w:tcBorders>
            <w:shd w:val="clear" w:color="auto" w:fill="FFFFFF"/>
          </w:tcPr>
          <w:p w14:paraId="5E9D78D2">
            <w:pPr>
              <w:pStyle w:val="53"/>
              <w:outlineLvl w:val="9"/>
              <w:rPr>
                <w:color w:val="000000"/>
                <w:sz w:val="24"/>
                <w:szCs w:val="24"/>
              </w:rPr>
            </w:pPr>
            <w:bookmarkStart w:id="764" w:name="_Toc17049"/>
            <w:bookmarkStart w:id="765" w:name="_Toc27552"/>
            <w:bookmarkStart w:id="766" w:name="_Toc10043"/>
            <w:bookmarkStart w:id="767" w:name="_Toc24643"/>
            <w:r>
              <w:rPr>
                <w:rFonts w:hint="eastAsia"/>
                <w:color w:val="000000"/>
                <w:sz w:val="24"/>
                <w:szCs w:val="24"/>
              </w:rPr>
              <w:t>91.78</w:t>
            </w:r>
            <w:bookmarkEnd w:id="764"/>
            <w:bookmarkEnd w:id="765"/>
            <w:bookmarkEnd w:id="766"/>
            <w:bookmarkEnd w:id="767"/>
          </w:p>
        </w:tc>
        <w:tc>
          <w:tcPr>
            <w:tcW w:w="1506" w:type="dxa"/>
            <w:tcBorders>
              <w:top w:val="nil"/>
              <w:left w:val="nil"/>
              <w:bottom w:val="nil"/>
              <w:right w:val="nil"/>
            </w:tcBorders>
            <w:shd w:val="clear" w:color="auto" w:fill="FFFFFF"/>
          </w:tcPr>
          <w:p w14:paraId="0762C5C6">
            <w:pPr>
              <w:pStyle w:val="53"/>
              <w:outlineLvl w:val="9"/>
              <w:rPr>
                <w:color w:val="000000"/>
                <w:sz w:val="24"/>
                <w:szCs w:val="24"/>
              </w:rPr>
            </w:pPr>
            <w:bookmarkStart w:id="768" w:name="_Toc30065"/>
            <w:bookmarkStart w:id="769" w:name="_Toc29965"/>
            <w:bookmarkStart w:id="770" w:name="_Toc2746"/>
            <w:bookmarkStart w:id="771" w:name="_Toc25092"/>
            <w:r>
              <w:rPr>
                <w:rFonts w:hint="eastAsia"/>
                <w:color w:val="000000"/>
                <w:sz w:val="24"/>
                <w:szCs w:val="24"/>
              </w:rPr>
              <w:t>63.19</w:t>
            </w:r>
            <w:bookmarkEnd w:id="768"/>
            <w:bookmarkEnd w:id="769"/>
            <w:bookmarkEnd w:id="770"/>
            <w:bookmarkEnd w:id="771"/>
          </w:p>
        </w:tc>
      </w:tr>
      <w:tr w14:paraId="5E094F5E">
        <w:tc>
          <w:tcPr>
            <w:tcW w:w="1778" w:type="dxa"/>
            <w:tcBorders>
              <w:top w:val="nil"/>
              <w:left w:val="nil"/>
              <w:bottom w:val="nil"/>
              <w:right w:val="nil"/>
            </w:tcBorders>
            <w:shd w:val="clear" w:color="auto" w:fill="FFFFFF"/>
          </w:tcPr>
          <w:p w14:paraId="3DEA65B4">
            <w:pPr>
              <w:widowControl/>
              <w:spacing w:before="120"/>
              <w:jc w:val="left"/>
              <w:textAlignment w:val="center"/>
              <w:rPr>
                <w:color w:val="000000"/>
                <w:szCs w:val="24"/>
                <w:lang w:bidi="ar"/>
              </w:rPr>
            </w:pPr>
            <w:r>
              <w:rPr>
                <w:color w:val="000000"/>
                <w:szCs w:val="24"/>
                <w:lang w:bidi="ar"/>
              </w:rPr>
              <w:t xml:space="preserve">TBPS-CLIP </w:t>
            </w:r>
          </w:p>
        </w:tc>
        <w:tc>
          <w:tcPr>
            <w:tcW w:w="1437" w:type="dxa"/>
            <w:tcBorders>
              <w:top w:val="nil"/>
              <w:left w:val="nil"/>
              <w:bottom w:val="nil"/>
              <w:right w:val="nil"/>
            </w:tcBorders>
            <w:shd w:val="clear" w:color="auto" w:fill="FFFFFF"/>
          </w:tcPr>
          <w:p w14:paraId="0935B000">
            <w:pPr>
              <w:widowControl/>
              <w:spacing w:before="120"/>
              <w:jc w:val="left"/>
              <w:textAlignment w:val="center"/>
              <w:rPr>
                <w:color w:val="000000"/>
                <w:szCs w:val="24"/>
                <w:lang w:bidi="ar"/>
              </w:rPr>
            </w:pPr>
            <w:r>
              <w:rPr>
                <w:rFonts w:hint="eastAsia"/>
                <w:color w:val="000000"/>
                <w:szCs w:val="24"/>
                <w:lang w:bidi="ar"/>
              </w:rPr>
              <w:t>AAAI24</w:t>
            </w:r>
          </w:p>
        </w:tc>
        <w:tc>
          <w:tcPr>
            <w:tcW w:w="1518" w:type="dxa"/>
            <w:tcBorders>
              <w:top w:val="nil"/>
              <w:left w:val="nil"/>
              <w:bottom w:val="nil"/>
              <w:right w:val="nil"/>
            </w:tcBorders>
            <w:shd w:val="clear" w:color="auto" w:fill="FFFFFF"/>
          </w:tcPr>
          <w:p w14:paraId="2B0EDA25">
            <w:pPr>
              <w:pStyle w:val="53"/>
              <w:outlineLvl w:val="9"/>
              <w:rPr>
                <w:color w:val="000000"/>
                <w:sz w:val="24"/>
                <w:szCs w:val="24"/>
              </w:rPr>
            </w:pPr>
            <w:bookmarkStart w:id="772" w:name="_Toc5571"/>
            <w:bookmarkStart w:id="773" w:name="_Toc26800"/>
            <w:bookmarkStart w:id="774" w:name="_Toc19623"/>
            <w:bookmarkStart w:id="775" w:name="_Toc32383"/>
            <w:r>
              <w:rPr>
                <w:rFonts w:hint="eastAsia"/>
                <w:color w:val="000000"/>
                <w:sz w:val="24"/>
                <w:szCs w:val="24"/>
              </w:rPr>
              <w:t>72.66</w:t>
            </w:r>
            <w:bookmarkEnd w:id="772"/>
            <w:bookmarkEnd w:id="773"/>
            <w:bookmarkEnd w:id="774"/>
            <w:bookmarkEnd w:id="775"/>
          </w:p>
        </w:tc>
        <w:tc>
          <w:tcPr>
            <w:tcW w:w="1518" w:type="dxa"/>
            <w:tcBorders>
              <w:top w:val="nil"/>
              <w:left w:val="nil"/>
              <w:bottom w:val="nil"/>
              <w:right w:val="nil"/>
            </w:tcBorders>
            <w:shd w:val="clear" w:color="auto" w:fill="FFFFFF"/>
          </w:tcPr>
          <w:p w14:paraId="442FDDD4">
            <w:pPr>
              <w:pStyle w:val="53"/>
              <w:outlineLvl w:val="9"/>
              <w:rPr>
                <w:color w:val="000000"/>
                <w:sz w:val="24"/>
                <w:szCs w:val="24"/>
              </w:rPr>
            </w:pPr>
            <w:bookmarkStart w:id="776" w:name="_Toc15535"/>
            <w:bookmarkStart w:id="777" w:name="_Toc30460"/>
            <w:bookmarkStart w:id="778" w:name="_Toc31282"/>
            <w:bookmarkStart w:id="779" w:name="_Toc2758"/>
            <w:r>
              <w:rPr>
                <w:rFonts w:hint="eastAsia"/>
                <w:color w:val="000000"/>
                <w:sz w:val="24"/>
                <w:szCs w:val="24"/>
              </w:rPr>
              <w:t>88.14</w:t>
            </w:r>
            <w:bookmarkEnd w:id="776"/>
            <w:bookmarkEnd w:id="777"/>
            <w:bookmarkEnd w:id="778"/>
            <w:bookmarkEnd w:id="779"/>
          </w:p>
        </w:tc>
        <w:tc>
          <w:tcPr>
            <w:tcW w:w="1529" w:type="dxa"/>
            <w:tcBorders>
              <w:top w:val="nil"/>
              <w:left w:val="nil"/>
              <w:bottom w:val="nil"/>
              <w:right w:val="nil"/>
            </w:tcBorders>
            <w:shd w:val="clear" w:color="auto" w:fill="FFFFFF"/>
          </w:tcPr>
          <w:p w14:paraId="42CCEACB">
            <w:pPr>
              <w:pStyle w:val="53"/>
              <w:outlineLvl w:val="9"/>
              <w:rPr>
                <w:color w:val="000000"/>
                <w:sz w:val="24"/>
                <w:szCs w:val="24"/>
              </w:rPr>
            </w:pPr>
            <w:bookmarkStart w:id="780" w:name="_Toc13987"/>
            <w:bookmarkStart w:id="781" w:name="_Toc22520"/>
            <w:bookmarkStart w:id="782" w:name="_Toc19311"/>
            <w:bookmarkStart w:id="783" w:name="_Toc2831"/>
            <w:r>
              <w:rPr>
                <w:rFonts w:hint="eastAsia"/>
                <w:color w:val="000000"/>
                <w:sz w:val="24"/>
                <w:szCs w:val="24"/>
              </w:rPr>
              <w:t>92.72</w:t>
            </w:r>
            <w:bookmarkEnd w:id="780"/>
            <w:bookmarkEnd w:id="781"/>
            <w:bookmarkEnd w:id="782"/>
            <w:bookmarkEnd w:id="783"/>
          </w:p>
        </w:tc>
        <w:tc>
          <w:tcPr>
            <w:tcW w:w="1506" w:type="dxa"/>
            <w:tcBorders>
              <w:top w:val="nil"/>
              <w:left w:val="nil"/>
              <w:bottom w:val="nil"/>
              <w:right w:val="nil"/>
            </w:tcBorders>
            <w:shd w:val="clear" w:color="auto" w:fill="FFFFFF"/>
          </w:tcPr>
          <w:p w14:paraId="45DC22AC">
            <w:pPr>
              <w:pStyle w:val="53"/>
              <w:outlineLvl w:val="9"/>
              <w:rPr>
                <w:color w:val="000000"/>
                <w:sz w:val="24"/>
                <w:szCs w:val="24"/>
              </w:rPr>
            </w:pPr>
            <w:bookmarkStart w:id="784" w:name="_Toc19398"/>
            <w:bookmarkStart w:id="785" w:name="_Toc23934"/>
            <w:bookmarkStart w:id="786" w:name="_Toc2181"/>
            <w:bookmarkStart w:id="787" w:name="_Toc23853"/>
            <w:r>
              <w:rPr>
                <w:rFonts w:hint="eastAsia"/>
                <w:color w:val="000000"/>
                <w:sz w:val="24"/>
                <w:szCs w:val="24"/>
              </w:rPr>
              <w:t>64.97</w:t>
            </w:r>
            <w:bookmarkEnd w:id="784"/>
            <w:bookmarkEnd w:id="785"/>
            <w:bookmarkEnd w:id="786"/>
            <w:bookmarkEnd w:id="787"/>
          </w:p>
        </w:tc>
      </w:tr>
      <w:tr w14:paraId="2FE0CCE3">
        <w:tc>
          <w:tcPr>
            <w:tcW w:w="1778" w:type="dxa"/>
            <w:tcBorders>
              <w:top w:val="nil"/>
              <w:left w:val="nil"/>
              <w:bottom w:val="single" w:color="000000" w:sz="12" w:space="0"/>
              <w:right w:val="nil"/>
            </w:tcBorders>
            <w:shd w:val="clear" w:color="auto" w:fill="FFFFFF"/>
          </w:tcPr>
          <w:p w14:paraId="15E9B7E4">
            <w:pPr>
              <w:pStyle w:val="53"/>
              <w:outlineLvl w:val="9"/>
              <w:rPr>
                <w:color w:val="000000"/>
                <w:sz w:val="24"/>
                <w:szCs w:val="24"/>
              </w:rPr>
            </w:pPr>
            <w:bookmarkStart w:id="788" w:name="_Toc7780"/>
            <w:bookmarkStart w:id="789" w:name="_Toc3104"/>
            <w:bookmarkStart w:id="790" w:name="_Toc21996"/>
            <w:bookmarkStart w:id="791" w:name="_Toc12092"/>
            <w:r>
              <w:rPr>
                <w:rFonts w:hint="eastAsia"/>
                <w:color w:val="000000"/>
                <w:sz w:val="24"/>
                <w:szCs w:val="24"/>
              </w:rPr>
              <w:t>ETC</w:t>
            </w:r>
            <w:bookmarkEnd w:id="788"/>
            <w:bookmarkEnd w:id="789"/>
            <w:bookmarkEnd w:id="790"/>
            <w:bookmarkEnd w:id="791"/>
          </w:p>
        </w:tc>
        <w:tc>
          <w:tcPr>
            <w:tcW w:w="1437" w:type="dxa"/>
            <w:tcBorders>
              <w:top w:val="nil"/>
              <w:left w:val="nil"/>
              <w:bottom w:val="single" w:color="000000" w:sz="12" w:space="0"/>
              <w:right w:val="nil"/>
            </w:tcBorders>
            <w:shd w:val="clear" w:color="auto" w:fill="FFFFFF"/>
          </w:tcPr>
          <w:p w14:paraId="761174F1">
            <w:pPr>
              <w:pStyle w:val="53"/>
              <w:outlineLvl w:val="9"/>
              <w:rPr>
                <w:color w:val="000000"/>
                <w:sz w:val="24"/>
                <w:szCs w:val="24"/>
              </w:rPr>
            </w:pPr>
            <w:bookmarkStart w:id="792" w:name="_Toc26759"/>
            <w:bookmarkStart w:id="793" w:name="_Toc6589"/>
            <w:bookmarkStart w:id="794" w:name="_Toc19547"/>
            <w:bookmarkStart w:id="795" w:name="_Toc8187"/>
            <w:r>
              <w:rPr>
                <w:rFonts w:hint="eastAsia"/>
                <w:color w:val="000000"/>
                <w:sz w:val="24"/>
                <w:szCs w:val="24"/>
              </w:rPr>
              <w:t>-</w:t>
            </w:r>
            <w:bookmarkEnd w:id="792"/>
            <w:bookmarkEnd w:id="793"/>
            <w:bookmarkEnd w:id="794"/>
            <w:bookmarkEnd w:id="795"/>
          </w:p>
        </w:tc>
        <w:tc>
          <w:tcPr>
            <w:tcW w:w="1518" w:type="dxa"/>
            <w:tcBorders>
              <w:top w:val="nil"/>
              <w:left w:val="nil"/>
              <w:bottom w:val="single" w:color="000000" w:sz="12" w:space="0"/>
              <w:right w:val="nil"/>
            </w:tcBorders>
            <w:shd w:val="clear" w:color="auto" w:fill="FFFFFF"/>
          </w:tcPr>
          <w:p w14:paraId="78A597AE">
            <w:pPr>
              <w:pStyle w:val="53"/>
              <w:outlineLvl w:val="9"/>
              <w:rPr>
                <w:b/>
                <w:bCs w:val="0"/>
                <w:color w:val="000000"/>
                <w:sz w:val="24"/>
                <w:szCs w:val="24"/>
              </w:rPr>
            </w:pPr>
            <w:bookmarkStart w:id="796" w:name="_Toc11979"/>
            <w:bookmarkStart w:id="797" w:name="_Toc26364"/>
            <w:bookmarkStart w:id="798" w:name="_Toc19480"/>
            <w:bookmarkStart w:id="799" w:name="_Toc14442"/>
            <w:r>
              <w:rPr>
                <w:rFonts w:hint="eastAsia"/>
                <w:b/>
                <w:bCs w:val="0"/>
                <w:color w:val="000000"/>
                <w:sz w:val="24"/>
                <w:szCs w:val="24"/>
              </w:rPr>
              <w:t>75.13</w:t>
            </w:r>
            <w:bookmarkEnd w:id="796"/>
            <w:bookmarkEnd w:id="797"/>
            <w:bookmarkEnd w:id="798"/>
            <w:bookmarkEnd w:id="799"/>
          </w:p>
        </w:tc>
        <w:tc>
          <w:tcPr>
            <w:tcW w:w="1518" w:type="dxa"/>
            <w:tcBorders>
              <w:top w:val="nil"/>
              <w:left w:val="nil"/>
              <w:bottom w:val="single" w:color="000000" w:sz="12" w:space="0"/>
              <w:right w:val="nil"/>
            </w:tcBorders>
            <w:shd w:val="clear" w:color="auto" w:fill="FFFFFF"/>
          </w:tcPr>
          <w:p w14:paraId="1A2CAC8A">
            <w:pPr>
              <w:pStyle w:val="53"/>
              <w:outlineLvl w:val="9"/>
              <w:rPr>
                <w:b/>
                <w:bCs w:val="0"/>
                <w:color w:val="000000"/>
                <w:sz w:val="24"/>
                <w:szCs w:val="24"/>
              </w:rPr>
            </w:pPr>
            <w:bookmarkStart w:id="800" w:name="_Toc5419"/>
            <w:bookmarkStart w:id="801" w:name="_Toc27588"/>
            <w:bookmarkStart w:id="802" w:name="_Toc16111"/>
            <w:bookmarkStart w:id="803" w:name="_Toc3973"/>
            <w:r>
              <w:rPr>
                <w:rFonts w:hint="eastAsia"/>
                <w:b/>
                <w:bCs w:val="0"/>
                <w:color w:val="000000"/>
                <w:sz w:val="24"/>
                <w:szCs w:val="24"/>
              </w:rPr>
              <w:t>90.01</w:t>
            </w:r>
            <w:bookmarkEnd w:id="800"/>
            <w:bookmarkEnd w:id="801"/>
            <w:bookmarkEnd w:id="802"/>
            <w:bookmarkEnd w:id="803"/>
          </w:p>
        </w:tc>
        <w:tc>
          <w:tcPr>
            <w:tcW w:w="1529" w:type="dxa"/>
            <w:tcBorders>
              <w:top w:val="nil"/>
              <w:left w:val="nil"/>
              <w:bottom w:val="single" w:color="000000" w:sz="12" w:space="0"/>
              <w:right w:val="nil"/>
            </w:tcBorders>
            <w:shd w:val="clear" w:color="auto" w:fill="FFFFFF"/>
          </w:tcPr>
          <w:p w14:paraId="116CAD7F">
            <w:pPr>
              <w:pStyle w:val="53"/>
              <w:outlineLvl w:val="9"/>
              <w:rPr>
                <w:b/>
                <w:bCs w:val="0"/>
                <w:color w:val="000000"/>
                <w:sz w:val="24"/>
                <w:szCs w:val="24"/>
              </w:rPr>
            </w:pPr>
            <w:bookmarkStart w:id="804" w:name="_Toc21577"/>
            <w:bookmarkStart w:id="805" w:name="_Toc13017"/>
            <w:bookmarkStart w:id="806" w:name="_Toc20369"/>
            <w:bookmarkStart w:id="807" w:name="_Toc11234"/>
            <w:r>
              <w:rPr>
                <w:rFonts w:hint="eastAsia"/>
                <w:b/>
                <w:bCs w:val="0"/>
                <w:color w:val="000000"/>
                <w:sz w:val="24"/>
                <w:szCs w:val="24"/>
              </w:rPr>
              <w:t>93.86</w:t>
            </w:r>
            <w:bookmarkEnd w:id="804"/>
            <w:bookmarkEnd w:id="805"/>
            <w:bookmarkEnd w:id="806"/>
            <w:bookmarkEnd w:id="807"/>
          </w:p>
        </w:tc>
        <w:tc>
          <w:tcPr>
            <w:tcW w:w="1506" w:type="dxa"/>
            <w:tcBorders>
              <w:top w:val="nil"/>
              <w:left w:val="nil"/>
              <w:bottom w:val="single" w:color="000000" w:sz="12" w:space="0"/>
              <w:right w:val="nil"/>
            </w:tcBorders>
            <w:shd w:val="clear" w:color="auto" w:fill="FFFFFF"/>
          </w:tcPr>
          <w:p w14:paraId="454B1455">
            <w:pPr>
              <w:pStyle w:val="53"/>
              <w:outlineLvl w:val="9"/>
              <w:rPr>
                <w:b/>
                <w:bCs w:val="0"/>
                <w:color w:val="000000"/>
                <w:sz w:val="24"/>
                <w:szCs w:val="24"/>
              </w:rPr>
            </w:pPr>
            <w:bookmarkStart w:id="808" w:name="_Toc22428"/>
            <w:bookmarkStart w:id="809" w:name="_Toc13801"/>
            <w:bookmarkStart w:id="810" w:name="_Toc18949"/>
            <w:bookmarkStart w:id="811" w:name="_Toc1328"/>
            <w:r>
              <w:rPr>
                <w:rFonts w:hint="eastAsia"/>
                <w:b/>
                <w:bCs w:val="0"/>
                <w:color w:val="000000"/>
                <w:sz w:val="24"/>
                <w:szCs w:val="24"/>
              </w:rPr>
              <w:t>68.50</w:t>
            </w:r>
            <w:bookmarkEnd w:id="808"/>
            <w:bookmarkEnd w:id="809"/>
            <w:bookmarkEnd w:id="810"/>
            <w:bookmarkEnd w:id="811"/>
          </w:p>
        </w:tc>
      </w:tr>
    </w:tbl>
    <w:p w14:paraId="1B1B1E2B">
      <w:pPr>
        <w:spacing w:line="240" w:lineRule="auto"/>
        <w:rPr>
          <w:b/>
          <w:bCs/>
        </w:rPr>
      </w:pPr>
    </w:p>
    <w:p w14:paraId="7D542044">
      <w:pPr>
        <w:ind w:firstLine="516" w:firstLineChars="200"/>
      </w:pPr>
      <w:r>
        <w:rPr>
          <w:rFonts w:hint="eastAsia"/>
        </w:rPr>
        <w:t>从表3.1</w:t>
      </w:r>
      <w:r>
        <w:t>实验数据</w:t>
      </w:r>
      <w:r>
        <w:rPr>
          <w:rFonts w:hint="eastAsia"/>
        </w:rPr>
        <w:t>可知</w:t>
      </w:r>
      <w:r>
        <w:t>本文提出的ETC方法在CUHK-PEDES行人检索数据集上取得了显著的性能突破。如表所示，ETC在Rank-1准确率（75.13%）、Rank-10准确率（93.86%）和mAP（68.50%）三个核心指标上均刷新了当前最优水平，较先前最佳方法IRRA（CVPR23）分别提升了1.75%、0.15%和2.37%。尤其在衡量首命中精度的Rank-1指标上，ETC成为首个突破75%大关的方法，展现出显著的文本-图像匹配能力提升。对比同期工作，ETC以明显优势超越AAAI24的TBPS-CLIP方法（Rank-1 72.66%）和arXiv24的CPCL方法（Rank-1 70.03%），验证了消除文本混淆策略的有效性。实验结果充分证明，ETC方法在跨模态行人检索任务中实现了当前最先进的性能，为后续研究提供了新的性能基准。</w:t>
      </w:r>
    </w:p>
    <w:p w14:paraId="7D9D17FD">
      <w:pPr>
        <w:pStyle w:val="8"/>
        <w:rPr>
          <w:rFonts w:eastAsia="宋体"/>
        </w:rPr>
      </w:pPr>
      <w:r>
        <w:t>表</w:t>
      </w:r>
      <w:r>
        <w:rPr>
          <w:rFonts w:hint="eastAsia"/>
        </w:rPr>
        <w:t>3.</w:t>
      </w:r>
      <w:r>
        <w:fldChar w:fldCharType="begin"/>
      </w:r>
      <w:r>
        <w:instrText xml:space="preserve"> SEQ 表 \* ARABIC </w:instrText>
      </w:r>
      <w:r>
        <w:fldChar w:fldCharType="separate"/>
      </w:r>
      <w:r>
        <w:t>2</w:t>
      </w:r>
      <w:r>
        <w:fldChar w:fldCharType="end"/>
      </w:r>
      <w:bookmarkStart w:id="812" w:name="_Toc27431"/>
      <w:bookmarkStart w:id="813" w:name="_Toc3882"/>
      <w:bookmarkStart w:id="814" w:name="_Toc23740"/>
      <w:bookmarkStart w:id="815" w:name="_Toc17722"/>
      <w:bookmarkStart w:id="816" w:name="_Toc646"/>
      <w:bookmarkStart w:id="817" w:name="_Toc23644"/>
      <w:bookmarkStart w:id="818" w:name="_Toc23165"/>
      <w:bookmarkStart w:id="819" w:name="_Toc27881"/>
      <w:bookmarkStart w:id="820" w:name="_Toc17100"/>
      <w:bookmarkStart w:id="821" w:name="_Toc3073"/>
      <w:bookmarkStart w:id="822" w:name="_Toc6172"/>
      <w:bookmarkStart w:id="823" w:name="_Toc506"/>
      <w:bookmarkStart w:id="824" w:name="_Toc30393"/>
      <w:bookmarkStart w:id="825" w:name="_Toc9119"/>
      <w:bookmarkStart w:id="826" w:name="_Toc19929"/>
      <w:bookmarkStart w:id="827" w:name="_Toc28010"/>
      <w:bookmarkStart w:id="828" w:name="_Toc7822"/>
      <w:bookmarkStart w:id="829" w:name="_Toc7431"/>
      <w:bookmarkStart w:id="830" w:name="_Toc29251"/>
      <w:bookmarkStart w:id="831" w:name="_Toc22779"/>
      <w:bookmarkStart w:id="832" w:name="_Toc4625"/>
      <w:bookmarkStart w:id="833" w:name="_Toc12334"/>
      <w:bookmarkStart w:id="834" w:name="_Toc4646"/>
      <w:bookmarkStart w:id="835" w:name="_Toc6951"/>
      <w:bookmarkStart w:id="836" w:name="_Toc25413"/>
      <w:bookmarkStart w:id="837" w:name="_Toc25925"/>
      <w:r>
        <w:rPr>
          <w:rFonts w:hint="eastAsia"/>
        </w:rPr>
        <w:t xml:space="preserve"> 在</w:t>
      </w:r>
      <w:r>
        <w:rPr>
          <w:rFonts w:ascii="Times New Roman" w:hAnsi="Times New Roman" w:cs="Times New Roman"/>
        </w:rPr>
        <w:t>ICFG-PEDES</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 xml:space="preserve">方法性能对比 </w:t>
      </w:r>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23B7039F">
        <w:trPr>
          <w:jc w:val="center"/>
        </w:trPr>
        <w:tc>
          <w:tcPr>
            <w:tcW w:w="1778" w:type="dxa"/>
            <w:tcBorders>
              <w:top w:val="single" w:color="000000" w:sz="12" w:space="0"/>
              <w:left w:val="nil"/>
              <w:bottom w:val="single" w:color="000000" w:sz="4" w:space="0"/>
              <w:right w:val="nil"/>
              <w:tl2br w:val="nil"/>
            </w:tcBorders>
            <w:shd w:val="clear" w:color="auto" w:fill="FFFFFF"/>
          </w:tcPr>
          <w:p w14:paraId="32A8429D">
            <w:pPr>
              <w:widowControl/>
              <w:jc w:val="left"/>
              <w:rPr>
                <w:color w:val="000000"/>
                <w:szCs w:val="24"/>
              </w:rPr>
            </w:pPr>
            <w:r>
              <w:rPr>
                <w:rFonts w:hint="eastAsia"/>
                <w:color w:val="000000"/>
                <w:szCs w:val="24"/>
              </w:rPr>
              <w:t>Method</w:t>
            </w:r>
          </w:p>
        </w:tc>
        <w:tc>
          <w:tcPr>
            <w:tcW w:w="1518" w:type="dxa"/>
            <w:tcBorders>
              <w:top w:val="single" w:color="000000" w:sz="12" w:space="0"/>
              <w:left w:val="nil"/>
              <w:bottom w:val="single" w:color="000000" w:sz="4" w:space="0"/>
              <w:right w:val="nil"/>
            </w:tcBorders>
            <w:shd w:val="clear" w:color="auto" w:fill="FFFFFF"/>
          </w:tcPr>
          <w:p w14:paraId="51A22C6F">
            <w:pPr>
              <w:pStyle w:val="53"/>
              <w:outlineLvl w:val="9"/>
              <w:rPr>
                <w:color w:val="000000"/>
                <w:sz w:val="24"/>
                <w:szCs w:val="40"/>
              </w:rPr>
            </w:pPr>
            <w:bookmarkStart w:id="838" w:name="_Toc19443"/>
            <w:bookmarkStart w:id="839" w:name="_Toc29324"/>
            <w:bookmarkStart w:id="840" w:name="_Toc29636"/>
            <w:bookmarkStart w:id="841" w:name="_Toc32537"/>
            <w:r>
              <w:rPr>
                <w:rFonts w:hint="eastAsia"/>
                <w:color w:val="000000"/>
                <w:sz w:val="24"/>
                <w:szCs w:val="40"/>
              </w:rPr>
              <w:t>Rank-1</w:t>
            </w:r>
            <w:bookmarkEnd w:id="838"/>
            <w:bookmarkEnd w:id="839"/>
            <w:bookmarkEnd w:id="840"/>
            <w:bookmarkEnd w:id="841"/>
          </w:p>
        </w:tc>
        <w:tc>
          <w:tcPr>
            <w:tcW w:w="1518" w:type="dxa"/>
            <w:tcBorders>
              <w:top w:val="single" w:color="000000" w:sz="12" w:space="0"/>
              <w:left w:val="nil"/>
              <w:bottom w:val="single" w:color="000000" w:sz="4" w:space="0"/>
              <w:right w:val="nil"/>
            </w:tcBorders>
            <w:shd w:val="clear" w:color="auto" w:fill="FFFFFF"/>
          </w:tcPr>
          <w:p w14:paraId="348D3067">
            <w:pPr>
              <w:pStyle w:val="53"/>
              <w:outlineLvl w:val="9"/>
              <w:rPr>
                <w:color w:val="000000"/>
                <w:sz w:val="24"/>
                <w:szCs w:val="40"/>
              </w:rPr>
            </w:pPr>
            <w:bookmarkStart w:id="842" w:name="_Toc23185"/>
            <w:bookmarkStart w:id="843" w:name="_Toc15922"/>
            <w:bookmarkStart w:id="844" w:name="_Toc26491"/>
            <w:bookmarkStart w:id="845" w:name="_Toc20293"/>
            <w:r>
              <w:rPr>
                <w:rFonts w:hint="eastAsia"/>
                <w:color w:val="000000"/>
                <w:sz w:val="24"/>
                <w:szCs w:val="40"/>
              </w:rPr>
              <w:t>Rank-5</w:t>
            </w:r>
            <w:bookmarkEnd w:id="842"/>
            <w:bookmarkEnd w:id="843"/>
            <w:bookmarkEnd w:id="844"/>
            <w:bookmarkEnd w:id="845"/>
          </w:p>
        </w:tc>
        <w:tc>
          <w:tcPr>
            <w:tcW w:w="1529" w:type="dxa"/>
            <w:tcBorders>
              <w:top w:val="single" w:color="000000" w:sz="12" w:space="0"/>
              <w:left w:val="nil"/>
              <w:bottom w:val="single" w:color="000000" w:sz="4" w:space="0"/>
              <w:right w:val="nil"/>
            </w:tcBorders>
            <w:shd w:val="clear" w:color="auto" w:fill="FFFFFF"/>
          </w:tcPr>
          <w:p w14:paraId="270C72A1">
            <w:pPr>
              <w:pStyle w:val="53"/>
              <w:outlineLvl w:val="9"/>
              <w:rPr>
                <w:color w:val="000000"/>
                <w:sz w:val="24"/>
                <w:szCs w:val="40"/>
              </w:rPr>
            </w:pPr>
            <w:bookmarkStart w:id="846" w:name="_Toc24571"/>
            <w:bookmarkStart w:id="847" w:name="_Toc19371"/>
            <w:bookmarkStart w:id="848" w:name="_Toc303"/>
            <w:bookmarkStart w:id="849" w:name="_Toc9296"/>
            <w:r>
              <w:rPr>
                <w:rFonts w:hint="eastAsia"/>
                <w:color w:val="000000"/>
                <w:sz w:val="24"/>
                <w:szCs w:val="40"/>
              </w:rPr>
              <w:t>Rank-10</w:t>
            </w:r>
            <w:bookmarkEnd w:id="846"/>
            <w:bookmarkEnd w:id="847"/>
            <w:bookmarkEnd w:id="848"/>
            <w:bookmarkEnd w:id="849"/>
          </w:p>
        </w:tc>
        <w:tc>
          <w:tcPr>
            <w:tcW w:w="1506" w:type="dxa"/>
            <w:tcBorders>
              <w:top w:val="single" w:color="000000" w:sz="12" w:space="0"/>
              <w:left w:val="nil"/>
              <w:bottom w:val="single" w:color="000000" w:sz="4" w:space="0"/>
              <w:right w:val="nil"/>
            </w:tcBorders>
            <w:shd w:val="clear" w:color="auto" w:fill="FFFFFF"/>
          </w:tcPr>
          <w:p w14:paraId="232E4654">
            <w:pPr>
              <w:pStyle w:val="53"/>
              <w:outlineLvl w:val="9"/>
              <w:rPr>
                <w:color w:val="000000"/>
                <w:sz w:val="24"/>
                <w:szCs w:val="40"/>
              </w:rPr>
            </w:pPr>
            <w:bookmarkStart w:id="850" w:name="_Toc7772"/>
            <w:bookmarkStart w:id="851" w:name="_Toc4477"/>
            <w:bookmarkStart w:id="852" w:name="_Toc31741"/>
            <w:bookmarkStart w:id="853" w:name="_Toc31601"/>
            <w:r>
              <w:rPr>
                <w:rFonts w:hint="eastAsia"/>
                <w:color w:val="000000"/>
                <w:sz w:val="24"/>
                <w:szCs w:val="40"/>
              </w:rPr>
              <w:t>mAP</w:t>
            </w:r>
            <w:bookmarkEnd w:id="850"/>
            <w:bookmarkEnd w:id="851"/>
            <w:bookmarkEnd w:id="852"/>
            <w:bookmarkEnd w:id="853"/>
          </w:p>
        </w:tc>
      </w:tr>
      <w:tr w14:paraId="09A5B322">
        <w:trPr>
          <w:jc w:val="center"/>
        </w:trPr>
        <w:tc>
          <w:tcPr>
            <w:tcW w:w="1778" w:type="dxa"/>
            <w:tcBorders>
              <w:top w:val="nil"/>
              <w:left w:val="nil"/>
              <w:bottom w:val="nil"/>
              <w:right w:val="nil"/>
            </w:tcBorders>
            <w:shd w:val="clear" w:color="auto" w:fill="FFFFFF"/>
          </w:tcPr>
          <w:p w14:paraId="7A370DB8">
            <w:pPr>
              <w:widowControl/>
              <w:spacing w:before="120"/>
              <w:jc w:val="left"/>
              <w:textAlignment w:val="center"/>
              <w:rPr>
                <w:color w:val="000000"/>
                <w:szCs w:val="24"/>
                <w:lang w:bidi="ar"/>
              </w:rPr>
            </w:pPr>
            <w:r>
              <w:rPr>
                <w:rFonts w:hint="eastAsia"/>
                <w:color w:val="000000"/>
                <w:szCs w:val="24"/>
                <w:lang w:bidi="ar"/>
              </w:rPr>
              <w:t>Dual Path</w:t>
            </w:r>
          </w:p>
        </w:tc>
        <w:tc>
          <w:tcPr>
            <w:tcW w:w="1518" w:type="dxa"/>
            <w:tcBorders>
              <w:top w:val="nil"/>
              <w:left w:val="nil"/>
              <w:bottom w:val="nil"/>
              <w:right w:val="nil"/>
            </w:tcBorders>
            <w:shd w:val="clear" w:color="auto" w:fill="FFFFFF"/>
          </w:tcPr>
          <w:p w14:paraId="4A56E81C">
            <w:pPr>
              <w:pStyle w:val="53"/>
              <w:outlineLvl w:val="9"/>
              <w:rPr>
                <w:color w:val="000000"/>
                <w:sz w:val="24"/>
                <w:szCs w:val="40"/>
              </w:rPr>
            </w:pPr>
            <w:bookmarkStart w:id="854" w:name="_Toc2882"/>
            <w:bookmarkStart w:id="855" w:name="_Toc23594"/>
            <w:bookmarkStart w:id="856" w:name="_Toc128"/>
            <w:bookmarkStart w:id="857" w:name="_Toc27532"/>
            <w:r>
              <w:rPr>
                <w:rFonts w:hint="eastAsia"/>
                <w:color w:val="000000"/>
                <w:sz w:val="24"/>
                <w:szCs w:val="40"/>
              </w:rPr>
              <w:t>38.99</w:t>
            </w:r>
            <w:bookmarkEnd w:id="854"/>
            <w:bookmarkEnd w:id="855"/>
            <w:bookmarkEnd w:id="856"/>
            <w:bookmarkEnd w:id="857"/>
          </w:p>
        </w:tc>
        <w:tc>
          <w:tcPr>
            <w:tcW w:w="1518" w:type="dxa"/>
            <w:tcBorders>
              <w:top w:val="nil"/>
              <w:left w:val="nil"/>
              <w:bottom w:val="nil"/>
              <w:right w:val="nil"/>
            </w:tcBorders>
            <w:shd w:val="clear" w:color="auto" w:fill="FFFFFF"/>
          </w:tcPr>
          <w:p w14:paraId="5E77E337">
            <w:pPr>
              <w:pStyle w:val="53"/>
              <w:outlineLvl w:val="9"/>
              <w:rPr>
                <w:color w:val="000000"/>
                <w:sz w:val="24"/>
                <w:szCs w:val="40"/>
              </w:rPr>
            </w:pPr>
            <w:bookmarkStart w:id="858" w:name="_Toc23252"/>
            <w:bookmarkStart w:id="859" w:name="_Toc28192"/>
            <w:bookmarkStart w:id="860" w:name="_Toc17654"/>
            <w:bookmarkStart w:id="861" w:name="_Toc2090"/>
            <w:r>
              <w:rPr>
                <w:rFonts w:hint="eastAsia"/>
                <w:color w:val="000000"/>
                <w:sz w:val="24"/>
                <w:szCs w:val="40"/>
              </w:rPr>
              <w:t>59.44</w:t>
            </w:r>
            <w:bookmarkEnd w:id="858"/>
            <w:bookmarkEnd w:id="859"/>
            <w:bookmarkEnd w:id="860"/>
            <w:bookmarkEnd w:id="861"/>
          </w:p>
        </w:tc>
        <w:tc>
          <w:tcPr>
            <w:tcW w:w="1529" w:type="dxa"/>
            <w:tcBorders>
              <w:top w:val="nil"/>
              <w:left w:val="nil"/>
              <w:bottom w:val="nil"/>
              <w:right w:val="nil"/>
            </w:tcBorders>
            <w:shd w:val="clear" w:color="auto" w:fill="FFFFFF"/>
          </w:tcPr>
          <w:p w14:paraId="3410E0FC">
            <w:pPr>
              <w:pStyle w:val="53"/>
              <w:outlineLvl w:val="9"/>
              <w:rPr>
                <w:color w:val="000000"/>
                <w:sz w:val="24"/>
                <w:szCs w:val="40"/>
              </w:rPr>
            </w:pPr>
            <w:bookmarkStart w:id="862" w:name="_Toc26551"/>
            <w:bookmarkStart w:id="863" w:name="_Toc19440"/>
            <w:bookmarkStart w:id="864" w:name="_Toc26106"/>
            <w:bookmarkStart w:id="865" w:name="_Toc23803"/>
            <w:r>
              <w:rPr>
                <w:rFonts w:hint="eastAsia"/>
                <w:color w:val="000000"/>
                <w:sz w:val="24"/>
                <w:szCs w:val="40"/>
              </w:rPr>
              <w:t>68.41</w:t>
            </w:r>
            <w:bookmarkEnd w:id="862"/>
            <w:bookmarkEnd w:id="863"/>
            <w:bookmarkEnd w:id="864"/>
            <w:bookmarkEnd w:id="865"/>
          </w:p>
        </w:tc>
        <w:tc>
          <w:tcPr>
            <w:tcW w:w="1506" w:type="dxa"/>
            <w:tcBorders>
              <w:top w:val="nil"/>
              <w:left w:val="nil"/>
              <w:bottom w:val="nil"/>
              <w:right w:val="nil"/>
            </w:tcBorders>
            <w:shd w:val="clear" w:color="auto" w:fill="FFFFFF"/>
          </w:tcPr>
          <w:p w14:paraId="7ECC20B9">
            <w:pPr>
              <w:pStyle w:val="53"/>
              <w:outlineLvl w:val="9"/>
              <w:rPr>
                <w:color w:val="000000"/>
                <w:sz w:val="24"/>
                <w:szCs w:val="40"/>
              </w:rPr>
            </w:pPr>
            <w:bookmarkStart w:id="866" w:name="_Toc13424"/>
            <w:bookmarkStart w:id="867" w:name="_Toc978"/>
            <w:bookmarkStart w:id="868" w:name="_Toc26024"/>
            <w:bookmarkStart w:id="869" w:name="_Toc13850"/>
            <w:r>
              <w:rPr>
                <w:rFonts w:hint="eastAsia"/>
                <w:color w:val="000000"/>
                <w:sz w:val="24"/>
                <w:szCs w:val="40"/>
              </w:rPr>
              <w:t>-</w:t>
            </w:r>
            <w:bookmarkEnd w:id="866"/>
            <w:bookmarkEnd w:id="867"/>
            <w:bookmarkEnd w:id="868"/>
            <w:bookmarkEnd w:id="869"/>
          </w:p>
        </w:tc>
      </w:tr>
      <w:tr w14:paraId="012F4D21">
        <w:trPr>
          <w:jc w:val="center"/>
        </w:trPr>
        <w:tc>
          <w:tcPr>
            <w:tcW w:w="1778" w:type="dxa"/>
            <w:tcBorders>
              <w:top w:val="nil"/>
              <w:left w:val="nil"/>
              <w:bottom w:val="nil"/>
              <w:right w:val="nil"/>
            </w:tcBorders>
            <w:shd w:val="clear" w:color="auto" w:fill="FFFFFF"/>
          </w:tcPr>
          <w:p w14:paraId="13B57D5E">
            <w:pPr>
              <w:widowControl/>
              <w:spacing w:before="120"/>
              <w:jc w:val="left"/>
              <w:textAlignment w:val="center"/>
              <w:rPr>
                <w:color w:val="000000"/>
                <w:szCs w:val="24"/>
                <w:lang w:bidi="ar"/>
              </w:rPr>
            </w:pPr>
            <w:r>
              <w:rPr>
                <w:rFonts w:hint="eastAsia"/>
                <w:color w:val="000000"/>
                <w:szCs w:val="24"/>
                <w:lang w:bidi="ar"/>
              </w:rPr>
              <w:t>CMPM/C</w:t>
            </w:r>
          </w:p>
        </w:tc>
        <w:tc>
          <w:tcPr>
            <w:tcW w:w="1518" w:type="dxa"/>
            <w:tcBorders>
              <w:top w:val="nil"/>
              <w:left w:val="nil"/>
              <w:bottom w:val="nil"/>
              <w:right w:val="nil"/>
            </w:tcBorders>
            <w:shd w:val="clear" w:color="auto" w:fill="FFFFFF"/>
          </w:tcPr>
          <w:p w14:paraId="69778C36">
            <w:pPr>
              <w:pStyle w:val="53"/>
              <w:outlineLvl w:val="9"/>
              <w:rPr>
                <w:color w:val="000000"/>
                <w:sz w:val="24"/>
                <w:szCs w:val="40"/>
              </w:rPr>
            </w:pPr>
            <w:bookmarkStart w:id="870" w:name="_Toc28554"/>
            <w:bookmarkStart w:id="871" w:name="_Toc29847"/>
            <w:bookmarkStart w:id="872" w:name="_Toc26831"/>
            <w:bookmarkStart w:id="873" w:name="_Toc410"/>
            <w:r>
              <w:rPr>
                <w:rFonts w:hint="eastAsia"/>
                <w:color w:val="000000"/>
                <w:sz w:val="24"/>
                <w:szCs w:val="40"/>
              </w:rPr>
              <w:t>43.51</w:t>
            </w:r>
            <w:bookmarkEnd w:id="870"/>
            <w:bookmarkEnd w:id="871"/>
            <w:bookmarkEnd w:id="872"/>
            <w:bookmarkEnd w:id="873"/>
          </w:p>
        </w:tc>
        <w:tc>
          <w:tcPr>
            <w:tcW w:w="1518" w:type="dxa"/>
            <w:tcBorders>
              <w:top w:val="nil"/>
              <w:left w:val="nil"/>
              <w:bottom w:val="nil"/>
              <w:right w:val="nil"/>
            </w:tcBorders>
            <w:shd w:val="clear" w:color="auto" w:fill="FFFFFF"/>
          </w:tcPr>
          <w:p w14:paraId="3040D5FE">
            <w:pPr>
              <w:pStyle w:val="53"/>
              <w:outlineLvl w:val="9"/>
              <w:rPr>
                <w:color w:val="000000"/>
                <w:sz w:val="24"/>
                <w:szCs w:val="40"/>
              </w:rPr>
            </w:pPr>
            <w:bookmarkStart w:id="874" w:name="_Toc4817"/>
            <w:bookmarkStart w:id="875" w:name="_Toc17629"/>
            <w:bookmarkStart w:id="876" w:name="_Toc16388"/>
            <w:bookmarkStart w:id="877" w:name="_Toc24526"/>
            <w:r>
              <w:rPr>
                <w:rFonts w:hint="eastAsia"/>
                <w:color w:val="000000"/>
                <w:sz w:val="24"/>
                <w:szCs w:val="40"/>
              </w:rPr>
              <w:t>65.44</w:t>
            </w:r>
            <w:bookmarkEnd w:id="874"/>
            <w:bookmarkEnd w:id="875"/>
            <w:bookmarkEnd w:id="876"/>
            <w:bookmarkEnd w:id="877"/>
          </w:p>
        </w:tc>
        <w:tc>
          <w:tcPr>
            <w:tcW w:w="1529" w:type="dxa"/>
            <w:tcBorders>
              <w:top w:val="nil"/>
              <w:left w:val="nil"/>
              <w:bottom w:val="nil"/>
              <w:right w:val="nil"/>
            </w:tcBorders>
            <w:shd w:val="clear" w:color="auto" w:fill="FFFFFF"/>
          </w:tcPr>
          <w:p w14:paraId="6CCAF49F">
            <w:pPr>
              <w:pStyle w:val="53"/>
              <w:outlineLvl w:val="9"/>
              <w:rPr>
                <w:color w:val="000000"/>
                <w:sz w:val="24"/>
                <w:szCs w:val="40"/>
              </w:rPr>
            </w:pPr>
            <w:bookmarkStart w:id="878" w:name="_Toc14401"/>
            <w:bookmarkStart w:id="879" w:name="_Toc4068"/>
            <w:bookmarkStart w:id="880" w:name="_Toc25495"/>
            <w:bookmarkStart w:id="881" w:name="_Toc5384"/>
            <w:r>
              <w:rPr>
                <w:rFonts w:hint="eastAsia"/>
                <w:color w:val="000000"/>
                <w:sz w:val="24"/>
                <w:szCs w:val="40"/>
              </w:rPr>
              <w:t>74.26</w:t>
            </w:r>
            <w:bookmarkEnd w:id="878"/>
            <w:bookmarkEnd w:id="879"/>
            <w:bookmarkEnd w:id="880"/>
            <w:bookmarkEnd w:id="881"/>
          </w:p>
        </w:tc>
        <w:tc>
          <w:tcPr>
            <w:tcW w:w="1506" w:type="dxa"/>
            <w:tcBorders>
              <w:top w:val="nil"/>
              <w:left w:val="nil"/>
              <w:bottom w:val="nil"/>
              <w:right w:val="nil"/>
            </w:tcBorders>
            <w:shd w:val="clear" w:color="auto" w:fill="FFFFFF"/>
          </w:tcPr>
          <w:p w14:paraId="604FD1C2">
            <w:pPr>
              <w:pStyle w:val="53"/>
              <w:outlineLvl w:val="9"/>
              <w:rPr>
                <w:color w:val="000000"/>
                <w:sz w:val="24"/>
                <w:szCs w:val="40"/>
              </w:rPr>
            </w:pPr>
            <w:bookmarkStart w:id="882" w:name="_Toc25354"/>
            <w:bookmarkStart w:id="883" w:name="_Toc20603"/>
            <w:bookmarkStart w:id="884" w:name="_Toc22451"/>
            <w:bookmarkStart w:id="885" w:name="_Toc25610"/>
            <w:r>
              <w:rPr>
                <w:rFonts w:hint="eastAsia"/>
                <w:color w:val="000000"/>
                <w:sz w:val="24"/>
                <w:szCs w:val="40"/>
              </w:rPr>
              <w:t>-</w:t>
            </w:r>
            <w:bookmarkEnd w:id="882"/>
            <w:bookmarkEnd w:id="883"/>
            <w:bookmarkEnd w:id="884"/>
            <w:bookmarkEnd w:id="885"/>
          </w:p>
        </w:tc>
      </w:tr>
      <w:tr w14:paraId="24E2FF23">
        <w:trPr>
          <w:jc w:val="center"/>
        </w:trPr>
        <w:tc>
          <w:tcPr>
            <w:tcW w:w="1778" w:type="dxa"/>
            <w:tcBorders>
              <w:top w:val="nil"/>
              <w:left w:val="nil"/>
              <w:bottom w:val="nil"/>
              <w:right w:val="nil"/>
            </w:tcBorders>
            <w:shd w:val="clear" w:color="auto" w:fill="FFFFFF"/>
          </w:tcPr>
          <w:p w14:paraId="01A804FE">
            <w:pPr>
              <w:widowControl/>
              <w:spacing w:before="120"/>
              <w:jc w:val="left"/>
              <w:textAlignment w:val="center"/>
              <w:rPr>
                <w:color w:val="000000"/>
                <w:szCs w:val="24"/>
                <w:lang w:bidi="ar"/>
              </w:rPr>
            </w:pPr>
            <w:r>
              <w:rPr>
                <w:rFonts w:hint="eastAsia"/>
                <w:color w:val="000000"/>
                <w:szCs w:val="24"/>
                <w:lang w:bidi="ar"/>
              </w:rPr>
              <w:t>ViTAA</w:t>
            </w:r>
          </w:p>
        </w:tc>
        <w:tc>
          <w:tcPr>
            <w:tcW w:w="1518" w:type="dxa"/>
            <w:tcBorders>
              <w:top w:val="nil"/>
              <w:left w:val="nil"/>
              <w:bottom w:val="nil"/>
              <w:right w:val="nil"/>
            </w:tcBorders>
            <w:shd w:val="clear" w:color="auto" w:fill="FFFFFF"/>
          </w:tcPr>
          <w:p w14:paraId="45544BDF">
            <w:pPr>
              <w:pStyle w:val="53"/>
              <w:outlineLvl w:val="9"/>
              <w:rPr>
                <w:color w:val="000000"/>
                <w:sz w:val="24"/>
                <w:szCs w:val="40"/>
              </w:rPr>
            </w:pPr>
            <w:bookmarkStart w:id="886" w:name="_Toc30478"/>
            <w:bookmarkStart w:id="887" w:name="_Toc24992"/>
            <w:bookmarkStart w:id="888" w:name="_Toc22628"/>
            <w:bookmarkStart w:id="889" w:name="_Toc3987"/>
            <w:r>
              <w:rPr>
                <w:rFonts w:hint="eastAsia"/>
                <w:color w:val="000000"/>
                <w:sz w:val="24"/>
                <w:szCs w:val="40"/>
              </w:rPr>
              <w:t>50.98</w:t>
            </w:r>
            <w:bookmarkEnd w:id="886"/>
            <w:bookmarkEnd w:id="887"/>
            <w:bookmarkEnd w:id="888"/>
            <w:bookmarkEnd w:id="889"/>
          </w:p>
        </w:tc>
        <w:tc>
          <w:tcPr>
            <w:tcW w:w="1518" w:type="dxa"/>
            <w:tcBorders>
              <w:top w:val="nil"/>
              <w:left w:val="nil"/>
              <w:bottom w:val="nil"/>
              <w:right w:val="nil"/>
            </w:tcBorders>
            <w:shd w:val="clear" w:color="auto" w:fill="FFFFFF"/>
          </w:tcPr>
          <w:p w14:paraId="634D8860">
            <w:pPr>
              <w:pStyle w:val="53"/>
              <w:outlineLvl w:val="9"/>
              <w:rPr>
                <w:color w:val="000000"/>
                <w:sz w:val="24"/>
                <w:szCs w:val="40"/>
              </w:rPr>
            </w:pPr>
            <w:bookmarkStart w:id="890" w:name="_Toc8417"/>
            <w:bookmarkStart w:id="891" w:name="_Toc22859"/>
            <w:bookmarkStart w:id="892" w:name="_Toc31032"/>
            <w:bookmarkStart w:id="893" w:name="_Toc19878"/>
            <w:r>
              <w:rPr>
                <w:rFonts w:hint="eastAsia"/>
                <w:color w:val="000000"/>
                <w:sz w:val="24"/>
                <w:szCs w:val="40"/>
              </w:rPr>
              <w:t>68.79</w:t>
            </w:r>
            <w:bookmarkEnd w:id="890"/>
            <w:bookmarkEnd w:id="891"/>
            <w:bookmarkEnd w:id="892"/>
            <w:bookmarkEnd w:id="893"/>
          </w:p>
        </w:tc>
        <w:tc>
          <w:tcPr>
            <w:tcW w:w="1529" w:type="dxa"/>
            <w:tcBorders>
              <w:top w:val="nil"/>
              <w:left w:val="nil"/>
              <w:bottom w:val="nil"/>
              <w:right w:val="nil"/>
            </w:tcBorders>
            <w:shd w:val="clear" w:color="auto" w:fill="FFFFFF"/>
          </w:tcPr>
          <w:p w14:paraId="182650CB">
            <w:pPr>
              <w:pStyle w:val="53"/>
              <w:outlineLvl w:val="9"/>
              <w:rPr>
                <w:color w:val="000000"/>
                <w:sz w:val="24"/>
                <w:szCs w:val="40"/>
              </w:rPr>
            </w:pPr>
            <w:bookmarkStart w:id="894" w:name="_Toc5224"/>
            <w:bookmarkStart w:id="895" w:name="_Toc24140"/>
            <w:bookmarkStart w:id="896" w:name="_Toc8864"/>
            <w:bookmarkStart w:id="897" w:name="_Toc24661"/>
            <w:r>
              <w:rPr>
                <w:rFonts w:hint="eastAsia"/>
                <w:color w:val="000000"/>
                <w:sz w:val="24"/>
                <w:szCs w:val="40"/>
              </w:rPr>
              <w:t>75.78</w:t>
            </w:r>
            <w:bookmarkEnd w:id="894"/>
            <w:bookmarkEnd w:id="895"/>
            <w:bookmarkEnd w:id="896"/>
            <w:bookmarkEnd w:id="897"/>
          </w:p>
        </w:tc>
        <w:tc>
          <w:tcPr>
            <w:tcW w:w="1506" w:type="dxa"/>
            <w:tcBorders>
              <w:top w:val="nil"/>
              <w:left w:val="nil"/>
              <w:bottom w:val="nil"/>
              <w:right w:val="nil"/>
            </w:tcBorders>
            <w:shd w:val="clear" w:color="auto" w:fill="FFFFFF"/>
          </w:tcPr>
          <w:p w14:paraId="6507CF98">
            <w:pPr>
              <w:pStyle w:val="53"/>
              <w:outlineLvl w:val="9"/>
              <w:rPr>
                <w:color w:val="000000"/>
                <w:sz w:val="24"/>
                <w:szCs w:val="40"/>
              </w:rPr>
            </w:pPr>
            <w:bookmarkStart w:id="898" w:name="_Toc24606"/>
            <w:bookmarkStart w:id="899" w:name="_Toc17983"/>
            <w:bookmarkStart w:id="900" w:name="_Toc12866"/>
            <w:bookmarkStart w:id="901" w:name="_Toc17888"/>
            <w:r>
              <w:rPr>
                <w:rFonts w:hint="eastAsia"/>
                <w:color w:val="000000"/>
                <w:sz w:val="24"/>
                <w:szCs w:val="40"/>
              </w:rPr>
              <w:t>-</w:t>
            </w:r>
            <w:bookmarkEnd w:id="898"/>
            <w:bookmarkEnd w:id="899"/>
            <w:bookmarkEnd w:id="900"/>
            <w:bookmarkEnd w:id="901"/>
          </w:p>
        </w:tc>
      </w:tr>
      <w:tr w14:paraId="2407033D">
        <w:trPr>
          <w:jc w:val="center"/>
        </w:trPr>
        <w:tc>
          <w:tcPr>
            <w:tcW w:w="1778" w:type="dxa"/>
            <w:tcBorders>
              <w:top w:val="nil"/>
              <w:left w:val="nil"/>
              <w:bottom w:val="nil"/>
              <w:right w:val="nil"/>
            </w:tcBorders>
            <w:shd w:val="clear" w:color="auto" w:fill="FFFFFF"/>
          </w:tcPr>
          <w:p w14:paraId="7D8F0CAC">
            <w:pPr>
              <w:widowControl/>
              <w:spacing w:before="120"/>
              <w:jc w:val="left"/>
              <w:textAlignment w:val="center"/>
              <w:rPr>
                <w:color w:val="000000"/>
                <w:szCs w:val="24"/>
                <w:lang w:bidi="ar"/>
              </w:rPr>
            </w:pPr>
            <w:r>
              <w:rPr>
                <w:rFonts w:hint="eastAsia"/>
                <w:color w:val="000000"/>
                <w:szCs w:val="24"/>
                <w:lang w:bidi="ar"/>
              </w:rPr>
              <w:t>SSAN</w:t>
            </w:r>
          </w:p>
        </w:tc>
        <w:tc>
          <w:tcPr>
            <w:tcW w:w="1518" w:type="dxa"/>
            <w:tcBorders>
              <w:top w:val="nil"/>
              <w:left w:val="nil"/>
              <w:bottom w:val="nil"/>
              <w:right w:val="nil"/>
            </w:tcBorders>
            <w:shd w:val="clear" w:color="auto" w:fill="FFFFFF"/>
          </w:tcPr>
          <w:p w14:paraId="2BFAA6A0">
            <w:pPr>
              <w:pStyle w:val="53"/>
              <w:outlineLvl w:val="9"/>
              <w:rPr>
                <w:color w:val="000000"/>
                <w:sz w:val="24"/>
                <w:szCs w:val="40"/>
              </w:rPr>
            </w:pPr>
            <w:bookmarkStart w:id="902" w:name="_Toc18297"/>
            <w:bookmarkStart w:id="903" w:name="_Toc2716"/>
            <w:bookmarkStart w:id="904" w:name="_Toc16265"/>
            <w:bookmarkStart w:id="905" w:name="_Toc4403"/>
            <w:r>
              <w:rPr>
                <w:rFonts w:hint="eastAsia"/>
                <w:color w:val="000000"/>
                <w:sz w:val="24"/>
                <w:szCs w:val="40"/>
              </w:rPr>
              <w:t>54.23</w:t>
            </w:r>
            <w:bookmarkEnd w:id="902"/>
            <w:bookmarkEnd w:id="903"/>
            <w:bookmarkEnd w:id="904"/>
            <w:bookmarkEnd w:id="905"/>
          </w:p>
        </w:tc>
        <w:tc>
          <w:tcPr>
            <w:tcW w:w="1518" w:type="dxa"/>
            <w:tcBorders>
              <w:top w:val="nil"/>
              <w:left w:val="nil"/>
              <w:bottom w:val="nil"/>
              <w:right w:val="nil"/>
            </w:tcBorders>
            <w:shd w:val="clear" w:color="auto" w:fill="FFFFFF"/>
          </w:tcPr>
          <w:p w14:paraId="61534D5F">
            <w:pPr>
              <w:pStyle w:val="53"/>
              <w:outlineLvl w:val="9"/>
              <w:rPr>
                <w:color w:val="000000"/>
                <w:sz w:val="24"/>
                <w:szCs w:val="40"/>
              </w:rPr>
            </w:pPr>
            <w:bookmarkStart w:id="906" w:name="_Toc12509"/>
            <w:bookmarkStart w:id="907" w:name="_Toc4861"/>
            <w:bookmarkStart w:id="908" w:name="_Toc22754"/>
            <w:bookmarkStart w:id="909" w:name="_Toc8928"/>
            <w:r>
              <w:rPr>
                <w:rFonts w:hint="eastAsia"/>
                <w:color w:val="000000"/>
                <w:sz w:val="24"/>
                <w:szCs w:val="40"/>
              </w:rPr>
              <w:t>72.63</w:t>
            </w:r>
            <w:bookmarkEnd w:id="906"/>
            <w:bookmarkEnd w:id="907"/>
            <w:bookmarkEnd w:id="908"/>
            <w:bookmarkEnd w:id="909"/>
          </w:p>
        </w:tc>
        <w:tc>
          <w:tcPr>
            <w:tcW w:w="1529" w:type="dxa"/>
            <w:tcBorders>
              <w:top w:val="nil"/>
              <w:left w:val="nil"/>
              <w:bottom w:val="nil"/>
              <w:right w:val="nil"/>
            </w:tcBorders>
            <w:shd w:val="clear" w:color="auto" w:fill="FFFFFF"/>
          </w:tcPr>
          <w:p w14:paraId="3F637FFC">
            <w:pPr>
              <w:pStyle w:val="53"/>
              <w:outlineLvl w:val="9"/>
              <w:rPr>
                <w:color w:val="000000"/>
                <w:sz w:val="24"/>
                <w:szCs w:val="40"/>
              </w:rPr>
            </w:pPr>
            <w:bookmarkStart w:id="910" w:name="_Toc30073"/>
            <w:bookmarkStart w:id="911" w:name="_Toc6507"/>
            <w:bookmarkStart w:id="912" w:name="_Toc4092"/>
            <w:bookmarkStart w:id="913" w:name="_Toc23125"/>
            <w:r>
              <w:rPr>
                <w:rFonts w:hint="eastAsia"/>
                <w:color w:val="000000"/>
                <w:sz w:val="24"/>
                <w:szCs w:val="40"/>
              </w:rPr>
              <w:t>79.53</w:t>
            </w:r>
            <w:bookmarkEnd w:id="910"/>
            <w:bookmarkEnd w:id="911"/>
            <w:bookmarkEnd w:id="912"/>
            <w:bookmarkEnd w:id="913"/>
          </w:p>
        </w:tc>
        <w:tc>
          <w:tcPr>
            <w:tcW w:w="1506" w:type="dxa"/>
            <w:tcBorders>
              <w:top w:val="nil"/>
              <w:left w:val="nil"/>
              <w:bottom w:val="nil"/>
              <w:right w:val="nil"/>
            </w:tcBorders>
            <w:shd w:val="clear" w:color="auto" w:fill="FFFFFF"/>
          </w:tcPr>
          <w:p w14:paraId="12449F35">
            <w:pPr>
              <w:pStyle w:val="53"/>
              <w:outlineLvl w:val="9"/>
              <w:rPr>
                <w:color w:val="000000"/>
                <w:sz w:val="24"/>
                <w:szCs w:val="40"/>
              </w:rPr>
            </w:pPr>
            <w:bookmarkStart w:id="914" w:name="_Toc22458"/>
            <w:bookmarkStart w:id="915" w:name="_Toc22514"/>
            <w:bookmarkStart w:id="916" w:name="_Toc14157"/>
            <w:bookmarkStart w:id="917" w:name="_Toc3403"/>
            <w:r>
              <w:rPr>
                <w:rFonts w:hint="eastAsia"/>
                <w:color w:val="000000"/>
                <w:sz w:val="24"/>
                <w:szCs w:val="40"/>
              </w:rPr>
              <w:t>-</w:t>
            </w:r>
            <w:bookmarkEnd w:id="914"/>
            <w:bookmarkEnd w:id="915"/>
            <w:bookmarkEnd w:id="916"/>
            <w:bookmarkEnd w:id="917"/>
          </w:p>
        </w:tc>
      </w:tr>
      <w:tr w14:paraId="48F836D5">
        <w:trPr>
          <w:jc w:val="center"/>
        </w:trPr>
        <w:tc>
          <w:tcPr>
            <w:tcW w:w="1778" w:type="dxa"/>
            <w:tcBorders>
              <w:top w:val="nil"/>
              <w:left w:val="nil"/>
              <w:bottom w:val="nil"/>
              <w:right w:val="nil"/>
            </w:tcBorders>
            <w:shd w:val="clear" w:color="auto" w:fill="FFFFFF"/>
          </w:tcPr>
          <w:p w14:paraId="2AA6A025">
            <w:pPr>
              <w:widowControl/>
              <w:spacing w:before="120"/>
              <w:jc w:val="left"/>
              <w:textAlignment w:val="center"/>
              <w:rPr>
                <w:color w:val="000000"/>
                <w:szCs w:val="24"/>
                <w:lang w:bidi="ar"/>
              </w:rPr>
            </w:pPr>
            <w:r>
              <w:rPr>
                <w:rFonts w:hint="eastAsia"/>
                <w:color w:val="000000"/>
                <w:szCs w:val="24"/>
                <w:lang w:bidi="ar"/>
              </w:rPr>
              <w:t>IVT</w:t>
            </w:r>
          </w:p>
        </w:tc>
        <w:tc>
          <w:tcPr>
            <w:tcW w:w="1518" w:type="dxa"/>
            <w:tcBorders>
              <w:top w:val="nil"/>
              <w:left w:val="nil"/>
              <w:bottom w:val="nil"/>
              <w:right w:val="nil"/>
            </w:tcBorders>
            <w:shd w:val="clear" w:color="auto" w:fill="FFFFFF"/>
          </w:tcPr>
          <w:p w14:paraId="74BF8F0F">
            <w:pPr>
              <w:pStyle w:val="53"/>
              <w:outlineLvl w:val="9"/>
              <w:rPr>
                <w:color w:val="000000"/>
                <w:sz w:val="24"/>
                <w:szCs w:val="40"/>
              </w:rPr>
            </w:pPr>
            <w:bookmarkStart w:id="918" w:name="_Toc1119"/>
            <w:bookmarkStart w:id="919" w:name="_Toc25497"/>
            <w:bookmarkStart w:id="920" w:name="_Toc31707"/>
            <w:bookmarkStart w:id="921" w:name="_Toc16553"/>
            <w:r>
              <w:rPr>
                <w:rFonts w:hint="eastAsia"/>
                <w:color w:val="000000"/>
                <w:sz w:val="24"/>
                <w:szCs w:val="40"/>
              </w:rPr>
              <w:t>56.04</w:t>
            </w:r>
            <w:bookmarkEnd w:id="918"/>
            <w:bookmarkEnd w:id="919"/>
            <w:bookmarkEnd w:id="920"/>
            <w:bookmarkEnd w:id="921"/>
          </w:p>
        </w:tc>
        <w:tc>
          <w:tcPr>
            <w:tcW w:w="1518" w:type="dxa"/>
            <w:tcBorders>
              <w:top w:val="nil"/>
              <w:left w:val="nil"/>
              <w:bottom w:val="nil"/>
              <w:right w:val="nil"/>
            </w:tcBorders>
            <w:shd w:val="clear" w:color="auto" w:fill="FFFFFF"/>
          </w:tcPr>
          <w:p w14:paraId="1B660DE4">
            <w:pPr>
              <w:pStyle w:val="53"/>
              <w:outlineLvl w:val="9"/>
              <w:rPr>
                <w:color w:val="000000"/>
                <w:sz w:val="24"/>
                <w:szCs w:val="40"/>
              </w:rPr>
            </w:pPr>
            <w:bookmarkStart w:id="922" w:name="_Toc15605"/>
            <w:bookmarkStart w:id="923" w:name="_Toc27536"/>
            <w:bookmarkStart w:id="924" w:name="_Toc14924"/>
            <w:bookmarkStart w:id="925" w:name="_Toc23376"/>
            <w:r>
              <w:rPr>
                <w:rFonts w:hint="eastAsia"/>
                <w:color w:val="000000"/>
                <w:sz w:val="24"/>
                <w:szCs w:val="40"/>
              </w:rPr>
              <w:t>73.60</w:t>
            </w:r>
            <w:bookmarkEnd w:id="922"/>
            <w:bookmarkEnd w:id="923"/>
            <w:bookmarkEnd w:id="924"/>
            <w:bookmarkEnd w:id="925"/>
          </w:p>
        </w:tc>
        <w:tc>
          <w:tcPr>
            <w:tcW w:w="1529" w:type="dxa"/>
            <w:tcBorders>
              <w:top w:val="nil"/>
              <w:left w:val="nil"/>
              <w:bottom w:val="nil"/>
              <w:right w:val="nil"/>
            </w:tcBorders>
            <w:shd w:val="clear" w:color="auto" w:fill="FFFFFF"/>
          </w:tcPr>
          <w:p w14:paraId="7C013EDC">
            <w:pPr>
              <w:pStyle w:val="53"/>
              <w:outlineLvl w:val="9"/>
              <w:rPr>
                <w:color w:val="000000"/>
                <w:sz w:val="24"/>
                <w:szCs w:val="40"/>
              </w:rPr>
            </w:pPr>
            <w:bookmarkStart w:id="926" w:name="_Toc1510"/>
            <w:bookmarkStart w:id="927" w:name="_Toc23935"/>
            <w:bookmarkStart w:id="928" w:name="_Toc20102"/>
            <w:bookmarkStart w:id="929" w:name="_Toc18546"/>
            <w:r>
              <w:rPr>
                <w:rFonts w:hint="eastAsia"/>
                <w:color w:val="000000"/>
                <w:sz w:val="24"/>
                <w:szCs w:val="40"/>
              </w:rPr>
              <w:t>80.22</w:t>
            </w:r>
            <w:bookmarkEnd w:id="926"/>
            <w:bookmarkEnd w:id="927"/>
            <w:bookmarkEnd w:id="928"/>
            <w:bookmarkEnd w:id="929"/>
          </w:p>
        </w:tc>
        <w:tc>
          <w:tcPr>
            <w:tcW w:w="1506" w:type="dxa"/>
            <w:tcBorders>
              <w:top w:val="nil"/>
              <w:left w:val="nil"/>
              <w:bottom w:val="nil"/>
              <w:right w:val="nil"/>
            </w:tcBorders>
            <w:shd w:val="clear" w:color="auto" w:fill="FFFFFF"/>
          </w:tcPr>
          <w:p w14:paraId="1F0DE380">
            <w:pPr>
              <w:pStyle w:val="53"/>
              <w:outlineLvl w:val="9"/>
              <w:rPr>
                <w:color w:val="000000"/>
                <w:sz w:val="24"/>
                <w:szCs w:val="40"/>
              </w:rPr>
            </w:pPr>
            <w:bookmarkStart w:id="930" w:name="_Toc30634"/>
            <w:bookmarkStart w:id="931" w:name="_Toc18231"/>
            <w:bookmarkStart w:id="932" w:name="_Toc1922"/>
            <w:bookmarkStart w:id="933" w:name="_Toc23556"/>
            <w:r>
              <w:rPr>
                <w:rFonts w:hint="eastAsia"/>
                <w:color w:val="000000"/>
                <w:sz w:val="24"/>
                <w:szCs w:val="40"/>
              </w:rPr>
              <w:t>-</w:t>
            </w:r>
            <w:bookmarkEnd w:id="930"/>
            <w:bookmarkEnd w:id="931"/>
            <w:bookmarkEnd w:id="932"/>
            <w:bookmarkEnd w:id="933"/>
          </w:p>
        </w:tc>
      </w:tr>
      <w:tr w14:paraId="40ED433F">
        <w:trPr>
          <w:jc w:val="center"/>
        </w:trPr>
        <w:tc>
          <w:tcPr>
            <w:tcW w:w="1778" w:type="dxa"/>
            <w:tcBorders>
              <w:top w:val="nil"/>
              <w:left w:val="nil"/>
              <w:bottom w:val="nil"/>
              <w:right w:val="nil"/>
            </w:tcBorders>
            <w:shd w:val="clear" w:color="auto" w:fill="FFFFFF"/>
          </w:tcPr>
          <w:p w14:paraId="221E3EB6">
            <w:pPr>
              <w:widowControl/>
              <w:spacing w:before="120"/>
              <w:jc w:val="left"/>
              <w:textAlignment w:val="center"/>
              <w:rPr>
                <w:color w:val="000000"/>
                <w:szCs w:val="24"/>
                <w:lang w:bidi="ar"/>
              </w:rPr>
            </w:pPr>
            <w:r>
              <w:rPr>
                <w:rFonts w:hint="eastAsia"/>
                <w:color w:val="000000"/>
                <w:szCs w:val="24"/>
                <w:lang w:bidi="ar"/>
              </w:rPr>
              <w:t>CFine</w:t>
            </w:r>
          </w:p>
        </w:tc>
        <w:tc>
          <w:tcPr>
            <w:tcW w:w="1518" w:type="dxa"/>
            <w:tcBorders>
              <w:top w:val="nil"/>
              <w:left w:val="nil"/>
              <w:bottom w:val="nil"/>
              <w:right w:val="nil"/>
            </w:tcBorders>
            <w:shd w:val="clear" w:color="auto" w:fill="FFFFFF"/>
          </w:tcPr>
          <w:p w14:paraId="3AFCC378">
            <w:pPr>
              <w:pStyle w:val="53"/>
              <w:outlineLvl w:val="9"/>
              <w:rPr>
                <w:color w:val="000000"/>
                <w:sz w:val="24"/>
                <w:szCs w:val="40"/>
              </w:rPr>
            </w:pPr>
            <w:bookmarkStart w:id="934" w:name="_Toc29827"/>
            <w:bookmarkStart w:id="935" w:name="_Toc27609"/>
            <w:bookmarkStart w:id="936" w:name="_Toc28152"/>
            <w:bookmarkStart w:id="937" w:name="_Toc13575"/>
            <w:r>
              <w:rPr>
                <w:rFonts w:hint="eastAsia"/>
                <w:color w:val="000000"/>
                <w:sz w:val="24"/>
                <w:szCs w:val="40"/>
              </w:rPr>
              <w:t>60.83</w:t>
            </w:r>
            <w:bookmarkEnd w:id="934"/>
            <w:bookmarkEnd w:id="935"/>
            <w:bookmarkEnd w:id="936"/>
            <w:bookmarkEnd w:id="937"/>
          </w:p>
        </w:tc>
        <w:tc>
          <w:tcPr>
            <w:tcW w:w="1518" w:type="dxa"/>
            <w:tcBorders>
              <w:top w:val="nil"/>
              <w:left w:val="nil"/>
              <w:bottom w:val="nil"/>
              <w:right w:val="nil"/>
            </w:tcBorders>
            <w:shd w:val="clear" w:color="auto" w:fill="FFFFFF"/>
          </w:tcPr>
          <w:p w14:paraId="20C122BC">
            <w:pPr>
              <w:pStyle w:val="53"/>
              <w:outlineLvl w:val="9"/>
              <w:rPr>
                <w:color w:val="000000"/>
                <w:sz w:val="24"/>
                <w:szCs w:val="40"/>
              </w:rPr>
            </w:pPr>
            <w:bookmarkStart w:id="938" w:name="_Toc15061"/>
            <w:bookmarkStart w:id="939" w:name="_Toc6328"/>
            <w:bookmarkStart w:id="940" w:name="_Toc14392"/>
            <w:bookmarkStart w:id="941" w:name="_Toc9858"/>
            <w:r>
              <w:rPr>
                <w:rFonts w:hint="eastAsia"/>
                <w:color w:val="000000"/>
                <w:sz w:val="24"/>
                <w:szCs w:val="40"/>
              </w:rPr>
              <w:t>76.55</w:t>
            </w:r>
            <w:bookmarkEnd w:id="938"/>
            <w:bookmarkEnd w:id="939"/>
            <w:bookmarkEnd w:id="940"/>
            <w:bookmarkEnd w:id="941"/>
          </w:p>
        </w:tc>
        <w:tc>
          <w:tcPr>
            <w:tcW w:w="1529" w:type="dxa"/>
            <w:tcBorders>
              <w:top w:val="nil"/>
              <w:left w:val="nil"/>
              <w:bottom w:val="nil"/>
              <w:right w:val="nil"/>
            </w:tcBorders>
            <w:shd w:val="clear" w:color="auto" w:fill="FFFFFF"/>
          </w:tcPr>
          <w:p w14:paraId="7D0EB9E0">
            <w:pPr>
              <w:pStyle w:val="53"/>
              <w:outlineLvl w:val="9"/>
              <w:rPr>
                <w:color w:val="000000"/>
                <w:sz w:val="24"/>
                <w:szCs w:val="40"/>
              </w:rPr>
            </w:pPr>
            <w:bookmarkStart w:id="942" w:name="_Toc2312"/>
            <w:bookmarkStart w:id="943" w:name="_Toc8233"/>
            <w:bookmarkStart w:id="944" w:name="_Toc80"/>
            <w:bookmarkStart w:id="945" w:name="_Toc28590"/>
            <w:r>
              <w:rPr>
                <w:rFonts w:hint="eastAsia"/>
                <w:color w:val="000000"/>
                <w:sz w:val="24"/>
                <w:szCs w:val="40"/>
              </w:rPr>
              <w:t>82.42</w:t>
            </w:r>
            <w:bookmarkEnd w:id="942"/>
            <w:bookmarkEnd w:id="943"/>
            <w:bookmarkEnd w:id="944"/>
            <w:bookmarkEnd w:id="945"/>
          </w:p>
        </w:tc>
        <w:tc>
          <w:tcPr>
            <w:tcW w:w="1506" w:type="dxa"/>
            <w:tcBorders>
              <w:top w:val="nil"/>
              <w:left w:val="nil"/>
              <w:bottom w:val="nil"/>
              <w:right w:val="nil"/>
            </w:tcBorders>
            <w:shd w:val="clear" w:color="auto" w:fill="FFFFFF"/>
          </w:tcPr>
          <w:p w14:paraId="5259E5B7">
            <w:pPr>
              <w:pStyle w:val="53"/>
              <w:outlineLvl w:val="9"/>
              <w:rPr>
                <w:color w:val="000000"/>
                <w:sz w:val="24"/>
                <w:szCs w:val="40"/>
              </w:rPr>
            </w:pPr>
            <w:bookmarkStart w:id="946" w:name="_Toc6926"/>
            <w:bookmarkStart w:id="947" w:name="_Toc22973"/>
            <w:bookmarkStart w:id="948" w:name="_Toc25919"/>
            <w:bookmarkStart w:id="949" w:name="_Toc4155"/>
            <w:r>
              <w:rPr>
                <w:rFonts w:hint="eastAsia"/>
                <w:color w:val="000000"/>
                <w:sz w:val="24"/>
                <w:szCs w:val="40"/>
              </w:rPr>
              <w:t>-</w:t>
            </w:r>
            <w:bookmarkEnd w:id="946"/>
            <w:bookmarkEnd w:id="947"/>
            <w:bookmarkEnd w:id="948"/>
            <w:bookmarkEnd w:id="949"/>
          </w:p>
        </w:tc>
      </w:tr>
      <w:tr w14:paraId="1CBA537D">
        <w:trPr>
          <w:jc w:val="center"/>
        </w:trPr>
        <w:tc>
          <w:tcPr>
            <w:tcW w:w="1778" w:type="dxa"/>
            <w:tcBorders>
              <w:top w:val="nil"/>
              <w:left w:val="nil"/>
              <w:bottom w:val="nil"/>
              <w:right w:val="nil"/>
            </w:tcBorders>
            <w:shd w:val="clear" w:color="auto" w:fill="FFFFFF"/>
          </w:tcPr>
          <w:p w14:paraId="64FE3C2D">
            <w:pPr>
              <w:widowControl/>
              <w:spacing w:before="120"/>
              <w:jc w:val="left"/>
              <w:textAlignment w:val="center"/>
              <w:rPr>
                <w:color w:val="000000"/>
                <w:szCs w:val="24"/>
                <w:lang w:bidi="ar"/>
              </w:rPr>
            </w:pPr>
            <w:r>
              <w:rPr>
                <w:color w:val="000000"/>
                <w:szCs w:val="24"/>
                <w:lang w:bidi="ar"/>
              </w:rPr>
              <w:t xml:space="preserve">IRRA </w:t>
            </w:r>
          </w:p>
        </w:tc>
        <w:tc>
          <w:tcPr>
            <w:tcW w:w="1518" w:type="dxa"/>
            <w:tcBorders>
              <w:top w:val="nil"/>
              <w:left w:val="nil"/>
              <w:bottom w:val="nil"/>
              <w:right w:val="nil"/>
            </w:tcBorders>
            <w:shd w:val="clear" w:color="auto" w:fill="FFFFFF"/>
          </w:tcPr>
          <w:p w14:paraId="3EE6D30F">
            <w:pPr>
              <w:pStyle w:val="53"/>
              <w:outlineLvl w:val="9"/>
              <w:rPr>
                <w:color w:val="000000"/>
                <w:sz w:val="24"/>
                <w:szCs w:val="40"/>
              </w:rPr>
            </w:pPr>
            <w:bookmarkStart w:id="950" w:name="_Toc23105"/>
            <w:bookmarkStart w:id="951" w:name="_Toc25457"/>
            <w:bookmarkStart w:id="952" w:name="_Toc12131"/>
            <w:bookmarkStart w:id="953" w:name="_Toc32018"/>
            <w:r>
              <w:rPr>
                <w:rFonts w:hint="eastAsia"/>
                <w:color w:val="000000"/>
                <w:sz w:val="24"/>
                <w:szCs w:val="40"/>
              </w:rPr>
              <w:t>63.46</w:t>
            </w:r>
            <w:bookmarkEnd w:id="950"/>
            <w:bookmarkEnd w:id="951"/>
            <w:bookmarkEnd w:id="952"/>
            <w:bookmarkEnd w:id="953"/>
          </w:p>
        </w:tc>
        <w:tc>
          <w:tcPr>
            <w:tcW w:w="1518" w:type="dxa"/>
            <w:tcBorders>
              <w:top w:val="nil"/>
              <w:left w:val="nil"/>
              <w:bottom w:val="nil"/>
              <w:right w:val="nil"/>
            </w:tcBorders>
            <w:shd w:val="clear" w:color="auto" w:fill="FFFFFF"/>
          </w:tcPr>
          <w:p w14:paraId="12110B3B">
            <w:pPr>
              <w:pStyle w:val="53"/>
              <w:outlineLvl w:val="9"/>
              <w:rPr>
                <w:color w:val="000000"/>
                <w:sz w:val="24"/>
                <w:szCs w:val="40"/>
              </w:rPr>
            </w:pPr>
            <w:bookmarkStart w:id="954" w:name="_Toc17157"/>
            <w:bookmarkStart w:id="955" w:name="_Toc8660"/>
            <w:bookmarkStart w:id="956" w:name="_Toc4369"/>
            <w:bookmarkStart w:id="957" w:name="_Toc1022"/>
            <w:r>
              <w:rPr>
                <w:rFonts w:hint="eastAsia"/>
                <w:color w:val="000000"/>
                <w:sz w:val="24"/>
                <w:szCs w:val="40"/>
              </w:rPr>
              <w:t>80.25</w:t>
            </w:r>
            <w:bookmarkEnd w:id="954"/>
            <w:bookmarkEnd w:id="955"/>
            <w:bookmarkEnd w:id="956"/>
            <w:bookmarkEnd w:id="957"/>
          </w:p>
        </w:tc>
        <w:tc>
          <w:tcPr>
            <w:tcW w:w="1529" w:type="dxa"/>
            <w:tcBorders>
              <w:top w:val="nil"/>
              <w:left w:val="nil"/>
              <w:bottom w:val="nil"/>
              <w:right w:val="nil"/>
            </w:tcBorders>
            <w:shd w:val="clear" w:color="auto" w:fill="FFFFFF"/>
          </w:tcPr>
          <w:p w14:paraId="6F4483C2">
            <w:pPr>
              <w:pStyle w:val="53"/>
              <w:outlineLvl w:val="9"/>
              <w:rPr>
                <w:color w:val="000000"/>
                <w:sz w:val="24"/>
                <w:szCs w:val="40"/>
              </w:rPr>
            </w:pPr>
            <w:bookmarkStart w:id="958" w:name="_Toc7797"/>
            <w:bookmarkStart w:id="959" w:name="_Toc9205"/>
            <w:bookmarkStart w:id="960" w:name="_Toc22107"/>
            <w:bookmarkStart w:id="961" w:name="_Toc20464"/>
            <w:r>
              <w:rPr>
                <w:rFonts w:hint="eastAsia"/>
                <w:color w:val="000000"/>
                <w:sz w:val="24"/>
                <w:szCs w:val="40"/>
              </w:rPr>
              <w:t>85.82</w:t>
            </w:r>
            <w:bookmarkEnd w:id="958"/>
            <w:bookmarkEnd w:id="959"/>
            <w:bookmarkEnd w:id="960"/>
            <w:bookmarkEnd w:id="961"/>
          </w:p>
        </w:tc>
        <w:tc>
          <w:tcPr>
            <w:tcW w:w="1506" w:type="dxa"/>
            <w:tcBorders>
              <w:top w:val="nil"/>
              <w:left w:val="nil"/>
              <w:bottom w:val="nil"/>
              <w:right w:val="nil"/>
            </w:tcBorders>
            <w:shd w:val="clear" w:color="auto" w:fill="FFFFFF"/>
          </w:tcPr>
          <w:p w14:paraId="5C30A35C">
            <w:pPr>
              <w:pStyle w:val="53"/>
              <w:outlineLvl w:val="9"/>
              <w:rPr>
                <w:color w:val="000000"/>
                <w:sz w:val="24"/>
                <w:szCs w:val="40"/>
              </w:rPr>
            </w:pPr>
            <w:bookmarkStart w:id="962" w:name="_Toc9803"/>
            <w:bookmarkStart w:id="963" w:name="_Toc17893"/>
            <w:bookmarkStart w:id="964" w:name="_Toc8256"/>
            <w:bookmarkStart w:id="965" w:name="_Toc20722"/>
            <w:r>
              <w:rPr>
                <w:rFonts w:hint="eastAsia"/>
                <w:color w:val="000000"/>
                <w:sz w:val="24"/>
                <w:szCs w:val="40"/>
              </w:rPr>
              <w:t>38.06</w:t>
            </w:r>
            <w:bookmarkEnd w:id="962"/>
            <w:bookmarkEnd w:id="963"/>
            <w:bookmarkEnd w:id="964"/>
            <w:bookmarkEnd w:id="965"/>
          </w:p>
        </w:tc>
      </w:tr>
      <w:tr w14:paraId="650E0929">
        <w:trPr>
          <w:trHeight w:val="90" w:hRule="atLeast"/>
          <w:jc w:val="center"/>
        </w:trPr>
        <w:tc>
          <w:tcPr>
            <w:tcW w:w="1778" w:type="dxa"/>
            <w:tcBorders>
              <w:top w:val="nil"/>
              <w:left w:val="nil"/>
              <w:bottom w:val="nil"/>
              <w:right w:val="nil"/>
            </w:tcBorders>
            <w:shd w:val="clear" w:color="auto" w:fill="FFFFFF"/>
          </w:tcPr>
          <w:p w14:paraId="46365B7B">
            <w:pPr>
              <w:widowControl/>
              <w:spacing w:before="120"/>
              <w:jc w:val="left"/>
              <w:textAlignment w:val="center"/>
              <w:rPr>
                <w:color w:val="000000"/>
                <w:szCs w:val="24"/>
                <w:lang w:bidi="ar"/>
              </w:rPr>
            </w:pPr>
            <w:r>
              <w:rPr>
                <w:color w:val="000000"/>
                <w:szCs w:val="24"/>
                <w:lang w:bidi="ar"/>
              </w:rPr>
              <w:t xml:space="preserve">CPCL </w:t>
            </w:r>
          </w:p>
        </w:tc>
        <w:tc>
          <w:tcPr>
            <w:tcW w:w="1518" w:type="dxa"/>
            <w:tcBorders>
              <w:top w:val="nil"/>
              <w:left w:val="nil"/>
              <w:bottom w:val="nil"/>
              <w:right w:val="nil"/>
            </w:tcBorders>
            <w:shd w:val="clear" w:color="auto" w:fill="FFFFFF"/>
          </w:tcPr>
          <w:p w14:paraId="26D2235F">
            <w:pPr>
              <w:pStyle w:val="53"/>
              <w:outlineLvl w:val="9"/>
              <w:rPr>
                <w:color w:val="000000"/>
                <w:sz w:val="24"/>
                <w:szCs w:val="40"/>
              </w:rPr>
            </w:pPr>
            <w:bookmarkStart w:id="966" w:name="_Toc26558"/>
            <w:bookmarkStart w:id="967" w:name="_Toc29585"/>
            <w:bookmarkStart w:id="968" w:name="_Toc27019"/>
            <w:bookmarkStart w:id="969" w:name="_Toc9596"/>
            <w:r>
              <w:rPr>
                <w:rFonts w:hint="eastAsia"/>
                <w:color w:val="000000"/>
                <w:sz w:val="24"/>
                <w:szCs w:val="40"/>
              </w:rPr>
              <w:t>62.60</w:t>
            </w:r>
            <w:bookmarkEnd w:id="966"/>
            <w:bookmarkEnd w:id="967"/>
            <w:bookmarkEnd w:id="968"/>
            <w:bookmarkEnd w:id="969"/>
          </w:p>
        </w:tc>
        <w:tc>
          <w:tcPr>
            <w:tcW w:w="1518" w:type="dxa"/>
            <w:tcBorders>
              <w:top w:val="nil"/>
              <w:left w:val="nil"/>
              <w:bottom w:val="nil"/>
              <w:right w:val="nil"/>
            </w:tcBorders>
            <w:shd w:val="clear" w:color="auto" w:fill="FFFFFF"/>
          </w:tcPr>
          <w:p w14:paraId="7AEDD59A">
            <w:pPr>
              <w:pStyle w:val="53"/>
              <w:outlineLvl w:val="9"/>
              <w:rPr>
                <w:color w:val="000000"/>
                <w:sz w:val="24"/>
                <w:szCs w:val="40"/>
              </w:rPr>
            </w:pPr>
            <w:bookmarkStart w:id="970" w:name="_Toc24043"/>
            <w:bookmarkStart w:id="971" w:name="_Toc12253"/>
            <w:bookmarkStart w:id="972" w:name="_Toc20243"/>
            <w:bookmarkStart w:id="973" w:name="_Toc13129"/>
            <w:r>
              <w:rPr>
                <w:rFonts w:hint="eastAsia"/>
                <w:color w:val="000000"/>
                <w:sz w:val="24"/>
                <w:szCs w:val="40"/>
              </w:rPr>
              <w:t>79.07</w:t>
            </w:r>
            <w:bookmarkEnd w:id="970"/>
            <w:bookmarkEnd w:id="971"/>
            <w:bookmarkEnd w:id="972"/>
            <w:bookmarkEnd w:id="973"/>
          </w:p>
        </w:tc>
        <w:tc>
          <w:tcPr>
            <w:tcW w:w="1529" w:type="dxa"/>
            <w:tcBorders>
              <w:top w:val="nil"/>
              <w:left w:val="nil"/>
              <w:bottom w:val="nil"/>
              <w:right w:val="nil"/>
            </w:tcBorders>
            <w:shd w:val="clear" w:color="auto" w:fill="FFFFFF"/>
          </w:tcPr>
          <w:p w14:paraId="2EB9B867">
            <w:pPr>
              <w:pStyle w:val="53"/>
              <w:outlineLvl w:val="9"/>
              <w:rPr>
                <w:color w:val="000000"/>
                <w:sz w:val="24"/>
                <w:szCs w:val="40"/>
              </w:rPr>
            </w:pPr>
            <w:bookmarkStart w:id="974" w:name="_Toc14831"/>
            <w:bookmarkStart w:id="975" w:name="_Toc7883"/>
            <w:bookmarkStart w:id="976" w:name="_Toc8298"/>
            <w:bookmarkStart w:id="977" w:name="_Toc18131"/>
            <w:r>
              <w:rPr>
                <w:rFonts w:hint="eastAsia"/>
                <w:color w:val="000000"/>
                <w:sz w:val="24"/>
                <w:szCs w:val="40"/>
              </w:rPr>
              <w:t>84.46</w:t>
            </w:r>
            <w:bookmarkEnd w:id="974"/>
            <w:bookmarkEnd w:id="975"/>
            <w:bookmarkEnd w:id="976"/>
            <w:bookmarkEnd w:id="977"/>
          </w:p>
        </w:tc>
        <w:tc>
          <w:tcPr>
            <w:tcW w:w="1506" w:type="dxa"/>
            <w:tcBorders>
              <w:top w:val="nil"/>
              <w:left w:val="nil"/>
              <w:bottom w:val="nil"/>
              <w:right w:val="nil"/>
            </w:tcBorders>
            <w:shd w:val="clear" w:color="auto" w:fill="FFFFFF"/>
          </w:tcPr>
          <w:p w14:paraId="49F1D25C">
            <w:pPr>
              <w:pStyle w:val="53"/>
              <w:outlineLvl w:val="9"/>
              <w:rPr>
                <w:color w:val="000000"/>
                <w:sz w:val="24"/>
                <w:szCs w:val="40"/>
              </w:rPr>
            </w:pPr>
            <w:bookmarkStart w:id="978" w:name="_Toc24772"/>
            <w:bookmarkStart w:id="979" w:name="_Toc7307"/>
            <w:bookmarkStart w:id="980" w:name="_Toc14605"/>
            <w:bookmarkStart w:id="981" w:name="_Toc17211"/>
            <w:r>
              <w:rPr>
                <w:rFonts w:hint="eastAsia"/>
                <w:color w:val="000000"/>
                <w:sz w:val="24"/>
                <w:szCs w:val="40"/>
              </w:rPr>
              <w:t>36.16</w:t>
            </w:r>
            <w:bookmarkEnd w:id="978"/>
            <w:bookmarkEnd w:id="979"/>
            <w:bookmarkEnd w:id="980"/>
            <w:bookmarkEnd w:id="981"/>
          </w:p>
        </w:tc>
      </w:tr>
      <w:tr w14:paraId="5E7A8DBB">
        <w:trPr>
          <w:jc w:val="center"/>
        </w:trPr>
        <w:tc>
          <w:tcPr>
            <w:tcW w:w="1778" w:type="dxa"/>
            <w:tcBorders>
              <w:top w:val="nil"/>
              <w:left w:val="nil"/>
              <w:bottom w:val="nil"/>
              <w:right w:val="nil"/>
            </w:tcBorders>
            <w:shd w:val="clear" w:color="auto" w:fill="FFFFFF"/>
          </w:tcPr>
          <w:p w14:paraId="50EA4D47">
            <w:pPr>
              <w:widowControl/>
              <w:spacing w:before="120"/>
              <w:jc w:val="left"/>
              <w:textAlignment w:val="center"/>
              <w:rPr>
                <w:color w:val="000000"/>
                <w:szCs w:val="24"/>
                <w:lang w:bidi="ar"/>
              </w:rPr>
            </w:pPr>
            <w:r>
              <w:rPr>
                <w:color w:val="000000"/>
                <w:szCs w:val="24"/>
                <w:lang w:bidi="ar"/>
              </w:rPr>
              <w:t xml:space="preserve">TBPS-CLIP </w:t>
            </w:r>
          </w:p>
        </w:tc>
        <w:tc>
          <w:tcPr>
            <w:tcW w:w="1518" w:type="dxa"/>
            <w:tcBorders>
              <w:top w:val="nil"/>
              <w:left w:val="nil"/>
              <w:bottom w:val="nil"/>
              <w:right w:val="nil"/>
            </w:tcBorders>
            <w:shd w:val="clear" w:color="auto" w:fill="FFFFFF"/>
          </w:tcPr>
          <w:p w14:paraId="622F505C">
            <w:pPr>
              <w:pStyle w:val="53"/>
              <w:outlineLvl w:val="9"/>
              <w:rPr>
                <w:color w:val="000000"/>
                <w:sz w:val="24"/>
                <w:szCs w:val="40"/>
              </w:rPr>
            </w:pPr>
            <w:bookmarkStart w:id="982" w:name="_Toc32146"/>
            <w:bookmarkStart w:id="983" w:name="_Toc12304"/>
            <w:bookmarkStart w:id="984" w:name="_Toc13657"/>
            <w:bookmarkStart w:id="985" w:name="_Toc15599"/>
            <w:r>
              <w:rPr>
                <w:rFonts w:hint="eastAsia"/>
                <w:color w:val="000000"/>
                <w:sz w:val="24"/>
                <w:szCs w:val="40"/>
              </w:rPr>
              <w:t>64.52</w:t>
            </w:r>
            <w:bookmarkEnd w:id="982"/>
            <w:bookmarkEnd w:id="983"/>
            <w:bookmarkEnd w:id="984"/>
            <w:bookmarkEnd w:id="985"/>
          </w:p>
        </w:tc>
        <w:tc>
          <w:tcPr>
            <w:tcW w:w="1518" w:type="dxa"/>
            <w:tcBorders>
              <w:top w:val="nil"/>
              <w:left w:val="nil"/>
              <w:bottom w:val="nil"/>
              <w:right w:val="nil"/>
            </w:tcBorders>
            <w:shd w:val="clear" w:color="auto" w:fill="FFFFFF"/>
          </w:tcPr>
          <w:p w14:paraId="79D7F3CF">
            <w:pPr>
              <w:pStyle w:val="53"/>
              <w:outlineLvl w:val="9"/>
              <w:rPr>
                <w:color w:val="000000"/>
                <w:sz w:val="24"/>
                <w:szCs w:val="40"/>
              </w:rPr>
            </w:pPr>
            <w:bookmarkStart w:id="986" w:name="_Toc14418"/>
            <w:bookmarkStart w:id="987" w:name="_Toc17336"/>
            <w:bookmarkStart w:id="988" w:name="_Toc25357"/>
            <w:bookmarkStart w:id="989" w:name="_Toc19974"/>
            <w:r>
              <w:rPr>
                <w:rFonts w:hint="eastAsia"/>
                <w:color w:val="000000"/>
                <w:sz w:val="24"/>
                <w:szCs w:val="40"/>
              </w:rPr>
              <w:t>80.03</w:t>
            </w:r>
            <w:bookmarkEnd w:id="986"/>
            <w:bookmarkEnd w:id="987"/>
            <w:bookmarkEnd w:id="988"/>
            <w:bookmarkEnd w:id="989"/>
          </w:p>
        </w:tc>
        <w:tc>
          <w:tcPr>
            <w:tcW w:w="1529" w:type="dxa"/>
            <w:tcBorders>
              <w:top w:val="nil"/>
              <w:left w:val="nil"/>
              <w:bottom w:val="nil"/>
              <w:right w:val="nil"/>
            </w:tcBorders>
            <w:shd w:val="clear" w:color="auto" w:fill="FFFFFF"/>
          </w:tcPr>
          <w:p w14:paraId="784A2A86">
            <w:pPr>
              <w:pStyle w:val="53"/>
              <w:outlineLvl w:val="9"/>
              <w:rPr>
                <w:color w:val="000000"/>
                <w:sz w:val="24"/>
                <w:szCs w:val="40"/>
              </w:rPr>
            </w:pPr>
            <w:bookmarkStart w:id="990" w:name="_Toc26772"/>
            <w:bookmarkStart w:id="991" w:name="_Toc11488"/>
            <w:bookmarkStart w:id="992" w:name="_Toc19746"/>
            <w:bookmarkStart w:id="993" w:name="_Toc31490"/>
            <w:r>
              <w:rPr>
                <w:rFonts w:hint="eastAsia"/>
                <w:color w:val="000000"/>
                <w:sz w:val="24"/>
                <w:szCs w:val="40"/>
              </w:rPr>
              <w:t>85.39</w:t>
            </w:r>
            <w:bookmarkEnd w:id="990"/>
            <w:bookmarkEnd w:id="991"/>
            <w:bookmarkEnd w:id="992"/>
            <w:bookmarkEnd w:id="993"/>
          </w:p>
        </w:tc>
        <w:tc>
          <w:tcPr>
            <w:tcW w:w="1506" w:type="dxa"/>
            <w:tcBorders>
              <w:top w:val="nil"/>
              <w:left w:val="nil"/>
              <w:bottom w:val="nil"/>
              <w:right w:val="nil"/>
            </w:tcBorders>
            <w:shd w:val="clear" w:color="auto" w:fill="FFFFFF"/>
          </w:tcPr>
          <w:p w14:paraId="420A4C5E">
            <w:pPr>
              <w:pStyle w:val="53"/>
              <w:outlineLvl w:val="9"/>
              <w:rPr>
                <w:color w:val="000000"/>
                <w:sz w:val="24"/>
                <w:szCs w:val="40"/>
              </w:rPr>
            </w:pPr>
            <w:bookmarkStart w:id="994" w:name="_Toc2556"/>
            <w:bookmarkStart w:id="995" w:name="_Toc2261"/>
            <w:bookmarkStart w:id="996" w:name="_Toc11077"/>
            <w:bookmarkStart w:id="997" w:name="_Toc29601"/>
            <w:r>
              <w:rPr>
                <w:rFonts w:hint="eastAsia"/>
                <w:color w:val="000000"/>
                <w:sz w:val="24"/>
                <w:szCs w:val="40"/>
              </w:rPr>
              <w:t>39.54</w:t>
            </w:r>
            <w:bookmarkEnd w:id="994"/>
            <w:bookmarkEnd w:id="995"/>
            <w:bookmarkEnd w:id="996"/>
            <w:bookmarkEnd w:id="997"/>
          </w:p>
        </w:tc>
      </w:tr>
      <w:tr w14:paraId="624A033F">
        <w:trPr>
          <w:jc w:val="center"/>
        </w:trPr>
        <w:tc>
          <w:tcPr>
            <w:tcW w:w="1778" w:type="dxa"/>
            <w:tcBorders>
              <w:top w:val="nil"/>
              <w:left w:val="nil"/>
              <w:bottom w:val="single" w:color="000000" w:sz="12" w:space="0"/>
              <w:right w:val="nil"/>
            </w:tcBorders>
            <w:shd w:val="clear" w:color="auto" w:fill="FFFFFF"/>
          </w:tcPr>
          <w:p w14:paraId="278E097D">
            <w:pPr>
              <w:pStyle w:val="53"/>
              <w:outlineLvl w:val="9"/>
              <w:rPr>
                <w:color w:val="000000"/>
                <w:sz w:val="24"/>
                <w:szCs w:val="24"/>
              </w:rPr>
            </w:pPr>
            <w:bookmarkStart w:id="998" w:name="_Toc16677"/>
            <w:bookmarkStart w:id="999" w:name="_Toc21549"/>
            <w:bookmarkStart w:id="1000" w:name="_Toc6634"/>
            <w:bookmarkStart w:id="1001" w:name="_Toc8348"/>
            <w:r>
              <w:rPr>
                <w:rFonts w:hint="eastAsia"/>
                <w:color w:val="000000"/>
                <w:sz w:val="24"/>
                <w:szCs w:val="24"/>
              </w:rPr>
              <w:t>ETC</w:t>
            </w:r>
            <w:bookmarkEnd w:id="998"/>
            <w:bookmarkEnd w:id="999"/>
            <w:bookmarkEnd w:id="1000"/>
            <w:bookmarkEnd w:id="1001"/>
          </w:p>
        </w:tc>
        <w:tc>
          <w:tcPr>
            <w:tcW w:w="1518" w:type="dxa"/>
            <w:tcBorders>
              <w:top w:val="nil"/>
              <w:left w:val="nil"/>
              <w:bottom w:val="single" w:color="000000" w:sz="12" w:space="0"/>
              <w:right w:val="nil"/>
            </w:tcBorders>
            <w:shd w:val="clear" w:color="auto" w:fill="FFFFFF"/>
          </w:tcPr>
          <w:p w14:paraId="2C7A5742">
            <w:pPr>
              <w:pStyle w:val="53"/>
              <w:outlineLvl w:val="9"/>
              <w:rPr>
                <w:b/>
                <w:bCs w:val="0"/>
                <w:color w:val="000000"/>
                <w:sz w:val="24"/>
                <w:szCs w:val="40"/>
              </w:rPr>
            </w:pPr>
            <w:bookmarkStart w:id="1002" w:name="_Toc22213"/>
            <w:bookmarkStart w:id="1003" w:name="_Toc15389"/>
            <w:bookmarkStart w:id="1004" w:name="_Toc23435"/>
            <w:bookmarkStart w:id="1005" w:name="_Toc2622"/>
            <w:r>
              <w:rPr>
                <w:rFonts w:hint="eastAsia"/>
                <w:b/>
                <w:bCs w:val="0"/>
                <w:color w:val="000000"/>
                <w:sz w:val="24"/>
                <w:szCs w:val="40"/>
              </w:rPr>
              <w:t>65.32</w:t>
            </w:r>
            <w:bookmarkEnd w:id="1002"/>
            <w:bookmarkEnd w:id="1003"/>
            <w:bookmarkEnd w:id="1004"/>
            <w:bookmarkEnd w:id="1005"/>
          </w:p>
        </w:tc>
        <w:tc>
          <w:tcPr>
            <w:tcW w:w="1518" w:type="dxa"/>
            <w:tcBorders>
              <w:top w:val="nil"/>
              <w:left w:val="nil"/>
              <w:bottom w:val="single" w:color="000000" w:sz="12" w:space="0"/>
              <w:right w:val="nil"/>
            </w:tcBorders>
            <w:shd w:val="clear" w:color="auto" w:fill="FFFFFF"/>
          </w:tcPr>
          <w:p w14:paraId="503A218C">
            <w:pPr>
              <w:pStyle w:val="53"/>
              <w:outlineLvl w:val="9"/>
              <w:rPr>
                <w:b/>
                <w:bCs w:val="0"/>
                <w:color w:val="000000"/>
                <w:sz w:val="24"/>
                <w:szCs w:val="40"/>
              </w:rPr>
            </w:pPr>
            <w:bookmarkStart w:id="1006" w:name="_Toc15914"/>
            <w:bookmarkStart w:id="1007" w:name="_Toc20641"/>
            <w:bookmarkStart w:id="1008" w:name="_Toc15"/>
            <w:bookmarkStart w:id="1009" w:name="_Toc31355"/>
            <w:r>
              <w:rPr>
                <w:rFonts w:hint="eastAsia"/>
                <w:b/>
                <w:bCs w:val="0"/>
                <w:color w:val="000000"/>
                <w:sz w:val="24"/>
                <w:szCs w:val="40"/>
              </w:rPr>
              <w:t>80.64</w:t>
            </w:r>
            <w:bookmarkEnd w:id="1006"/>
            <w:bookmarkEnd w:id="1007"/>
            <w:bookmarkEnd w:id="1008"/>
            <w:bookmarkEnd w:id="1009"/>
          </w:p>
        </w:tc>
        <w:tc>
          <w:tcPr>
            <w:tcW w:w="1529" w:type="dxa"/>
            <w:tcBorders>
              <w:top w:val="nil"/>
              <w:left w:val="nil"/>
              <w:bottom w:val="single" w:color="000000" w:sz="12" w:space="0"/>
              <w:right w:val="nil"/>
            </w:tcBorders>
            <w:shd w:val="clear" w:color="auto" w:fill="FFFFFF"/>
          </w:tcPr>
          <w:p w14:paraId="38FC632A">
            <w:pPr>
              <w:pStyle w:val="53"/>
              <w:outlineLvl w:val="9"/>
              <w:rPr>
                <w:b/>
                <w:bCs w:val="0"/>
                <w:color w:val="000000"/>
                <w:sz w:val="24"/>
                <w:szCs w:val="40"/>
              </w:rPr>
            </w:pPr>
            <w:bookmarkStart w:id="1010" w:name="_Toc16570"/>
            <w:bookmarkStart w:id="1011" w:name="_Toc23196"/>
            <w:bookmarkStart w:id="1012" w:name="_Toc23895"/>
            <w:bookmarkStart w:id="1013" w:name="_Toc9884"/>
            <w:r>
              <w:rPr>
                <w:rFonts w:hint="eastAsia"/>
                <w:b/>
                <w:bCs w:val="0"/>
                <w:color w:val="000000"/>
                <w:sz w:val="24"/>
                <w:szCs w:val="40"/>
              </w:rPr>
              <w:t>85.98</w:t>
            </w:r>
            <w:bookmarkEnd w:id="1010"/>
            <w:bookmarkEnd w:id="1011"/>
            <w:bookmarkEnd w:id="1012"/>
            <w:bookmarkEnd w:id="1013"/>
          </w:p>
        </w:tc>
        <w:tc>
          <w:tcPr>
            <w:tcW w:w="1506" w:type="dxa"/>
            <w:tcBorders>
              <w:top w:val="nil"/>
              <w:left w:val="nil"/>
              <w:bottom w:val="single" w:color="000000" w:sz="12" w:space="0"/>
              <w:right w:val="nil"/>
            </w:tcBorders>
            <w:shd w:val="clear" w:color="auto" w:fill="FFFFFF"/>
          </w:tcPr>
          <w:p w14:paraId="4CB97D51">
            <w:pPr>
              <w:pStyle w:val="53"/>
              <w:outlineLvl w:val="9"/>
              <w:rPr>
                <w:b/>
                <w:bCs w:val="0"/>
                <w:color w:val="000000"/>
                <w:sz w:val="24"/>
                <w:szCs w:val="40"/>
              </w:rPr>
            </w:pPr>
            <w:bookmarkStart w:id="1014" w:name="_Toc26575"/>
            <w:bookmarkStart w:id="1015" w:name="_Toc5866"/>
            <w:bookmarkStart w:id="1016" w:name="_Toc3598"/>
            <w:bookmarkStart w:id="1017" w:name="_Toc13557"/>
            <w:r>
              <w:rPr>
                <w:rFonts w:hint="eastAsia"/>
                <w:b/>
                <w:bCs w:val="0"/>
                <w:color w:val="000000"/>
                <w:sz w:val="24"/>
                <w:szCs w:val="40"/>
              </w:rPr>
              <w:t>42.01</w:t>
            </w:r>
            <w:bookmarkEnd w:id="1014"/>
            <w:bookmarkEnd w:id="1015"/>
            <w:bookmarkEnd w:id="1016"/>
            <w:bookmarkEnd w:id="1017"/>
          </w:p>
        </w:tc>
      </w:tr>
    </w:tbl>
    <w:p w14:paraId="6EB13BA2">
      <w:pPr>
        <w:spacing w:line="240" w:lineRule="auto"/>
        <w:ind w:firstLine="516" w:firstLineChars="200"/>
      </w:pPr>
    </w:p>
    <w:p w14:paraId="2F890CF9">
      <w:pPr>
        <w:ind w:firstLine="516" w:firstLineChars="200"/>
      </w:pPr>
      <w:r>
        <w:rPr>
          <w:rFonts w:hint="eastAsia"/>
        </w:rPr>
        <w:t>根据表3.2的实验数据可知，</w:t>
      </w:r>
      <w:r>
        <w:t>从跨模态检索任务的性能表现来看，各方法在Rank-1（首位命中率）、Rank-5/10（前5/10命中率）和mAP（平均精度均值）指标上呈现明显差异。最新提出的ETC方法以65.32%的Rank-1准确率领先，同时在Rank-5（80.64%）和Rank-10（85.98%）以及mAP（42.01%）三个核心指标上均达到当前最优结果，展现出显著的综合优势。传统方法如Dual Path（38.99%）和CMPM/C（43.51%）在基础指标上已被新方法超越超过20个百分点。</w:t>
      </w:r>
    </w:p>
    <w:p w14:paraId="02565F4F">
      <w:pPr>
        <w:ind w:firstLine="516" w:firstLineChars="200"/>
      </w:pPr>
      <w:r>
        <w:t>该数据演进趋势反映出：基于大规模预训练框架（如CLIP）的模型配合对比学习策略，配合有效的特征对齐技术（如ETC），已成为当前跨模态检索领域的主流方向。后续研究可重点关注如何平衡计算成本与性能提升的关系。</w:t>
      </w:r>
    </w:p>
    <w:p w14:paraId="72FC65AF">
      <w:pPr>
        <w:pStyle w:val="8"/>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3</w:t>
      </w:r>
      <w:r>
        <w:fldChar w:fldCharType="end"/>
      </w:r>
      <w:bookmarkStart w:id="1018" w:name="_Toc27414"/>
      <w:bookmarkStart w:id="1019" w:name="_Toc12636"/>
      <w:bookmarkStart w:id="1020" w:name="_Toc4604"/>
      <w:bookmarkStart w:id="1021" w:name="_Toc7141"/>
      <w:bookmarkStart w:id="1022" w:name="_Toc14689"/>
      <w:bookmarkStart w:id="1023" w:name="_Toc18937"/>
      <w:bookmarkStart w:id="1024" w:name="_Toc32644"/>
      <w:bookmarkStart w:id="1025" w:name="_Toc26518"/>
      <w:bookmarkStart w:id="1026" w:name="_Toc27116"/>
      <w:bookmarkStart w:id="1027" w:name="_Toc12959"/>
      <w:bookmarkStart w:id="1028" w:name="_Toc14947"/>
      <w:bookmarkStart w:id="1029" w:name="_Toc10802"/>
      <w:bookmarkStart w:id="1030" w:name="_Toc18554"/>
      <w:bookmarkStart w:id="1031" w:name="_Toc9043"/>
      <w:bookmarkStart w:id="1032" w:name="_Toc9444"/>
      <w:bookmarkStart w:id="1033" w:name="_Toc16794"/>
      <w:bookmarkStart w:id="1034" w:name="_Toc8746"/>
      <w:bookmarkStart w:id="1035" w:name="_Toc27328"/>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方法性能对比</w:t>
      </w:r>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0DC8640A">
        <w:trPr>
          <w:jc w:val="center"/>
        </w:trPr>
        <w:tc>
          <w:tcPr>
            <w:tcW w:w="1778" w:type="dxa"/>
            <w:tcBorders>
              <w:top w:val="single" w:color="000000" w:sz="12" w:space="0"/>
              <w:left w:val="nil"/>
              <w:bottom w:val="single" w:color="000000" w:sz="4" w:space="0"/>
              <w:right w:val="nil"/>
              <w:tl2br w:val="nil"/>
            </w:tcBorders>
            <w:shd w:val="clear" w:color="auto" w:fill="FFFFFF"/>
          </w:tcPr>
          <w:p w14:paraId="3DB49596">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6BB52C60">
            <w:pPr>
              <w:pStyle w:val="53"/>
              <w:outlineLvl w:val="9"/>
              <w:rPr>
                <w:color w:val="000000"/>
                <w:sz w:val="24"/>
                <w:szCs w:val="24"/>
              </w:rPr>
            </w:pPr>
            <w:bookmarkStart w:id="1036" w:name="_Toc18612"/>
            <w:bookmarkStart w:id="1037" w:name="_Toc26955"/>
            <w:bookmarkStart w:id="1038" w:name="_Toc24337"/>
            <w:bookmarkStart w:id="1039" w:name="_Toc12263"/>
            <w:r>
              <w:rPr>
                <w:rFonts w:hint="eastAsia"/>
                <w:color w:val="000000"/>
                <w:sz w:val="24"/>
                <w:szCs w:val="24"/>
              </w:rPr>
              <w:t>Rank-1</w:t>
            </w:r>
            <w:bookmarkEnd w:id="1036"/>
            <w:bookmarkEnd w:id="1037"/>
            <w:bookmarkEnd w:id="1038"/>
            <w:bookmarkEnd w:id="1039"/>
          </w:p>
        </w:tc>
        <w:tc>
          <w:tcPr>
            <w:tcW w:w="1518" w:type="dxa"/>
            <w:tcBorders>
              <w:top w:val="single" w:color="000000" w:sz="12" w:space="0"/>
              <w:left w:val="nil"/>
              <w:bottom w:val="single" w:color="000000" w:sz="4" w:space="0"/>
              <w:right w:val="nil"/>
            </w:tcBorders>
            <w:shd w:val="clear" w:color="auto" w:fill="FFFFFF"/>
          </w:tcPr>
          <w:p w14:paraId="3AE8376B">
            <w:pPr>
              <w:pStyle w:val="53"/>
              <w:outlineLvl w:val="9"/>
              <w:rPr>
                <w:color w:val="000000"/>
                <w:sz w:val="24"/>
                <w:szCs w:val="24"/>
              </w:rPr>
            </w:pPr>
            <w:bookmarkStart w:id="1040" w:name="_Toc2331"/>
            <w:bookmarkStart w:id="1041" w:name="_Toc24296"/>
            <w:bookmarkStart w:id="1042" w:name="_Toc2417"/>
            <w:bookmarkStart w:id="1043" w:name="_Toc3993"/>
            <w:r>
              <w:rPr>
                <w:rFonts w:hint="eastAsia"/>
                <w:color w:val="000000"/>
                <w:sz w:val="24"/>
                <w:szCs w:val="24"/>
              </w:rPr>
              <w:t>Rank-5</w:t>
            </w:r>
            <w:bookmarkEnd w:id="1040"/>
            <w:bookmarkEnd w:id="1041"/>
            <w:bookmarkEnd w:id="1042"/>
            <w:bookmarkEnd w:id="1043"/>
          </w:p>
        </w:tc>
        <w:tc>
          <w:tcPr>
            <w:tcW w:w="1529" w:type="dxa"/>
            <w:tcBorders>
              <w:top w:val="single" w:color="000000" w:sz="12" w:space="0"/>
              <w:left w:val="nil"/>
              <w:bottom w:val="single" w:color="000000" w:sz="4" w:space="0"/>
              <w:right w:val="nil"/>
            </w:tcBorders>
            <w:shd w:val="clear" w:color="auto" w:fill="FFFFFF"/>
          </w:tcPr>
          <w:p w14:paraId="1F07CF00">
            <w:pPr>
              <w:pStyle w:val="53"/>
              <w:outlineLvl w:val="9"/>
              <w:rPr>
                <w:color w:val="000000"/>
                <w:sz w:val="24"/>
                <w:szCs w:val="24"/>
              </w:rPr>
            </w:pPr>
            <w:bookmarkStart w:id="1044" w:name="_Toc28950"/>
            <w:bookmarkStart w:id="1045" w:name="_Toc10821"/>
            <w:bookmarkStart w:id="1046" w:name="_Toc15888"/>
            <w:bookmarkStart w:id="1047" w:name="_Toc22475"/>
            <w:r>
              <w:rPr>
                <w:rFonts w:hint="eastAsia"/>
                <w:color w:val="000000"/>
                <w:sz w:val="24"/>
                <w:szCs w:val="24"/>
              </w:rPr>
              <w:t>Rank-10</w:t>
            </w:r>
            <w:bookmarkEnd w:id="1044"/>
            <w:bookmarkEnd w:id="1045"/>
            <w:bookmarkEnd w:id="1046"/>
            <w:bookmarkEnd w:id="1047"/>
          </w:p>
        </w:tc>
        <w:tc>
          <w:tcPr>
            <w:tcW w:w="1506" w:type="dxa"/>
            <w:tcBorders>
              <w:top w:val="single" w:color="000000" w:sz="12" w:space="0"/>
              <w:left w:val="nil"/>
              <w:bottom w:val="single" w:color="000000" w:sz="4" w:space="0"/>
              <w:right w:val="nil"/>
            </w:tcBorders>
            <w:shd w:val="clear" w:color="auto" w:fill="FFFFFF"/>
          </w:tcPr>
          <w:p w14:paraId="500328F8">
            <w:pPr>
              <w:pStyle w:val="53"/>
              <w:outlineLvl w:val="9"/>
              <w:rPr>
                <w:color w:val="000000"/>
                <w:sz w:val="24"/>
                <w:szCs w:val="24"/>
              </w:rPr>
            </w:pPr>
            <w:bookmarkStart w:id="1048" w:name="_Toc20906"/>
            <w:bookmarkStart w:id="1049" w:name="_Toc31676"/>
            <w:bookmarkStart w:id="1050" w:name="_Toc10578"/>
            <w:bookmarkStart w:id="1051" w:name="_Toc19066"/>
            <w:r>
              <w:rPr>
                <w:rFonts w:hint="eastAsia"/>
                <w:color w:val="000000"/>
                <w:sz w:val="24"/>
                <w:szCs w:val="24"/>
              </w:rPr>
              <w:t>mAP</w:t>
            </w:r>
            <w:bookmarkEnd w:id="1048"/>
            <w:bookmarkEnd w:id="1049"/>
            <w:bookmarkEnd w:id="1050"/>
            <w:bookmarkEnd w:id="1051"/>
          </w:p>
        </w:tc>
      </w:tr>
      <w:tr w14:paraId="29A9B29E">
        <w:trPr>
          <w:jc w:val="center"/>
        </w:trPr>
        <w:tc>
          <w:tcPr>
            <w:tcW w:w="1778" w:type="dxa"/>
            <w:tcBorders>
              <w:top w:val="nil"/>
              <w:left w:val="nil"/>
              <w:bottom w:val="nil"/>
              <w:right w:val="nil"/>
            </w:tcBorders>
            <w:shd w:val="clear" w:color="auto" w:fill="FFFFFF"/>
          </w:tcPr>
          <w:p w14:paraId="30222827">
            <w:pPr>
              <w:widowControl/>
              <w:spacing w:before="120"/>
              <w:jc w:val="left"/>
              <w:textAlignment w:val="center"/>
              <w:rPr>
                <w:color w:val="000000"/>
                <w:sz w:val="24"/>
                <w:szCs w:val="24"/>
                <w:lang w:bidi="ar"/>
              </w:rPr>
            </w:pPr>
            <w:r>
              <w:rPr>
                <w:rFonts w:hint="eastAsia"/>
                <w:color w:val="000000"/>
                <w:sz w:val="24"/>
                <w:szCs w:val="24"/>
                <w:lang w:bidi="ar"/>
              </w:rPr>
              <w:t>DSSL</w:t>
            </w:r>
          </w:p>
        </w:tc>
        <w:tc>
          <w:tcPr>
            <w:tcW w:w="1518" w:type="dxa"/>
            <w:tcBorders>
              <w:top w:val="nil"/>
              <w:left w:val="nil"/>
              <w:bottom w:val="nil"/>
              <w:right w:val="nil"/>
            </w:tcBorders>
            <w:shd w:val="clear" w:color="auto" w:fill="FFFFFF"/>
          </w:tcPr>
          <w:p w14:paraId="28E3476F">
            <w:pPr>
              <w:pStyle w:val="53"/>
              <w:outlineLvl w:val="9"/>
              <w:rPr>
                <w:color w:val="000000"/>
                <w:sz w:val="24"/>
                <w:szCs w:val="24"/>
              </w:rPr>
            </w:pPr>
            <w:bookmarkStart w:id="1052" w:name="_Toc3907"/>
            <w:bookmarkStart w:id="1053" w:name="_Toc22157"/>
            <w:bookmarkStart w:id="1054" w:name="_Toc19749"/>
            <w:bookmarkStart w:id="1055" w:name="_Toc27585"/>
            <w:r>
              <w:rPr>
                <w:rFonts w:hint="eastAsia"/>
                <w:color w:val="000000"/>
                <w:sz w:val="24"/>
                <w:szCs w:val="24"/>
              </w:rPr>
              <w:t>39.05</w:t>
            </w:r>
            <w:bookmarkEnd w:id="1052"/>
            <w:bookmarkEnd w:id="1053"/>
            <w:bookmarkEnd w:id="1054"/>
            <w:bookmarkEnd w:id="1055"/>
          </w:p>
        </w:tc>
        <w:tc>
          <w:tcPr>
            <w:tcW w:w="1518" w:type="dxa"/>
            <w:tcBorders>
              <w:top w:val="nil"/>
              <w:left w:val="nil"/>
              <w:bottom w:val="nil"/>
              <w:right w:val="nil"/>
            </w:tcBorders>
            <w:shd w:val="clear" w:color="auto" w:fill="FFFFFF"/>
          </w:tcPr>
          <w:p w14:paraId="4E08A447">
            <w:pPr>
              <w:pStyle w:val="53"/>
              <w:outlineLvl w:val="9"/>
              <w:rPr>
                <w:color w:val="000000"/>
                <w:sz w:val="24"/>
                <w:szCs w:val="24"/>
              </w:rPr>
            </w:pPr>
            <w:bookmarkStart w:id="1056" w:name="_Toc29376"/>
            <w:bookmarkStart w:id="1057" w:name="_Toc8595"/>
            <w:bookmarkStart w:id="1058" w:name="_Toc23141"/>
            <w:bookmarkStart w:id="1059" w:name="_Toc21487"/>
            <w:r>
              <w:rPr>
                <w:rFonts w:hint="eastAsia"/>
                <w:color w:val="000000"/>
                <w:sz w:val="24"/>
                <w:szCs w:val="24"/>
              </w:rPr>
              <w:t>62.60</w:t>
            </w:r>
            <w:bookmarkEnd w:id="1056"/>
            <w:bookmarkEnd w:id="1057"/>
            <w:bookmarkEnd w:id="1058"/>
            <w:bookmarkEnd w:id="1059"/>
          </w:p>
        </w:tc>
        <w:tc>
          <w:tcPr>
            <w:tcW w:w="1529" w:type="dxa"/>
            <w:tcBorders>
              <w:top w:val="nil"/>
              <w:left w:val="nil"/>
              <w:bottom w:val="nil"/>
              <w:right w:val="nil"/>
            </w:tcBorders>
            <w:shd w:val="clear" w:color="auto" w:fill="FFFFFF"/>
          </w:tcPr>
          <w:p w14:paraId="6962797B">
            <w:pPr>
              <w:pStyle w:val="53"/>
              <w:outlineLvl w:val="9"/>
              <w:rPr>
                <w:color w:val="000000"/>
                <w:sz w:val="24"/>
                <w:szCs w:val="24"/>
              </w:rPr>
            </w:pPr>
            <w:bookmarkStart w:id="1060" w:name="_Toc8630"/>
            <w:bookmarkStart w:id="1061" w:name="_Toc20117"/>
            <w:bookmarkStart w:id="1062" w:name="_Toc8134"/>
            <w:bookmarkStart w:id="1063" w:name="_Toc31520"/>
            <w:r>
              <w:rPr>
                <w:rFonts w:hint="eastAsia"/>
                <w:color w:val="000000"/>
                <w:sz w:val="24"/>
                <w:szCs w:val="24"/>
              </w:rPr>
              <w:t>73.95</w:t>
            </w:r>
            <w:bookmarkEnd w:id="1060"/>
            <w:bookmarkEnd w:id="1061"/>
            <w:bookmarkEnd w:id="1062"/>
            <w:bookmarkEnd w:id="1063"/>
          </w:p>
        </w:tc>
        <w:tc>
          <w:tcPr>
            <w:tcW w:w="1506" w:type="dxa"/>
            <w:tcBorders>
              <w:top w:val="nil"/>
              <w:left w:val="nil"/>
              <w:bottom w:val="nil"/>
              <w:right w:val="nil"/>
            </w:tcBorders>
            <w:shd w:val="clear" w:color="auto" w:fill="FFFFFF"/>
          </w:tcPr>
          <w:p w14:paraId="4EBB3F86">
            <w:pPr>
              <w:pStyle w:val="53"/>
              <w:outlineLvl w:val="9"/>
              <w:rPr>
                <w:color w:val="000000"/>
                <w:sz w:val="24"/>
                <w:szCs w:val="24"/>
              </w:rPr>
            </w:pPr>
            <w:bookmarkStart w:id="1064" w:name="_Toc32030"/>
            <w:bookmarkStart w:id="1065" w:name="_Toc23519"/>
            <w:bookmarkStart w:id="1066" w:name="_Toc18807"/>
            <w:bookmarkStart w:id="1067" w:name="_Toc19782"/>
            <w:r>
              <w:rPr>
                <w:rFonts w:hint="eastAsia"/>
                <w:color w:val="000000"/>
                <w:sz w:val="24"/>
                <w:szCs w:val="24"/>
              </w:rPr>
              <w:t>-</w:t>
            </w:r>
            <w:bookmarkEnd w:id="1064"/>
            <w:bookmarkEnd w:id="1065"/>
            <w:bookmarkEnd w:id="1066"/>
            <w:bookmarkEnd w:id="1067"/>
          </w:p>
        </w:tc>
      </w:tr>
      <w:tr w14:paraId="5DCA9017">
        <w:trPr>
          <w:jc w:val="center"/>
        </w:trPr>
        <w:tc>
          <w:tcPr>
            <w:tcW w:w="1778" w:type="dxa"/>
            <w:tcBorders>
              <w:top w:val="nil"/>
              <w:left w:val="nil"/>
              <w:bottom w:val="nil"/>
              <w:right w:val="nil"/>
            </w:tcBorders>
            <w:shd w:val="clear" w:color="auto" w:fill="FFFFFF"/>
          </w:tcPr>
          <w:p w14:paraId="1E780FE4">
            <w:pPr>
              <w:widowControl/>
              <w:spacing w:before="120"/>
              <w:jc w:val="left"/>
              <w:textAlignment w:val="center"/>
              <w:rPr>
                <w:color w:val="000000"/>
                <w:sz w:val="24"/>
                <w:szCs w:val="24"/>
                <w:lang w:bidi="ar"/>
              </w:rPr>
            </w:pPr>
            <w:r>
              <w:rPr>
                <w:color w:val="000000"/>
                <w:sz w:val="24"/>
                <w:szCs w:val="24"/>
                <w:lang w:bidi="ar"/>
              </w:rPr>
              <w:t xml:space="preserve">SSAN </w:t>
            </w:r>
          </w:p>
        </w:tc>
        <w:tc>
          <w:tcPr>
            <w:tcW w:w="1518" w:type="dxa"/>
            <w:tcBorders>
              <w:top w:val="nil"/>
              <w:left w:val="nil"/>
              <w:bottom w:val="nil"/>
              <w:right w:val="nil"/>
            </w:tcBorders>
            <w:shd w:val="clear" w:color="auto" w:fill="FFFFFF"/>
          </w:tcPr>
          <w:p w14:paraId="7067C3BE">
            <w:pPr>
              <w:pStyle w:val="53"/>
              <w:outlineLvl w:val="9"/>
              <w:rPr>
                <w:color w:val="000000"/>
                <w:sz w:val="24"/>
                <w:szCs w:val="24"/>
              </w:rPr>
            </w:pPr>
            <w:bookmarkStart w:id="1068" w:name="_Toc14443"/>
            <w:bookmarkStart w:id="1069" w:name="_Toc15042"/>
            <w:bookmarkStart w:id="1070" w:name="_Toc11744"/>
            <w:bookmarkStart w:id="1071" w:name="_Toc21725"/>
            <w:r>
              <w:rPr>
                <w:rFonts w:hint="eastAsia"/>
                <w:color w:val="000000"/>
                <w:sz w:val="24"/>
                <w:szCs w:val="24"/>
              </w:rPr>
              <w:t>43.50</w:t>
            </w:r>
            <w:bookmarkEnd w:id="1068"/>
            <w:bookmarkEnd w:id="1069"/>
            <w:bookmarkEnd w:id="1070"/>
            <w:bookmarkEnd w:id="1071"/>
          </w:p>
        </w:tc>
        <w:tc>
          <w:tcPr>
            <w:tcW w:w="1518" w:type="dxa"/>
            <w:tcBorders>
              <w:top w:val="nil"/>
              <w:left w:val="nil"/>
              <w:bottom w:val="nil"/>
              <w:right w:val="nil"/>
            </w:tcBorders>
            <w:shd w:val="clear" w:color="auto" w:fill="FFFFFF"/>
          </w:tcPr>
          <w:p w14:paraId="35BBB65A">
            <w:pPr>
              <w:pStyle w:val="53"/>
              <w:outlineLvl w:val="9"/>
              <w:rPr>
                <w:color w:val="000000"/>
                <w:sz w:val="24"/>
                <w:szCs w:val="24"/>
              </w:rPr>
            </w:pPr>
            <w:bookmarkStart w:id="1072" w:name="_Toc32164"/>
            <w:bookmarkStart w:id="1073" w:name="_Toc25693"/>
            <w:bookmarkStart w:id="1074" w:name="_Toc23766"/>
            <w:bookmarkStart w:id="1075" w:name="_Toc5447"/>
            <w:r>
              <w:rPr>
                <w:rFonts w:hint="eastAsia"/>
                <w:color w:val="000000"/>
                <w:sz w:val="24"/>
                <w:szCs w:val="24"/>
              </w:rPr>
              <w:t>67.80</w:t>
            </w:r>
            <w:bookmarkEnd w:id="1072"/>
            <w:bookmarkEnd w:id="1073"/>
            <w:bookmarkEnd w:id="1074"/>
            <w:bookmarkEnd w:id="1075"/>
          </w:p>
        </w:tc>
        <w:tc>
          <w:tcPr>
            <w:tcW w:w="1529" w:type="dxa"/>
            <w:tcBorders>
              <w:top w:val="nil"/>
              <w:left w:val="nil"/>
              <w:bottom w:val="nil"/>
              <w:right w:val="nil"/>
            </w:tcBorders>
            <w:shd w:val="clear" w:color="auto" w:fill="FFFFFF"/>
          </w:tcPr>
          <w:p w14:paraId="06D1F274">
            <w:pPr>
              <w:pStyle w:val="53"/>
              <w:outlineLvl w:val="9"/>
              <w:rPr>
                <w:color w:val="000000"/>
                <w:sz w:val="24"/>
                <w:szCs w:val="24"/>
              </w:rPr>
            </w:pPr>
            <w:bookmarkStart w:id="1076" w:name="_Toc28656"/>
            <w:bookmarkStart w:id="1077" w:name="_Toc19961"/>
            <w:bookmarkStart w:id="1078" w:name="_Toc23844"/>
            <w:bookmarkStart w:id="1079" w:name="_Toc22462"/>
            <w:r>
              <w:rPr>
                <w:rFonts w:hint="eastAsia"/>
                <w:color w:val="000000"/>
                <w:sz w:val="24"/>
                <w:szCs w:val="24"/>
              </w:rPr>
              <w:t>77.15</w:t>
            </w:r>
            <w:bookmarkEnd w:id="1076"/>
            <w:bookmarkEnd w:id="1077"/>
            <w:bookmarkEnd w:id="1078"/>
            <w:bookmarkEnd w:id="1079"/>
          </w:p>
        </w:tc>
        <w:tc>
          <w:tcPr>
            <w:tcW w:w="1506" w:type="dxa"/>
            <w:tcBorders>
              <w:top w:val="nil"/>
              <w:left w:val="nil"/>
              <w:bottom w:val="nil"/>
              <w:right w:val="nil"/>
            </w:tcBorders>
            <w:shd w:val="clear" w:color="auto" w:fill="FFFFFF"/>
          </w:tcPr>
          <w:p w14:paraId="62A7D38B">
            <w:pPr>
              <w:pStyle w:val="53"/>
              <w:outlineLvl w:val="9"/>
              <w:rPr>
                <w:color w:val="000000"/>
                <w:sz w:val="24"/>
                <w:szCs w:val="24"/>
              </w:rPr>
            </w:pPr>
            <w:bookmarkStart w:id="1080" w:name="_Toc7930"/>
            <w:bookmarkStart w:id="1081" w:name="_Toc23824"/>
            <w:bookmarkStart w:id="1082" w:name="_Toc30611"/>
            <w:bookmarkStart w:id="1083" w:name="_Toc30980"/>
            <w:r>
              <w:rPr>
                <w:rFonts w:hint="eastAsia"/>
                <w:color w:val="000000"/>
                <w:sz w:val="24"/>
                <w:szCs w:val="24"/>
              </w:rPr>
              <w:t>-</w:t>
            </w:r>
            <w:bookmarkEnd w:id="1080"/>
            <w:bookmarkEnd w:id="1081"/>
            <w:bookmarkEnd w:id="1082"/>
            <w:bookmarkEnd w:id="1083"/>
          </w:p>
        </w:tc>
      </w:tr>
      <w:tr w14:paraId="2FD810E3">
        <w:trPr>
          <w:jc w:val="center"/>
        </w:trPr>
        <w:tc>
          <w:tcPr>
            <w:tcW w:w="1778" w:type="dxa"/>
            <w:tcBorders>
              <w:top w:val="nil"/>
              <w:left w:val="nil"/>
              <w:bottom w:val="nil"/>
              <w:right w:val="nil"/>
            </w:tcBorders>
            <w:shd w:val="clear" w:color="auto" w:fill="FFFFFF"/>
          </w:tcPr>
          <w:p w14:paraId="4FF8C2C7">
            <w:pPr>
              <w:widowControl/>
              <w:spacing w:before="120"/>
              <w:jc w:val="left"/>
              <w:textAlignment w:val="center"/>
              <w:rPr>
                <w:color w:val="000000"/>
                <w:sz w:val="24"/>
                <w:szCs w:val="24"/>
                <w:lang w:bidi="ar"/>
              </w:rPr>
            </w:pPr>
            <w:r>
              <w:rPr>
                <w:rFonts w:hint="eastAsia"/>
                <w:color w:val="000000"/>
                <w:sz w:val="24"/>
                <w:szCs w:val="24"/>
                <w:lang w:bidi="ar"/>
              </w:rPr>
              <w:t>LUBL</w:t>
            </w:r>
          </w:p>
        </w:tc>
        <w:tc>
          <w:tcPr>
            <w:tcW w:w="1518" w:type="dxa"/>
            <w:tcBorders>
              <w:top w:val="nil"/>
              <w:left w:val="nil"/>
              <w:bottom w:val="nil"/>
              <w:right w:val="nil"/>
            </w:tcBorders>
            <w:shd w:val="clear" w:color="auto" w:fill="FFFFFF"/>
          </w:tcPr>
          <w:p w14:paraId="45C8A3A2">
            <w:pPr>
              <w:pStyle w:val="53"/>
              <w:outlineLvl w:val="9"/>
              <w:rPr>
                <w:color w:val="000000"/>
                <w:sz w:val="24"/>
                <w:szCs w:val="24"/>
              </w:rPr>
            </w:pPr>
            <w:bookmarkStart w:id="1084" w:name="_Toc14950"/>
            <w:bookmarkStart w:id="1085" w:name="_Toc9957"/>
            <w:bookmarkStart w:id="1086" w:name="_Toc3155"/>
            <w:bookmarkStart w:id="1087" w:name="_Toc8038"/>
            <w:r>
              <w:rPr>
                <w:rFonts w:hint="eastAsia"/>
                <w:color w:val="000000"/>
                <w:sz w:val="24"/>
                <w:szCs w:val="24"/>
              </w:rPr>
              <w:t>45.55</w:t>
            </w:r>
            <w:bookmarkEnd w:id="1084"/>
            <w:bookmarkEnd w:id="1085"/>
            <w:bookmarkEnd w:id="1086"/>
            <w:bookmarkEnd w:id="1087"/>
          </w:p>
        </w:tc>
        <w:tc>
          <w:tcPr>
            <w:tcW w:w="1518" w:type="dxa"/>
            <w:tcBorders>
              <w:top w:val="nil"/>
              <w:left w:val="nil"/>
              <w:bottom w:val="nil"/>
              <w:right w:val="nil"/>
            </w:tcBorders>
            <w:shd w:val="clear" w:color="auto" w:fill="FFFFFF"/>
          </w:tcPr>
          <w:p w14:paraId="488A9CB6">
            <w:pPr>
              <w:pStyle w:val="53"/>
              <w:outlineLvl w:val="9"/>
              <w:rPr>
                <w:color w:val="000000"/>
                <w:sz w:val="24"/>
                <w:szCs w:val="24"/>
              </w:rPr>
            </w:pPr>
            <w:bookmarkStart w:id="1088" w:name="_Toc31220"/>
            <w:bookmarkStart w:id="1089" w:name="_Toc17139"/>
            <w:bookmarkStart w:id="1090" w:name="_Toc28942"/>
            <w:bookmarkStart w:id="1091" w:name="_Toc9652"/>
            <w:r>
              <w:rPr>
                <w:rFonts w:hint="eastAsia"/>
                <w:color w:val="000000"/>
                <w:sz w:val="24"/>
                <w:szCs w:val="24"/>
              </w:rPr>
              <w:t>68.20</w:t>
            </w:r>
            <w:bookmarkEnd w:id="1088"/>
            <w:bookmarkEnd w:id="1089"/>
            <w:bookmarkEnd w:id="1090"/>
            <w:bookmarkEnd w:id="1091"/>
          </w:p>
        </w:tc>
        <w:tc>
          <w:tcPr>
            <w:tcW w:w="1529" w:type="dxa"/>
            <w:tcBorders>
              <w:top w:val="nil"/>
              <w:left w:val="nil"/>
              <w:bottom w:val="nil"/>
              <w:right w:val="nil"/>
            </w:tcBorders>
            <w:shd w:val="clear" w:color="auto" w:fill="FFFFFF"/>
          </w:tcPr>
          <w:p w14:paraId="31A1B688">
            <w:pPr>
              <w:pStyle w:val="53"/>
              <w:outlineLvl w:val="9"/>
              <w:rPr>
                <w:color w:val="000000"/>
                <w:sz w:val="24"/>
                <w:szCs w:val="24"/>
              </w:rPr>
            </w:pPr>
            <w:bookmarkStart w:id="1092" w:name="_Toc20038"/>
            <w:bookmarkStart w:id="1093" w:name="_Toc31824"/>
            <w:bookmarkStart w:id="1094" w:name="_Toc18025"/>
            <w:bookmarkStart w:id="1095" w:name="_Toc725"/>
            <w:r>
              <w:rPr>
                <w:rFonts w:hint="eastAsia"/>
                <w:color w:val="000000"/>
                <w:sz w:val="24"/>
                <w:szCs w:val="24"/>
              </w:rPr>
              <w:t>77.85</w:t>
            </w:r>
            <w:bookmarkEnd w:id="1092"/>
            <w:bookmarkEnd w:id="1093"/>
            <w:bookmarkEnd w:id="1094"/>
            <w:bookmarkEnd w:id="1095"/>
          </w:p>
        </w:tc>
        <w:tc>
          <w:tcPr>
            <w:tcW w:w="1506" w:type="dxa"/>
            <w:tcBorders>
              <w:top w:val="nil"/>
              <w:left w:val="nil"/>
              <w:bottom w:val="nil"/>
              <w:right w:val="nil"/>
            </w:tcBorders>
            <w:shd w:val="clear" w:color="auto" w:fill="FFFFFF"/>
          </w:tcPr>
          <w:p w14:paraId="4492E046">
            <w:pPr>
              <w:pStyle w:val="53"/>
              <w:outlineLvl w:val="9"/>
              <w:rPr>
                <w:color w:val="000000"/>
                <w:sz w:val="24"/>
                <w:szCs w:val="24"/>
              </w:rPr>
            </w:pPr>
            <w:bookmarkStart w:id="1096" w:name="_Toc29728"/>
            <w:bookmarkStart w:id="1097" w:name="_Toc31064"/>
            <w:bookmarkStart w:id="1098" w:name="_Toc7989"/>
            <w:bookmarkStart w:id="1099" w:name="_Toc17943"/>
            <w:r>
              <w:rPr>
                <w:rFonts w:hint="eastAsia"/>
                <w:color w:val="000000"/>
                <w:sz w:val="24"/>
                <w:szCs w:val="24"/>
              </w:rPr>
              <w:t>-</w:t>
            </w:r>
            <w:bookmarkEnd w:id="1096"/>
            <w:bookmarkEnd w:id="1097"/>
            <w:bookmarkEnd w:id="1098"/>
            <w:bookmarkEnd w:id="1099"/>
          </w:p>
        </w:tc>
      </w:tr>
      <w:tr w14:paraId="463D37C3">
        <w:trPr>
          <w:jc w:val="center"/>
        </w:trPr>
        <w:tc>
          <w:tcPr>
            <w:tcW w:w="1778" w:type="dxa"/>
            <w:tcBorders>
              <w:top w:val="nil"/>
              <w:left w:val="nil"/>
              <w:bottom w:val="nil"/>
              <w:right w:val="nil"/>
            </w:tcBorders>
            <w:shd w:val="clear" w:color="auto" w:fill="FFFFFF"/>
          </w:tcPr>
          <w:p w14:paraId="4AB68B0B">
            <w:pPr>
              <w:widowControl/>
              <w:spacing w:before="120"/>
              <w:jc w:val="left"/>
              <w:textAlignment w:val="center"/>
              <w:rPr>
                <w:color w:val="000000"/>
                <w:sz w:val="24"/>
                <w:szCs w:val="24"/>
                <w:lang w:bidi="ar"/>
              </w:rPr>
            </w:pPr>
            <w:r>
              <w:rPr>
                <w:rFonts w:hint="eastAsia"/>
                <w:color w:val="000000"/>
                <w:sz w:val="24"/>
                <w:szCs w:val="24"/>
                <w:lang w:bidi="ar"/>
              </w:rPr>
              <w:t>IVT</w:t>
            </w:r>
          </w:p>
        </w:tc>
        <w:tc>
          <w:tcPr>
            <w:tcW w:w="1518" w:type="dxa"/>
            <w:tcBorders>
              <w:top w:val="nil"/>
              <w:left w:val="nil"/>
              <w:bottom w:val="nil"/>
              <w:right w:val="nil"/>
            </w:tcBorders>
            <w:shd w:val="clear" w:color="auto" w:fill="FFFFFF"/>
          </w:tcPr>
          <w:p w14:paraId="5795C7DC">
            <w:pPr>
              <w:pStyle w:val="53"/>
              <w:outlineLvl w:val="9"/>
              <w:rPr>
                <w:color w:val="000000"/>
                <w:sz w:val="24"/>
                <w:szCs w:val="24"/>
              </w:rPr>
            </w:pPr>
            <w:bookmarkStart w:id="1100" w:name="_Toc21602"/>
            <w:bookmarkStart w:id="1101" w:name="_Toc10507"/>
            <w:bookmarkStart w:id="1102" w:name="_Toc24469"/>
            <w:bookmarkStart w:id="1103" w:name="_Toc27201"/>
            <w:r>
              <w:rPr>
                <w:rFonts w:hint="eastAsia"/>
                <w:color w:val="000000"/>
                <w:sz w:val="24"/>
                <w:szCs w:val="24"/>
              </w:rPr>
              <w:t>46.70</w:t>
            </w:r>
            <w:bookmarkEnd w:id="1100"/>
            <w:bookmarkEnd w:id="1101"/>
            <w:bookmarkEnd w:id="1102"/>
            <w:bookmarkEnd w:id="1103"/>
          </w:p>
        </w:tc>
        <w:tc>
          <w:tcPr>
            <w:tcW w:w="1518" w:type="dxa"/>
            <w:tcBorders>
              <w:top w:val="nil"/>
              <w:left w:val="nil"/>
              <w:bottom w:val="nil"/>
              <w:right w:val="nil"/>
            </w:tcBorders>
            <w:shd w:val="clear" w:color="auto" w:fill="FFFFFF"/>
          </w:tcPr>
          <w:p w14:paraId="5F5CBC15">
            <w:pPr>
              <w:pStyle w:val="53"/>
              <w:outlineLvl w:val="9"/>
              <w:rPr>
                <w:color w:val="000000"/>
                <w:sz w:val="24"/>
                <w:szCs w:val="24"/>
              </w:rPr>
            </w:pPr>
            <w:bookmarkStart w:id="1104" w:name="_Toc603"/>
            <w:bookmarkStart w:id="1105" w:name="_Toc1011"/>
            <w:bookmarkStart w:id="1106" w:name="_Toc32288"/>
            <w:bookmarkStart w:id="1107" w:name="_Toc575"/>
            <w:r>
              <w:rPr>
                <w:rFonts w:hint="eastAsia"/>
                <w:color w:val="000000"/>
                <w:sz w:val="24"/>
                <w:szCs w:val="24"/>
              </w:rPr>
              <w:t>70.00</w:t>
            </w:r>
            <w:bookmarkEnd w:id="1104"/>
            <w:bookmarkEnd w:id="1105"/>
            <w:bookmarkEnd w:id="1106"/>
            <w:bookmarkEnd w:id="1107"/>
          </w:p>
        </w:tc>
        <w:tc>
          <w:tcPr>
            <w:tcW w:w="1529" w:type="dxa"/>
            <w:tcBorders>
              <w:top w:val="nil"/>
              <w:left w:val="nil"/>
              <w:bottom w:val="nil"/>
              <w:right w:val="nil"/>
            </w:tcBorders>
            <w:shd w:val="clear" w:color="auto" w:fill="FFFFFF"/>
          </w:tcPr>
          <w:p w14:paraId="6060FDEA">
            <w:pPr>
              <w:pStyle w:val="53"/>
              <w:outlineLvl w:val="9"/>
              <w:rPr>
                <w:color w:val="000000"/>
                <w:sz w:val="24"/>
                <w:szCs w:val="24"/>
              </w:rPr>
            </w:pPr>
            <w:bookmarkStart w:id="1108" w:name="_Toc3149"/>
            <w:bookmarkStart w:id="1109" w:name="_Toc22512"/>
            <w:bookmarkStart w:id="1110" w:name="_Toc11109"/>
            <w:bookmarkStart w:id="1111" w:name="_Toc4362"/>
            <w:r>
              <w:rPr>
                <w:rFonts w:hint="eastAsia"/>
                <w:color w:val="000000"/>
                <w:sz w:val="24"/>
                <w:szCs w:val="24"/>
              </w:rPr>
              <w:t>78.80</w:t>
            </w:r>
            <w:bookmarkEnd w:id="1108"/>
            <w:bookmarkEnd w:id="1109"/>
            <w:bookmarkEnd w:id="1110"/>
            <w:bookmarkEnd w:id="1111"/>
          </w:p>
        </w:tc>
        <w:tc>
          <w:tcPr>
            <w:tcW w:w="1506" w:type="dxa"/>
            <w:tcBorders>
              <w:top w:val="nil"/>
              <w:left w:val="nil"/>
              <w:bottom w:val="nil"/>
              <w:right w:val="nil"/>
            </w:tcBorders>
            <w:shd w:val="clear" w:color="auto" w:fill="FFFFFF"/>
          </w:tcPr>
          <w:p w14:paraId="74645BBE">
            <w:pPr>
              <w:pStyle w:val="53"/>
              <w:outlineLvl w:val="9"/>
              <w:rPr>
                <w:color w:val="000000"/>
                <w:sz w:val="24"/>
                <w:szCs w:val="24"/>
              </w:rPr>
            </w:pPr>
            <w:bookmarkStart w:id="1112" w:name="_Toc31571"/>
            <w:bookmarkStart w:id="1113" w:name="_Toc26072"/>
            <w:bookmarkStart w:id="1114" w:name="_Toc27869"/>
            <w:bookmarkStart w:id="1115" w:name="_Toc31189"/>
            <w:r>
              <w:rPr>
                <w:rFonts w:hint="eastAsia"/>
                <w:color w:val="000000"/>
                <w:sz w:val="24"/>
                <w:szCs w:val="24"/>
              </w:rPr>
              <w:t>-</w:t>
            </w:r>
            <w:bookmarkEnd w:id="1112"/>
            <w:bookmarkEnd w:id="1113"/>
            <w:bookmarkEnd w:id="1114"/>
            <w:bookmarkEnd w:id="1115"/>
          </w:p>
        </w:tc>
      </w:tr>
      <w:tr w14:paraId="084A2628">
        <w:trPr>
          <w:jc w:val="center"/>
        </w:trPr>
        <w:tc>
          <w:tcPr>
            <w:tcW w:w="1778" w:type="dxa"/>
            <w:tcBorders>
              <w:top w:val="nil"/>
              <w:left w:val="nil"/>
              <w:bottom w:val="nil"/>
              <w:right w:val="nil"/>
            </w:tcBorders>
            <w:shd w:val="clear" w:color="auto" w:fill="FFFFFF"/>
          </w:tcPr>
          <w:p w14:paraId="08401CA6">
            <w:pPr>
              <w:widowControl/>
              <w:spacing w:before="120"/>
              <w:jc w:val="left"/>
              <w:textAlignment w:val="center"/>
              <w:rPr>
                <w:color w:val="000000"/>
                <w:sz w:val="24"/>
                <w:szCs w:val="24"/>
                <w:lang w:bidi="ar"/>
              </w:rPr>
            </w:pPr>
            <w:r>
              <w:rPr>
                <w:rFonts w:hint="eastAsia"/>
                <w:color w:val="000000"/>
                <w:sz w:val="24"/>
                <w:szCs w:val="24"/>
                <w:lang w:bidi="ar"/>
              </w:rPr>
              <w:t>CFine</w:t>
            </w:r>
          </w:p>
        </w:tc>
        <w:tc>
          <w:tcPr>
            <w:tcW w:w="1518" w:type="dxa"/>
            <w:tcBorders>
              <w:top w:val="nil"/>
              <w:left w:val="nil"/>
              <w:bottom w:val="nil"/>
              <w:right w:val="nil"/>
            </w:tcBorders>
            <w:shd w:val="clear" w:color="auto" w:fill="FFFFFF"/>
          </w:tcPr>
          <w:p w14:paraId="13AF5404">
            <w:pPr>
              <w:pStyle w:val="53"/>
              <w:outlineLvl w:val="9"/>
              <w:rPr>
                <w:color w:val="000000"/>
                <w:sz w:val="24"/>
                <w:szCs w:val="24"/>
              </w:rPr>
            </w:pPr>
            <w:bookmarkStart w:id="1116" w:name="_Toc29348"/>
            <w:bookmarkStart w:id="1117" w:name="_Toc24114"/>
            <w:bookmarkStart w:id="1118" w:name="_Toc16110"/>
            <w:bookmarkStart w:id="1119" w:name="_Toc19083"/>
            <w:r>
              <w:rPr>
                <w:rFonts w:hint="eastAsia"/>
                <w:color w:val="000000"/>
                <w:sz w:val="24"/>
                <w:szCs w:val="24"/>
              </w:rPr>
              <w:t>50.55</w:t>
            </w:r>
            <w:bookmarkEnd w:id="1116"/>
            <w:bookmarkEnd w:id="1117"/>
            <w:bookmarkEnd w:id="1118"/>
            <w:bookmarkEnd w:id="1119"/>
          </w:p>
        </w:tc>
        <w:tc>
          <w:tcPr>
            <w:tcW w:w="1518" w:type="dxa"/>
            <w:tcBorders>
              <w:top w:val="nil"/>
              <w:left w:val="nil"/>
              <w:bottom w:val="nil"/>
              <w:right w:val="nil"/>
            </w:tcBorders>
            <w:shd w:val="clear" w:color="auto" w:fill="FFFFFF"/>
          </w:tcPr>
          <w:p w14:paraId="1E51A748">
            <w:pPr>
              <w:pStyle w:val="53"/>
              <w:outlineLvl w:val="9"/>
              <w:rPr>
                <w:color w:val="000000"/>
                <w:sz w:val="24"/>
                <w:szCs w:val="24"/>
              </w:rPr>
            </w:pPr>
            <w:bookmarkStart w:id="1120" w:name="_Toc6729"/>
            <w:bookmarkStart w:id="1121" w:name="_Toc28256"/>
            <w:bookmarkStart w:id="1122" w:name="_Toc4280"/>
            <w:bookmarkStart w:id="1123" w:name="_Toc28990"/>
            <w:r>
              <w:rPr>
                <w:rFonts w:hint="eastAsia"/>
                <w:color w:val="000000"/>
                <w:sz w:val="24"/>
                <w:szCs w:val="24"/>
              </w:rPr>
              <w:t>72.50</w:t>
            </w:r>
            <w:bookmarkEnd w:id="1120"/>
            <w:bookmarkEnd w:id="1121"/>
            <w:bookmarkEnd w:id="1122"/>
            <w:bookmarkEnd w:id="1123"/>
          </w:p>
        </w:tc>
        <w:tc>
          <w:tcPr>
            <w:tcW w:w="1529" w:type="dxa"/>
            <w:tcBorders>
              <w:top w:val="nil"/>
              <w:left w:val="nil"/>
              <w:bottom w:val="nil"/>
              <w:right w:val="nil"/>
            </w:tcBorders>
            <w:shd w:val="clear" w:color="auto" w:fill="FFFFFF"/>
          </w:tcPr>
          <w:p w14:paraId="6E0FDC0B">
            <w:pPr>
              <w:pStyle w:val="53"/>
              <w:outlineLvl w:val="9"/>
              <w:rPr>
                <w:color w:val="000000"/>
                <w:sz w:val="24"/>
                <w:szCs w:val="24"/>
              </w:rPr>
            </w:pPr>
            <w:bookmarkStart w:id="1124" w:name="_Toc15873"/>
            <w:bookmarkStart w:id="1125" w:name="_Toc9081"/>
            <w:bookmarkStart w:id="1126" w:name="_Toc9861"/>
            <w:bookmarkStart w:id="1127" w:name="_Toc30418"/>
            <w:r>
              <w:rPr>
                <w:rFonts w:hint="eastAsia"/>
                <w:color w:val="000000"/>
                <w:sz w:val="24"/>
                <w:szCs w:val="24"/>
              </w:rPr>
              <w:t>81.60</w:t>
            </w:r>
            <w:bookmarkEnd w:id="1124"/>
            <w:bookmarkEnd w:id="1125"/>
            <w:bookmarkEnd w:id="1126"/>
            <w:bookmarkEnd w:id="1127"/>
          </w:p>
        </w:tc>
        <w:tc>
          <w:tcPr>
            <w:tcW w:w="1506" w:type="dxa"/>
            <w:tcBorders>
              <w:top w:val="nil"/>
              <w:left w:val="nil"/>
              <w:bottom w:val="nil"/>
              <w:right w:val="nil"/>
            </w:tcBorders>
            <w:shd w:val="clear" w:color="auto" w:fill="FFFFFF"/>
          </w:tcPr>
          <w:p w14:paraId="1BBCBB71">
            <w:pPr>
              <w:pStyle w:val="53"/>
              <w:outlineLvl w:val="9"/>
              <w:rPr>
                <w:color w:val="000000"/>
                <w:sz w:val="24"/>
                <w:szCs w:val="24"/>
              </w:rPr>
            </w:pPr>
            <w:bookmarkStart w:id="1128" w:name="_Toc24112"/>
            <w:bookmarkStart w:id="1129" w:name="_Toc6008"/>
            <w:bookmarkStart w:id="1130" w:name="_Toc17496"/>
            <w:bookmarkStart w:id="1131" w:name="_Toc16412"/>
            <w:r>
              <w:rPr>
                <w:rFonts w:hint="eastAsia"/>
                <w:color w:val="000000"/>
                <w:sz w:val="24"/>
                <w:szCs w:val="24"/>
              </w:rPr>
              <w:t>-</w:t>
            </w:r>
            <w:bookmarkEnd w:id="1128"/>
            <w:bookmarkEnd w:id="1129"/>
            <w:bookmarkEnd w:id="1130"/>
            <w:bookmarkEnd w:id="1131"/>
          </w:p>
        </w:tc>
      </w:tr>
      <w:tr w14:paraId="6A8E1674">
        <w:trPr>
          <w:jc w:val="center"/>
        </w:trPr>
        <w:tc>
          <w:tcPr>
            <w:tcW w:w="1778" w:type="dxa"/>
            <w:tcBorders>
              <w:top w:val="nil"/>
              <w:left w:val="nil"/>
              <w:bottom w:val="nil"/>
              <w:right w:val="nil"/>
            </w:tcBorders>
            <w:shd w:val="clear" w:color="auto" w:fill="FFFFFF"/>
          </w:tcPr>
          <w:p w14:paraId="48ACD828">
            <w:pPr>
              <w:widowControl/>
              <w:spacing w:before="120"/>
              <w:jc w:val="left"/>
              <w:textAlignment w:val="center"/>
              <w:rPr>
                <w:color w:val="000000"/>
                <w:sz w:val="24"/>
                <w:szCs w:val="24"/>
                <w:lang w:bidi="ar"/>
              </w:rPr>
            </w:pPr>
            <w:r>
              <w:rPr>
                <w:color w:val="000000"/>
                <w:sz w:val="24"/>
                <w:szCs w:val="24"/>
                <w:lang w:bidi="ar"/>
              </w:rPr>
              <w:t xml:space="preserve">IRRA </w:t>
            </w:r>
          </w:p>
        </w:tc>
        <w:tc>
          <w:tcPr>
            <w:tcW w:w="1518" w:type="dxa"/>
            <w:tcBorders>
              <w:top w:val="nil"/>
              <w:left w:val="nil"/>
              <w:bottom w:val="nil"/>
              <w:right w:val="nil"/>
            </w:tcBorders>
            <w:shd w:val="clear" w:color="auto" w:fill="FFFFFF"/>
          </w:tcPr>
          <w:p w14:paraId="53C4C622">
            <w:pPr>
              <w:pStyle w:val="53"/>
              <w:outlineLvl w:val="9"/>
              <w:rPr>
                <w:color w:val="000000"/>
                <w:sz w:val="24"/>
                <w:szCs w:val="24"/>
              </w:rPr>
            </w:pPr>
            <w:bookmarkStart w:id="1132" w:name="_Toc2819"/>
            <w:bookmarkStart w:id="1133" w:name="_Toc1635"/>
            <w:bookmarkStart w:id="1134" w:name="_Toc2830"/>
            <w:bookmarkStart w:id="1135" w:name="_Toc6021"/>
            <w:r>
              <w:rPr>
                <w:rFonts w:hint="eastAsia"/>
                <w:color w:val="000000"/>
                <w:sz w:val="24"/>
                <w:szCs w:val="24"/>
              </w:rPr>
              <w:t>60.20</w:t>
            </w:r>
            <w:bookmarkEnd w:id="1132"/>
            <w:bookmarkEnd w:id="1133"/>
            <w:bookmarkEnd w:id="1134"/>
            <w:bookmarkEnd w:id="1135"/>
          </w:p>
        </w:tc>
        <w:tc>
          <w:tcPr>
            <w:tcW w:w="1518" w:type="dxa"/>
            <w:tcBorders>
              <w:top w:val="nil"/>
              <w:left w:val="nil"/>
              <w:bottom w:val="nil"/>
              <w:right w:val="nil"/>
            </w:tcBorders>
            <w:shd w:val="clear" w:color="auto" w:fill="FFFFFF"/>
          </w:tcPr>
          <w:p w14:paraId="3E8ED78F">
            <w:pPr>
              <w:pStyle w:val="53"/>
              <w:outlineLvl w:val="9"/>
              <w:rPr>
                <w:color w:val="000000"/>
                <w:sz w:val="24"/>
                <w:szCs w:val="24"/>
              </w:rPr>
            </w:pPr>
            <w:bookmarkStart w:id="1136" w:name="_Toc15756"/>
            <w:bookmarkStart w:id="1137" w:name="_Toc3056"/>
            <w:bookmarkStart w:id="1138" w:name="_Toc11305"/>
            <w:bookmarkStart w:id="1139" w:name="_Toc20214"/>
            <w:r>
              <w:rPr>
                <w:rFonts w:hint="eastAsia"/>
                <w:color w:val="000000"/>
                <w:sz w:val="24"/>
                <w:szCs w:val="24"/>
              </w:rPr>
              <w:t>81.30</w:t>
            </w:r>
            <w:bookmarkEnd w:id="1136"/>
            <w:bookmarkEnd w:id="1137"/>
            <w:bookmarkEnd w:id="1138"/>
            <w:bookmarkEnd w:id="1139"/>
          </w:p>
        </w:tc>
        <w:tc>
          <w:tcPr>
            <w:tcW w:w="1529" w:type="dxa"/>
            <w:tcBorders>
              <w:top w:val="nil"/>
              <w:left w:val="nil"/>
              <w:bottom w:val="nil"/>
              <w:right w:val="nil"/>
            </w:tcBorders>
            <w:shd w:val="clear" w:color="auto" w:fill="FFFFFF"/>
          </w:tcPr>
          <w:p w14:paraId="3EAD47BE">
            <w:pPr>
              <w:pStyle w:val="53"/>
              <w:outlineLvl w:val="9"/>
              <w:rPr>
                <w:color w:val="000000"/>
                <w:sz w:val="24"/>
                <w:szCs w:val="24"/>
              </w:rPr>
            </w:pPr>
            <w:bookmarkStart w:id="1140" w:name="_Toc11016"/>
            <w:bookmarkStart w:id="1141" w:name="_Toc7331"/>
            <w:bookmarkStart w:id="1142" w:name="_Toc8812"/>
            <w:bookmarkStart w:id="1143" w:name="_Toc7267"/>
            <w:r>
              <w:rPr>
                <w:rFonts w:hint="eastAsia"/>
                <w:color w:val="000000"/>
                <w:sz w:val="24"/>
                <w:szCs w:val="24"/>
              </w:rPr>
              <w:t>88.20</w:t>
            </w:r>
            <w:bookmarkEnd w:id="1140"/>
            <w:bookmarkEnd w:id="1141"/>
            <w:bookmarkEnd w:id="1142"/>
            <w:bookmarkEnd w:id="1143"/>
          </w:p>
        </w:tc>
        <w:tc>
          <w:tcPr>
            <w:tcW w:w="1506" w:type="dxa"/>
            <w:tcBorders>
              <w:top w:val="nil"/>
              <w:left w:val="nil"/>
              <w:bottom w:val="nil"/>
              <w:right w:val="nil"/>
            </w:tcBorders>
            <w:shd w:val="clear" w:color="auto" w:fill="FFFFFF"/>
          </w:tcPr>
          <w:p w14:paraId="152F20DE">
            <w:pPr>
              <w:pStyle w:val="53"/>
              <w:outlineLvl w:val="9"/>
              <w:rPr>
                <w:color w:val="000000"/>
                <w:sz w:val="24"/>
                <w:szCs w:val="24"/>
              </w:rPr>
            </w:pPr>
            <w:bookmarkStart w:id="1144" w:name="_Toc29997"/>
            <w:bookmarkStart w:id="1145" w:name="_Toc15452"/>
            <w:bookmarkStart w:id="1146" w:name="_Toc21518"/>
            <w:bookmarkStart w:id="1147" w:name="_Toc7947"/>
            <w:r>
              <w:rPr>
                <w:rFonts w:hint="eastAsia"/>
                <w:color w:val="000000"/>
                <w:sz w:val="24"/>
                <w:szCs w:val="24"/>
              </w:rPr>
              <w:t>47.17</w:t>
            </w:r>
            <w:bookmarkEnd w:id="1144"/>
            <w:bookmarkEnd w:id="1145"/>
            <w:bookmarkEnd w:id="1146"/>
            <w:bookmarkEnd w:id="1147"/>
          </w:p>
        </w:tc>
      </w:tr>
      <w:tr w14:paraId="051D4618">
        <w:trPr>
          <w:jc w:val="center"/>
        </w:trPr>
        <w:tc>
          <w:tcPr>
            <w:tcW w:w="1778" w:type="dxa"/>
            <w:tcBorders>
              <w:top w:val="nil"/>
              <w:left w:val="nil"/>
              <w:bottom w:val="nil"/>
              <w:right w:val="nil"/>
            </w:tcBorders>
            <w:shd w:val="clear" w:color="auto" w:fill="FFFFFF"/>
          </w:tcPr>
          <w:p w14:paraId="707881BF">
            <w:pPr>
              <w:widowControl/>
              <w:spacing w:before="120"/>
              <w:jc w:val="left"/>
              <w:textAlignment w:val="center"/>
              <w:rPr>
                <w:color w:val="000000"/>
                <w:sz w:val="24"/>
                <w:szCs w:val="24"/>
                <w:lang w:bidi="ar"/>
              </w:rPr>
            </w:pPr>
            <w:r>
              <w:rPr>
                <w:color w:val="000000"/>
                <w:sz w:val="24"/>
                <w:szCs w:val="24"/>
                <w:lang w:bidi="ar"/>
              </w:rPr>
              <w:t xml:space="preserve">CPCL </w:t>
            </w:r>
          </w:p>
        </w:tc>
        <w:tc>
          <w:tcPr>
            <w:tcW w:w="1518" w:type="dxa"/>
            <w:tcBorders>
              <w:top w:val="nil"/>
              <w:left w:val="nil"/>
              <w:bottom w:val="nil"/>
              <w:right w:val="nil"/>
            </w:tcBorders>
            <w:shd w:val="clear" w:color="auto" w:fill="FFFFFF"/>
          </w:tcPr>
          <w:p w14:paraId="142668DD">
            <w:pPr>
              <w:pStyle w:val="53"/>
              <w:outlineLvl w:val="9"/>
              <w:rPr>
                <w:color w:val="000000"/>
                <w:sz w:val="24"/>
                <w:szCs w:val="24"/>
              </w:rPr>
            </w:pPr>
            <w:bookmarkStart w:id="1148" w:name="_Toc1061"/>
            <w:bookmarkStart w:id="1149" w:name="_Toc5111"/>
            <w:bookmarkStart w:id="1150" w:name="_Toc8379"/>
            <w:bookmarkStart w:id="1151" w:name="_Toc28924"/>
            <w:r>
              <w:rPr>
                <w:rFonts w:hint="eastAsia"/>
                <w:color w:val="000000"/>
                <w:sz w:val="24"/>
                <w:szCs w:val="24"/>
              </w:rPr>
              <w:t>58.35</w:t>
            </w:r>
            <w:bookmarkEnd w:id="1148"/>
            <w:bookmarkEnd w:id="1149"/>
            <w:bookmarkEnd w:id="1150"/>
            <w:bookmarkEnd w:id="1151"/>
          </w:p>
        </w:tc>
        <w:tc>
          <w:tcPr>
            <w:tcW w:w="1518" w:type="dxa"/>
            <w:tcBorders>
              <w:top w:val="nil"/>
              <w:left w:val="nil"/>
              <w:bottom w:val="nil"/>
              <w:right w:val="nil"/>
            </w:tcBorders>
            <w:shd w:val="clear" w:color="auto" w:fill="FFFFFF"/>
          </w:tcPr>
          <w:p w14:paraId="076C7296">
            <w:pPr>
              <w:pStyle w:val="53"/>
              <w:outlineLvl w:val="9"/>
              <w:rPr>
                <w:color w:val="000000"/>
                <w:sz w:val="24"/>
                <w:szCs w:val="24"/>
              </w:rPr>
            </w:pPr>
            <w:bookmarkStart w:id="1152" w:name="_Toc26849"/>
            <w:bookmarkStart w:id="1153" w:name="_Toc24093"/>
            <w:bookmarkStart w:id="1154" w:name="_Toc16671"/>
            <w:bookmarkStart w:id="1155" w:name="_Toc2881"/>
            <w:r>
              <w:rPr>
                <w:rFonts w:hint="eastAsia"/>
                <w:color w:val="000000"/>
                <w:sz w:val="24"/>
                <w:szCs w:val="24"/>
              </w:rPr>
              <w:t>81.05</w:t>
            </w:r>
            <w:bookmarkEnd w:id="1152"/>
            <w:bookmarkEnd w:id="1153"/>
            <w:bookmarkEnd w:id="1154"/>
            <w:bookmarkEnd w:id="1155"/>
          </w:p>
        </w:tc>
        <w:tc>
          <w:tcPr>
            <w:tcW w:w="1529" w:type="dxa"/>
            <w:tcBorders>
              <w:top w:val="nil"/>
              <w:left w:val="nil"/>
              <w:bottom w:val="nil"/>
              <w:right w:val="nil"/>
            </w:tcBorders>
            <w:shd w:val="clear" w:color="auto" w:fill="FFFFFF"/>
          </w:tcPr>
          <w:p w14:paraId="1F393F5A">
            <w:pPr>
              <w:pStyle w:val="53"/>
              <w:outlineLvl w:val="9"/>
              <w:rPr>
                <w:color w:val="000000"/>
                <w:sz w:val="24"/>
                <w:szCs w:val="24"/>
              </w:rPr>
            </w:pPr>
            <w:bookmarkStart w:id="1156" w:name="_Toc2473"/>
            <w:bookmarkStart w:id="1157" w:name="_Toc2180"/>
            <w:bookmarkStart w:id="1158" w:name="_Toc1466"/>
            <w:bookmarkStart w:id="1159" w:name="_Toc3260"/>
            <w:r>
              <w:rPr>
                <w:rFonts w:hint="eastAsia"/>
                <w:color w:val="000000"/>
                <w:sz w:val="24"/>
                <w:szCs w:val="24"/>
              </w:rPr>
              <w:t>87.65</w:t>
            </w:r>
            <w:bookmarkEnd w:id="1156"/>
            <w:bookmarkEnd w:id="1157"/>
            <w:bookmarkEnd w:id="1158"/>
            <w:bookmarkEnd w:id="1159"/>
          </w:p>
        </w:tc>
        <w:tc>
          <w:tcPr>
            <w:tcW w:w="1506" w:type="dxa"/>
            <w:tcBorders>
              <w:top w:val="nil"/>
              <w:left w:val="nil"/>
              <w:bottom w:val="nil"/>
              <w:right w:val="nil"/>
            </w:tcBorders>
            <w:shd w:val="clear" w:color="auto" w:fill="FFFFFF"/>
          </w:tcPr>
          <w:p w14:paraId="1780D71B">
            <w:pPr>
              <w:pStyle w:val="53"/>
              <w:outlineLvl w:val="9"/>
              <w:rPr>
                <w:color w:val="000000"/>
                <w:sz w:val="24"/>
                <w:szCs w:val="24"/>
              </w:rPr>
            </w:pPr>
            <w:bookmarkStart w:id="1160" w:name="_Toc16575"/>
            <w:bookmarkStart w:id="1161" w:name="_Toc3779"/>
            <w:bookmarkStart w:id="1162" w:name="_Toc12895"/>
            <w:bookmarkStart w:id="1163" w:name="_Toc30851"/>
            <w:r>
              <w:rPr>
                <w:rFonts w:hint="eastAsia"/>
                <w:color w:val="000000"/>
                <w:sz w:val="24"/>
                <w:szCs w:val="24"/>
              </w:rPr>
              <w:t>45.81</w:t>
            </w:r>
            <w:bookmarkEnd w:id="1160"/>
            <w:bookmarkEnd w:id="1161"/>
            <w:bookmarkEnd w:id="1162"/>
            <w:bookmarkEnd w:id="1163"/>
          </w:p>
        </w:tc>
      </w:tr>
      <w:tr w14:paraId="40794850">
        <w:trPr>
          <w:jc w:val="center"/>
        </w:trPr>
        <w:tc>
          <w:tcPr>
            <w:tcW w:w="1778" w:type="dxa"/>
            <w:tcBorders>
              <w:top w:val="nil"/>
              <w:left w:val="nil"/>
              <w:bottom w:val="nil"/>
              <w:right w:val="nil"/>
            </w:tcBorders>
            <w:shd w:val="clear" w:color="auto" w:fill="FFFFFF"/>
          </w:tcPr>
          <w:p w14:paraId="51D53DB0">
            <w:pPr>
              <w:widowControl/>
              <w:spacing w:before="120"/>
              <w:jc w:val="left"/>
              <w:textAlignment w:val="center"/>
              <w:rPr>
                <w:color w:val="000000"/>
                <w:sz w:val="24"/>
                <w:szCs w:val="24"/>
                <w:lang w:bidi="ar"/>
              </w:rPr>
            </w:pPr>
            <w:r>
              <w:rPr>
                <w:color w:val="000000"/>
                <w:sz w:val="24"/>
                <w:szCs w:val="24"/>
                <w:lang w:bidi="ar"/>
              </w:rPr>
              <w:t xml:space="preserve">TBPS-CLIP </w:t>
            </w:r>
          </w:p>
        </w:tc>
        <w:tc>
          <w:tcPr>
            <w:tcW w:w="1518" w:type="dxa"/>
            <w:tcBorders>
              <w:top w:val="nil"/>
              <w:left w:val="nil"/>
              <w:bottom w:val="nil"/>
              <w:right w:val="nil"/>
            </w:tcBorders>
            <w:shd w:val="clear" w:color="auto" w:fill="FFFFFF"/>
          </w:tcPr>
          <w:p w14:paraId="314E8D35">
            <w:pPr>
              <w:pStyle w:val="53"/>
              <w:outlineLvl w:val="9"/>
              <w:rPr>
                <w:color w:val="000000"/>
                <w:sz w:val="24"/>
                <w:szCs w:val="24"/>
              </w:rPr>
            </w:pPr>
            <w:bookmarkStart w:id="1164" w:name="_Toc28447"/>
            <w:bookmarkStart w:id="1165" w:name="_Toc32601"/>
            <w:bookmarkStart w:id="1166" w:name="_Toc19362"/>
            <w:bookmarkStart w:id="1167" w:name="_Toc14704"/>
            <w:r>
              <w:rPr>
                <w:rFonts w:hint="eastAsia"/>
                <w:b/>
                <w:bCs w:val="0"/>
                <w:color w:val="000000"/>
                <w:sz w:val="24"/>
                <w:szCs w:val="24"/>
              </w:rPr>
              <w:t>62.10</w:t>
            </w:r>
            <w:bookmarkEnd w:id="1164"/>
            <w:bookmarkEnd w:id="1165"/>
            <w:bookmarkEnd w:id="1166"/>
            <w:bookmarkEnd w:id="1167"/>
          </w:p>
        </w:tc>
        <w:tc>
          <w:tcPr>
            <w:tcW w:w="1518" w:type="dxa"/>
            <w:tcBorders>
              <w:top w:val="nil"/>
              <w:left w:val="nil"/>
              <w:bottom w:val="nil"/>
              <w:right w:val="nil"/>
            </w:tcBorders>
            <w:shd w:val="clear" w:color="auto" w:fill="FFFFFF"/>
          </w:tcPr>
          <w:p w14:paraId="4F7B3A8D">
            <w:pPr>
              <w:pStyle w:val="53"/>
              <w:outlineLvl w:val="9"/>
              <w:rPr>
                <w:color w:val="000000"/>
                <w:sz w:val="24"/>
                <w:szCs w:val="24"/>
              </w:rPr>
            </w:pPr>
            <w:bookmarkStart w:id="1168" w:name="_Toc10596"/>
            <w:bookmarkStart w:id="1169" w:name="_Toc2336"/>
            <w:bookmarkStart w:id="1170" w:name="_Toc16118"/>
            <w:bookmarkStart w:id="1171" w:name="_Toc23477"/>
            <w:r>
              <w:rPr>
                <w:rFonts w:hint="eastAsia"/>
                <w:color w:val="000000"/>
                <w:sz w:val="24"/>
                <w:szCs w:val="24"/>
              </w:rPr>
              <w:t>81.90</w:t>
            </w:r>
            <w:bookmarkEnd w:id="1168"/>
            <w:bookmarkEnd w:id="1169"/>
            <w:bookmarkEnd w:id="1170"/>
            <w:bookmarkEnd w:id="1171"/>
          </w:p>
        </w:tc>
        <w:tc>
          <w:tcPr>
            <w:tcW w:w="1529" w:type="dxa"/>
            <w:tcBorders>
              <w:top w:val="nil"/>
              <w:left w:val="nil"/>
              <w:bottom w:val="nil"/>
              <w:right w:val="nil"/>
            </w:tcBorders>
            <w:shd w:val="clear" w:color="auto" w:fill="FFFFFF"/>
          </w:tcPr>
          <w:p w14:paraId="25F1F8A2">
            <w:pPr>
              <w:pStyle w:val="53"/>
              <w:outlineLvl w:val="9"/>
              <w:rPr>
                <w:color w:val="000000"/>
                <w:sz w:val="24"/>
                <w:szCs w:val="24"/>
              </w:rPr>
            </w:pPr>
            <w:bookmarkStart w:id="1172" w:name="_Toc10614"/>
            <w:bookmarkStart w:id="1173" w:name="_Toc2233"/>
            <w:bookmarkStart w:id="1174" w:name="_Toc19655"/>
            <w:bookmarkStart w:id="1175" w:name="_Toc2946"/>
            <w:r>
              <w:rPr>
                <w:rFonts w:hint="eastAsia"/>
                <w:color w:val="000000"/>
                <w:sz w:val="24"/>
                <w:szCs w:val="24"/>
              </w:rPr>
              <w:t>87.75</w:t>
            </w:r>
            <w:bookmarkEnd w:id="1172"/>
            <w:bookmarkEnd w:id="1173"/>
            <w:bookmarkEnd w:id="1174"/>
            <w:bookmarkEnd w:id="1175"/>
          </w:p>
        </w:tc>
        <w:tc>
          <w:tcPr>
            <w:tcW w:w="1506" w:type="dxa"/>
            <w:tcBorders>
              <w:top w:val="nil"/>
              <w:left w:val="nil"/>
              <w:bottom w:val="nil"/>
              <w:right w:val="nil"/>
            </w:tcBorders>
            <w:shd w:val="clear" w:color="auto" w:fill="FFFFFF"/>
          </w:tcPr>
          <w:p w14:paraId="47E91AC9">
            <w:pPr>
              <w:pStyle w:val="53"/>
              <w:outlineLvl w:val="9"/>
              <w:rPr>
                <w:color w:val="000000"/>
                <w:sz w:val="24"/>
                <w:szCs w:val="24"/>
              </w:rPr>
            </w:pPr>
            <w:bookmarkStart w:id="1176" w:name="_Toc23375"/>
            <w:bookmarkStart w:id="1177" w:name="_Toc15701"/>
            <w:bookmarkStart w:id="1178" w:name="_Toc16538"/>
            <w:bookmarkStart w:id="1179" w:name="_Toc20024"/>
            <w:r>
              <w:rPr>
                <w:rFonts w:hint="eastAsia"/>
                <w:b/>
                <w:bCs w:val="0"/>
                <w:color w:val="000000"/>
                <w:sz w:val="24"/>
                <w:szCs w:val="24"/>
              </w:rPr>
              <w:t>48.00</w:t>
            </w:r>
            <w:bookmarkEnd w:id="1176"/>
            <w:bookmarkEnd w:id="1177"/>
            <w:bookmarkEnd w:id="1178"/>
            <w:bookmarkEnd w:id="1179"/>
          </w:p>
        </w:tc>
      </w:tr>
      <w:tr w14:paraId="598AEBEC">
        <w:trPr>
          <w:jc w:val="center"/>
        </w:trPr>
        <w:tc>
          <w:tcPr>
            <w:tcW w:w="1778" w:type="dxa"/>
            <w:tcBorders>
              <w:top w:val="nil"/>
              <w:left w:val="nil"/>
              <w:bottom w:val="single" w:color="000000" w:sz="12" w:space="0"/>
              <w:right w:val="nil"/>
            </w:tcBorders>
            <w:shd w:val="clear" w:color="auto" w:fill="FFFFFF"/>
          </w:tcPr>
          <w:p w14:paraId="6E487672">
            <w:pPr>
              <w:pStyle w:val="53"/>
              <w:outlineLvl w:val="9"/>
              <w:rPr>
                <w:color w:val="000000"/>
                <w:sz w:val="24"/>
                <w:szCs w:val="24"/>
              </w:rPr>
            </w:pPr>
            <w:bookmarkStart w:id="1180" w:name="_Toc9911"/>
            <w:bookmarkStart w:id="1181" w:name="_Toc25598"/>
            <w:bookmarkStart w:id="1182" w:name="_Toc13188"/>
            <w:bookmarkStart w:id="1183" w:name="_Toc31025"/>
            <w:r>
              <w:rPr>
                <w:rFonts w:hint="eastAsia"/>
                <w:color w:val="000000"/>
                <w:sz w:val="24"/>
                <w:szCs w:val="24"/>
              </w:rPr>
              <w:t>ETC</w:t>
            </w:r>
            <w:bookmarkEnd w:id="1180"/>
            <w:bookmarkEnd w:id="1181"/>
            <w:bookmarkEnd w:id="1182"/>
            <w:bookmarkEnd w:id="1183"/>
          </w:p>
        </w:tc>
        <w:tc>
          <w:tcPr>
            <w:tcW w:w="1518" w:type="dxa"/>
            <w:tcBorders>
              <w:top w:val="nil"/>
              <w:left w:val="nil"/>
              <w:bottom w:val="single" w:color="000000" w:sz="12" w:space="0"/>
              <w:right w:val="nil"/>
            </w:tcBorders>
            <w:shd w:val="clear" w:color="auto" w:fill="FFFFFF"/>
          </w:tcPr>
          <w:p w14:paraId="56C32F53">
            <w:pPr>
              <w:pStyle w:val="53"/>
              <w:outlineLvl w:val="9"/>
              <w:rPr>
                <w:color w:val="000000"/>
                <w:sz w:val="24"/>
                <w:szCs w:val="24"/>
              </w:rPr>
            </w:pPr>
            <w:bookmarkStart w:id="1184" w:name="_Toc27880"/>
            <w:bookmarkStart w:id="1185" w:name="_Toc5592"/>
            <w:bookmarkStart w:id="1186" w:name="_Toc14631"/>
            <w:bookmarkStart w:id="1187" w:name="_Toc26207"/>
            <w:r>
              <w:rPr>
                <w:rFonts w:hint="eastAsia"/>
                <w:color w:val="000000"/>
                <w:sz w:val="24"/>
                <w:szCs w:val="24"/>
              </w:rPr>
              <w:t>61.00</w:t>
            </w:r>
            <w:bookmarkEnd w:id="1184"/>
            <w:bookmarkEnd w:id="1185"/>
            <w:bookmarkEnd w:id="1186"/>
            <w:bookmarkEnd w:id="1187"/>
          </w:p>
        </w:tc>
        <w:tc>
          <w:tcPr>
            <w:tcW w:w="1518" w:type="dxa"/>
            <w:tcBorders>
              <w:top w:val="nil"/>
              <w:left w:val="nil"/>
              <w:bottom w:val="single" w:color="000000" w:sz="12" w:space="0"/>
              <w:right w:val="nil"/>
            </w:tcBorders>
            <w:shd w:val="clear" w:color="auto" w:fill="FFFFFF"/>
          </w:tcPr>
          <w:p w14:paraId="40B75C2F">
            <w:pPr>
              <w:pStyle w:val="53"/>
              <w:outlineLvl w:val="9"/>
              <w:rPr>
                <w:b/>
                <w:bCs w:val="0"/>
                <w:color w:val="000000"/>
                <w:sz w:val="24"/>
                <w:szCs w:val="24"/>
              </w:rPr>
            </w:pPr>
            <w:bookmarkStart w:id="1188" w:name="_Toc20852"/>
            <w:bookmarkStart w:id="1189" w:name="_Toc2014"/>
            <w:bookmarkStart w:id="1190" w:name="_Toc2579"/>
            <w:bookmarkStart w:id="1191" w:name="_Toc16298"/>
            <w:r>
              <w:rPr>
                <w:rFonts w:hint="eastAsia"/>
                <w:b/>
                <w:bCs w:val="0"/>
                <w:color w:val="000000"/>
                <w:sz w:val="24"/>
                <w:szCs w:val="24"/>
              </w:rPr>
              <w:t>82.25</w:t>
            </w:r>
            <w:bookmarkEnd w:id="1188"/>
            <w:bookmarkEnd w:id="1189"/>
            <w:bookmarkEnd w:id="1190"/>
            <w:bookmarkEnd w:id="1191"/>
          </w:p>
        </w:tc>
        <w:tc>
          <w:tcPr>
            <w:tcW w:w="1529" w:type="dxa"/>
            <w:tcBorders>
              <w:top w:val="nil"/>
              <w:left w:val="nil"/>
              <w:bottom w:val="single" w:color="000000" w:sz="12" w:space="0"/>
              <w:right w:val="nil"/>
            </w:tcBorders>
            <w:shd w:val="clear" w:color="auto" w:fill="FFFFFF"/>
          </w:tcPr>
          <w:p w14:paraId="6552BDEF">
            <w:pPr>
              <w:pStyle w:val="53"/>
              <w:outlineLvl w:val="9"/>
              <w:rPr>
                <w:b/>
                <w:bCs w:val="0"/>
                <w:color w:val="000000"/>
                <w:sz w:val="24"/>
                <w:szCs w:val="24"/>
              </w:rPr>
            </w:pPr>
            <w:bookmarkStart w:id="1192" w:name="_Toc1808"/>
            <w:bookmarkStart w:id="1193" w:name="_Toc19588"/>
            <w:bookmarkStart w:id="1194" w:name="_Toc2034"/>
            <w:bookmarkStart w:id="1195" w:name="_Toc19607"/>
            <w:r>
              <w:rPr>
                <w:rFonts w:hint="eastAsia"/>
                <w:b/>
                <w:bCs w:val="0"/>
                <w:color w:val="000000"/>
                <w:sz w:val="24"/>
                <w:szCs w:val="24"/>
              </w:rPr>
              <w:t>89.35</w:t>
            </w:r>
            <w:bookmarkEnd w:id="1192"/>
            <w:bookmarkEnd w:id="1193"/>
            <w:bookmarkEnd w:id="1194"/>
            <w:bookmarkEnd w:id="1195"/>
          </w:p>
        </w:tc>
        <w:tc>
          <w:tcPr>
            <w:tcW w:w="1506" w:type="dxa"/>
            <w:tcBorders>
              <w:top w:val="nil"/>
              <w:left w:val="nil"/>
              <w:bottom w:val="single" w:color="000000" w:sz="12" w:space="0"/>
              <w:right w:val="nil"/>
            </w:tcBorders>
            <w:shd w:val="clear" w:color="auto" w:fill="FFFFFF"/>
          </w:tcPr>
          <w:p w14:paraId="2EE9EE2F">
            <w:pPr>
              <w:pStyle w:val="53"/>
              <w:outlineLvl w:val="9"/>
              <w:rPr>
                <w:color w:val="000000"/>
                <w:sz w:val="24"/>
                <w:szCs w:val="24"/>
              </w:rPr>
            </w:pPr>
            <w:bookmarkStart w:id="1196" w:name="_Toc6733"/>
            <w:bookmarkStart w:id="1197" w:name="_Toc7808"/>
            <w:bookmarkStart w:id="1198" w:name="_Toc4252"/>
            <w:bookmarkStart w:id="1199" w:name="_Toc22909"/>
            <w:r>
              <w:rPr>
                <w:rFonts w:hint="eastAsia"/>
                <w:color w:val="000000"/>
                <w:sz w:val="24"/>
                <w:szCs w:val="24"/>
              </w:rPr>
              <w:t>47.70</w:t>
            </w:r>
            <w:bookmarkEnd w:id="1196"/>
            <w:bookmarkEnd w:id="1197"/>
            <w:bookmarkEnd w:id="1198"/>
            <w:bookmarkEnd w:id="1199"/>
          </w:p>
        </w:tc>
      </w:tr>
    </w:tbl>
    <w:p w14:paraId="7D704041">
      <w:pPr>
        <w:ind w:firstLine="516" w:firstLineChars="200"/>
        <w:rPr>
          <w:rFonts w:hint="eastAsia"/>
        </w:rPr>
      </w:pPr>
      <w:r>
        <w:rPr>
          <w:rFonts w:hint="eastAsia"/>
        </w:rPr>
        <w:t>从表3.3在RSTPReid数据集上的对比结果可以看出：整体性能趋势：本文提出的ETC方法在Rank-5（82.25%）、Rank-10（89.35%）两个指标上达到所有方法最高值，展现出对文本干扰场景更强的鲁棒性；在Rank-1指标上，ETC（61.00%）略低于当前最优的TBPS-CLIP（62.10%），但显著优于IRRA（60.20%）和CPCL（58.35%）。mAP指标（47.70%）虽略逊于TBPS-CLIP（48.00%），但仍高于其他文本消除方法（如IRRA 47.17%）；方法演进分析：较早期方法（DSSL/SSAN）相比，近两年提出的CFine、IRRA等方法性能提升显著，而ETC在保持mAP稳定性的基础上，通过消除文本混淆策略进一步提升了高Rank的检索成功率；该数据验证了ETC方法在抑制文本噪声干扰方面的有效性，特别是在需要更高召回率的场景下（Rank-10指标突破89%）具有应用优势。</w:t>
      </w:r>
    </w:p>
    <w:p w14:paraId="475E8A6A">
      <w:pPr>
        <w:ind w:firstLine="516" w:firstLineChars="200"/>
        <w:rPr>
          <w:rFonts w:hint="eastAsia"/>
        </w:rPr>
      </w:pPr>
    </w:p>
    <w:p w14:paraId="1571B3AF">
      <w:pPr>
        <w:pStyle w:val="8"/>
      </w:pPr>
      <w:r>
        <w:t>表</w:t>
      </w:r>
      <w:r>
        <w:rPr>
          <w:rFonts w:hint="eastAsia"/>
        </w:rPr>
        <w:t>3.</w:t>
      </w:r>
      <w:r>
        <w:fldChar w:fldCharType="begin"/>
      </w:r>
      <w:r>
        <w:instrText xml:space="preserve"> SEQ 表 \* ARABIC \s 1 </w:instrText>
      </w:r>
      <w:r>
        <w:fldChar w:fldCharType="separate"/>
      </w:r>
      <w:r>
        <w:t>4</w:t>
      </w:r>
      <w:r>
        <w:fldChar w:fldCharType="end"/>
      </w:r>
      <w:bookmarkStart w:id="1200" w:name="_Toc29288"/>
      <w:bookmarkStart w:id="1201" w:name="_Toc9157"/>
      <w:bookmarkStart w:id="1202" w:name="_Toc8329"/>
      <w:bookmarkStart w:id="1203" w:name="_Toc5792"/>
      <w:bookmarkStart w:id="1204" w:name="_Toc20978"/>
      <w:bookmarkStart w:id="1205" w:name="_Toc24645"/>
      <w:bookmarkStart w:id="1206" w:name="_Toc6478"/>
      <w:bookmarkStart w:id="1207" w:name="_Toc27542"/>
      <w:bookmarkStart w:id="1208" w:name="_Toc11635"/>
      <w:bookmarkStart w:id="1209" w:name="_Toc7038"/>
      <w:bookmarkStart w:id="1210" w:name="_Toc18826"/>
      <w:bookmarkStart w:id="1211" w:name="_Toc8429"/>
      <w:bookmarkStart w:id="1212" w:name="_Toc19949"/>
      <w:bookmarkStart w:id="1213" w:name="_Toc1988"/>
      <w:bookmarkStart w:id="1214" w:name="_Toc3247"/>
      <w:bookmarkStart w:id="1215" w:name="_Toc26926"/>
      <w:r>
        <w:rPr>
          <w:rFonts w:hint="eastAsia"/>
        </w:rPr>
        <w:t xml:space="preserve"> 在</w:t>
      </w:r>
      <w:r>
        <w:rPr>
          <w:rFonts w:ascii="Times New Roman" w:hAnsi="Times New Roman" w:cs="Times New Roman"/>
        </w:rPr>
        <w:t>CUHK-PEDES</w:t>
      </w:r>
      <w:r>
        <w:rPr>
          <w:rFonts w:hint="eastAsia"/>
        </w:rPr>
        <w:t>数据集上的</w:t>
      </w:r>
      <w:r>
        <w:rPr>
          <w:rFonts w:hint="eastAsia" w:ascii="Times New Roman" w:hAnsi="Times New Roman" w:cs="Times New Roman"/>
          <w:lang w:val="en-US" w:eastAsia="zh-CN"/>
        </w:rPr>
        <w:t>ETC</w:t>
      </w:r>
      <w:r>
        <w:rPr>
          <w:rFonts w:ascii="Times New Roman" w:hAnsi="Times New Roman" w:cs="Times New Roman"/>
          <w:lang w:eastAsia="zh"/>
        </w:rPr>
        <w:t>-ReID</w:t>
      </w:r>
      <w:r>
        <w:rPr>
          <w:rFonts w:hint="eastAsia"/>
        </w:rPr>
        <w:t>方法各个模块的消融实验</w:t>
      </w:r>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3772F780">
        <w:trPr>
          <w:jc w:val="center"/>
        </w:trPr>
        <w:tc>
          <w:tcPr>
            <w:tcW w:w="1778" w:type="dxa"/>
            <w:tcBorders>
              <w:top w:val="single" w:color="000000" w:sz="12" w:space="0"/>
              <w:left w:val="nil"/>
              <w:bottom w:val="single" w:color="000000" w:sz="4" w:space="0"/>
              <w:right w:val="nil"/>
              <w:tl2br w:val="nil"/>
            </w:tcBorders>
            <w:shd w:val="clear" w:color="auto" w:fill="FFFFFF"/>
          </w:tcPr>
          <w:p w14:paraId="332DFD88">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656FF6AB">
            <w:pPr>
              <w:pStyle w:val="53"/>
              <w:outlineLvl w:val="9"/>
              <w:rPr>
                <w:color w:val="000000"/>
                <w:sz w:val="24"/>
                <w:szCs w:val="24"/>
              </w:rPr>
            </w:pPr>
            <w:bookmarkStart w:id="1216" w:name="_Toc6282"/>
            <w:bookmarkStart w:id="1217" w:name="_Toc10159"/>
            <w:bookmarkStart w:id="1218" w:name="_Toc27367"/>
            <w:bookmarkStart w:id="1219" w:name="_Toc3645"/>
            <w:r>
              <w:rPr>
                <w:rFonts w:hint="eastAsia"/>
                <w:color w:val="000000"/>
                <w:sz w:val="24"/>
                <w:szCs w:val="24"/>
              </w:rPr>
              <w:t>Rank-1</w:t>
            </w:r>
            <w:bookmarkEnd w:id="1216"/>
            <w:bookmarkEnd w:id="1217"/>
            <w:bookmarkEnd w:id="1218"/>
            <w:bookmarkEnd w:id="1219"/>
          </w:p>
        </w:tc>
        <w:tc>
          <w:tcPr>
            <w:tcW w:w="1518" w:type="dxa"/>
            <w:tcBorders>
              <w:top w:val="single" w:color="000000" w:sz="12" w:space="0"/>
              <w:left w:val="nil"/>
              <w:bottom w:val="single" w:color="000000" w:sz="4" w:space="0"/>
              <w:right w:val="nil"/>
            </w:tcBorders>
            <w:shd w:val="clear" w:color="auto" w:fill="FFFFFF"/>
          </w:tcPr>
          <w:p w14:paraId="2990B923">
            <w:pPr>
              <w:pStyle w:val="53"/>
              <w:outlineLvl w:val="9"/>
              <w:rPr>
                <w:color w:val="000000"/>
                <w:sz w:val="24"/>
                <w:szCs w:val="24"/>
              </w:rPr>
            </w:pPr>
            <w:bookmarkStart w:id="1220" w:name="_Toc32665"/>
            <w:bookmarkStart w:id="1221" w:name="_Toc8025"/>
            <w:bookmarkStart w:id="1222" w:name="_Toc28374"/>
            <w:bookmarkStart w:id="1223" w:name="_Toc1371"/>
            <w:r>
              <w:rPr>
                <w:rFonts w:hint="eastAsia"/>
                <w:color w:val="000000"/>
                <w:sz w:val="24"/>
                <w:szCs w:val="24"/>
              </w:rPr>
              <w:t>Rank-5</w:t>
            </w:r>
            <w:bookmarkEnd w:id="1220"/>
            <w:bookmarkEnd w:id="1221"/>
            <w:bookmarkEnd w:id="1222"/>
            <w:bookmarkEnd w:id="1223"/>
          </w:p>
        </w:tc>
        <w:tc>
          <w:tcPr>
            <w:tcW w:w="1529" w:type="dxa"/>
            <w:tcBorders>
              <w:top w:val="single" w:color="000000" w:sz="12" w:space="0"/>
              <w:left w:val="nil"/>
              <w:bottom w:val="single" w:color="000000" w:sz="4" w:space="0"/>
              <w:right w:val="nil"/>
            </w:tcBorders>
            <w:shd w:val="clear" w:color="auto" w:fill="FFFFFF"/>
          </w:tcPr>
          <w:p w14:paraId="3DC8FED8">
            <w:pPr>
              <w:pStyle w:val="53"/>
              <w:outlineLvl w:val="9"/>
              <w:rPr>
                <w:color w:val="000000"/>
                <w:sz w:val="24"/>
                <w:szCs w:val="24"/>
              </w:rPr>
            </w:pPr>
            <w:bookmarkStart w:id="1224" w:name="_Toc28524"/>
            <w:bookmarkStart w:id="1225" w:name="_Toc4339"/>
            <w:bookmarkStart w:id="1226" w:name="_Toc12794"/>
            <w:bookmarkStart w:id="1227" w:name="_Toc32688"/>
            <w:r>
              <w:rPr>
                <w:rFonts w:hint="eastAsia"/>
                <w:color w:val="000000"/>
                <w:sz w:val="24"/>
                <w:szCs w:val="24"/>
              </w:rPr>
              <w:t>Rank-10</w:t>
            </w:r>
            <w:bookmarkEnd w:id="1224"/>
            <w:bookmarkEnd w:id="1225"/>
            <w:bookmarkEnd w:id="1226"/>
            <w:bookmarkEnd w:id="1227"/>
          </w:p>
        </w:tc>
        <w:tc>
          <w:tcPr>
            <w:tcW w:w="1506" w:type="dxa"/>
            <w:tcBorders>
              <w:top w:val="single" w:color="000000" w:sz="12" w:space="0"/>
              <w:left w:val="nil"/>
              <w:bottom w:val="single" w:color="000000" w:sz="4" w:space="0"/>
              <w:right w:val="nil"/>
            </w:tcBorders>
            <w:shd w:val="clear" w:color="auto" w:fill="FFFFFF"/>
          </w:tcPr>
          <w:p w14:paraId="4473FF3B">
            <w:pPr>
              <w:pStyle w:val="53"/>
              <w:outlineLvl w:val="9"/>
              <w:rPr>
                <w:color w:val="000000"/>
                <w:sz w:val="24"/>
                <w:szCs w:val="24"/>
              </w:rPr>
            </w:pPr>
            <w:bookmarkStart w:id="1228" w:name="_Toc11734"/>
            <w:bookmarkStart w:id="1229" w:name="_Toc28398"/>
            <w:bookmarkStart w:id="1230" w:name="_Toc21594"/>
            <w:bookmarkStart w:id="1231" w:name="_Toc21592"/>
            <w:r>
              <w:rPr>
                <w:rFonts w:hint="eastAsia"/>
                <w:color w:val="000000"/>
                <w:sz w:val="24"/>
                <w:szCs w:val="24"/>
              </w:rPr>
              <w:t>mAP</w:t>
            </w:r>
            <w:bookmarkEnd w:id="1228"/>
            <w:bookmarkEnd w:id="1229"/>
            <w:bookmarkEnd w:id="1230"/>
            <w:bookmarkEnd w:id="1231"/>
          </w:p>
        </w:tc>
      </w:tr>
      <w:tr w14:paraId="07A18A99">
        <w:trPr>
          <w:jc w:val="center"/>
        </w:trPr>
        <w:tc>
          <w:tcPr>
            <w:tcW w:w="1778" w:type="dxa"/>
            <w:tcBorders>
              <w:top w:val="nil"/>
              <w:left w:val="nil"/>
              <w:bottom w:val="nil"/>
              <w:right w:val="nil"/>
            </w:tcBorders>
            <w:shd w:val="clear" w:color="auto" w:fill="FFFFFF"/>
          </w:tcPr>
          <w:p w14:paraId="28D6A5C0">
            <w:pPr>
              <w:widowControl/>
              <w:spacing w:before="120"/>
              <w:jc w:val="left"/>
              <w:textAlignment w:val="center"/>
              <w:rPr>
                <w:color w:val="000000"/>
                <w:sz w:val="24"/>
                <w:szCs w:val="24"/>
                <w:lang w:bidi="ar"/>
              </w:rPr>
            </w:pPr>
            <w:r>
              <w:rPr>
                <w:rFonts w:hint="eastAsia"/>
                <w:color w:val="000000"/>
                <w:sz w:val="24"/>
                <w:szCs w:val="24"/>
                <w:lang w:bidi="ar"/>
              </w:rPr>
              <w:t>CLIP</w:t>
            </w:r>
            <w:r>
              <w:rPr>
                <w:color w:val="000000"/>
                <w:sz w:val="24"/>
                <w:szCs w:val="24"/>
                <w:lang w:bidi="ar"/>
              </w:rPr>
              <w:t xml:space="preserve"> </w:t>
            </w:r>
          </w:p>
        </w:tc>
        <w:tc>
          <w:tcPr>
            <w:tcW w:w="1518" w:type="dxa"/>
            <w:tcBorders>
              <w:top w:val="nil"/>
              <w:left w:val="nil"/>
              <w:bottom w:val="nil"/>
              <w:right w:val="nil"/>
            </w:tcBorders>
            <w:shd w:val="clear" w:color="auto" w:fill="FFFFFF"/>
          </w:tcPr>
          <w:p w14:paraId="4804A953">
            <w:pPr>
              <w:pStyle w:val="53"/>
              <w:outlineLvl w:val="9"/>
              <w:rPr>
                <w:color w:val="000000"/>
                <w:sz w:val="24"/>
                <w:szCs w:val="24"/>
              </w:rPr>
            </w:pPr>
            <w:bookmarkStart w:id="1232" w:name="_Toc24096"/>
            <w:bookmarkStart w:id="1233" w:name="_Toc20395"/>
            <w:bookmarkStart w:id="1234" w:name="_Toc17790"/>
            <w:bookmarkStart w:id="1235" w:name="_Toc21985"/>
            <w:r>
              <w:rPr>
                <w:rFonts w:hint="eastAsia"/>
                <w:color w:val="000000"/>
                <w:sz w:val="24"/>
                <w:szCs w:val="24"/>
              </w:rPr>
              <w:t>74.39</w:t>
            </w:r>
            <w:bookmarkEnd w:id="1232"/>
            <w:bookmarkEnd w:id="1233"/>
            <w:bookmarkEnd w:id="1234"/>
            <w:bookmarkEnd w:id="1235"/>
          </w:p>
        </w:tc>
        <w:tc>
          <w:tcPr>
            <w:tcW w:w="1518" w:type="dxa"/>
            <w:tcBorders>
              <w:top w:val="nil"/>
              <w:left w:val="nil"/>
              <w:bottom w:val="nil"/>
              <w:right w:val="nil"/>
            </w:tcBorders>
            <w:shd w:val="clear" w:color="auto" w:fill="FFFFFF"/>
          </w:tcPr>
          <w:p w14:paraId="3446F1BE">
            <w:pPr>
              <w:pStyle w:val="53"/>
              <w:outlineLvl w:val="9"/>
              <w:rPr>
                <w:color w:val="000000"/>
                <w:sz w:val="24"/>
                <w:szCs w:val="24"/>
              </w:rPr>
            </w:pPr>
            <w:bookmarkStart w:id="1236" w:name="_Toc29005"/>
            <w:bookmarkStart w:id="1237" w:name="_Toc8514"/>
            <w:bookmarkStart w:id="1238" w:name="_Toc15482"/>
            <w:bookmarkStart w:id="1239" w:name="_Toc14877"/>
            <w:r>
              <w:rPr>
                <w:rFonts w:hint="eastAsia"/>
                <w:color w:val="000000"/>
                <w:sz w:val="24"/>
                <w:szCs w:val="24"/>
              </w:rPr>
              <w:t>89.78</w:t>
            </w:r>
            <w:bookmarkEnd w:id="1236"/>
            <w:bookmarkEnd w:id="1237"/>
            <w:bookmarkEnd w:id="1238"/>
            <w:bookmarkEnd w:id="1239"/>
          </w:p>
        </w:tc>
        <w:tc>
          <w:tcPr>
            <w:tcW w:w="1529" w:type="dxa"/>
            <w:tcBorders>
              <w:top w:val="nil"/>
              <w:left w:val="nil"/>
              <w:bottom w:val="nil"/>
              <w:right w:val="nil"/>
            </w:tcBorders>
            <w:shd w:val="clear" w:color="auto" w:fill="FFFFFF"/>
          </w:tcPr>
          <w:p w14:paraId="70A3C3D1">
            <w:pPr>
              <w:pStyle w:val="53"/>
              <w:outlineLvl w:val="9"/>
              <w:rPr>
                <w:color w:val="000000"/>
                <w:sz w:val="24"/>
                <w:szCs w:val="24"/>
              </w:rPr>
            </w:pPr>
            <w:bookmarkStart w:id="1240" w:name="_Toc4446"/>
            <w:bookmarkStart w:id="1241" w:name="_Toc16048"/>
            <w:bookmarkStart w:id="1242" w:name="_Toc7844"/>
            <w:bookmarkStart w:id="1243" w:name="_Toc22460"/>
            <w:r>
              <w:rPr>
                <w:rFonts w:hint="eastAsia"/>
                <w:color w:val="000000"/>
                <w:sz w:val="24"/>
                <w:szCs w:val="24"/>
              </w:rPr>
              <w:t>94.05</w:t>
            </w:r>
            <w:bookmarkEnd w:id="1240"/>
            <w:bookmarkEnd w:id="1241"/>
            <w:bookmarkEnd w:id="1242"/>
            <w:bookmarkEnd w:id="1243"/>
          </w:p>
        </w:tc>
        <w:tc>
          <w:tcPr>
            <w:tcW w:w="1506" w:type="dxa"/>
            <w:tcBorders>
              <w:top w:val="nil"/>
              <w:left w:val="nil"/>
              <w:bottom w:val="nil"/>
              <w:right w:val="nil"/>
            </w:tcBorders>
            <w:shd w:val="clear" w:color="auto" w:fill="FFFFFF"/>
          </w:tcPr>
          <w:p w14:paraId="072D2AC0">
            <w:pPr>
              <w:pStyle w:val="53"/>
              <w:outlineLvl w:val="9"/>
              <w:rPr>
                <w:color w:val="000000"/>
                <w:sz w:val="24"/>
                <w:szCs w:val="24"/>
              </w:rPr>
            </w:pPr>
            <w:bookmarkStart w:id="1244" w:name="_Toc28729"/>
            <w:bookmarkStart w:id="1245" w:name="_Toc2666"/>
            <w:bookmarkStart w:id="1246" w:name="_Toc15612"/>
            <w:bookmarkStart w:id="1247" w:name="_Toc31038"/>
            <w:r>
              <w:rPr>
                <w:rFonts w:hint="eastAsia"/>
                <w:color w:val="000000"/>
                <w:sz w:val="24"/>
                <w:szCs w:val="24"/>
              </w:rPr>
              <w:t>68.10</w:t>
            </w:r>
            <w:bookmarkEnd w:id="1244"/>
            <w:bookmarkEnd w:id="1245"/>
            <w:bookmarkEnd w:id="1246"/>
            <w:bookmarkEnd w:id="1247"/>
          </w:p>
        </w:tc>
      </w:tr>
      <w:tr w14:paraId="0CA0BB0B">
        <w:trPr>
          <w:jc w:val="center"/>
        </w:trPr>
        <w:tc>
          <w:tcPr>
            <w:tcW w:w="1778" w:type="dxa"/>
            <w:tcBorders>
              <w:top w:val="nil"/>
              <w:left w:val="nil"/>
              <w:bottom w:val="nil"/>
              <w:right w:val="nil"/>
            </w:tcBorders>
            <w:shd w:val="clear" w:color="auto" w:fill="FFFFFF"/>
          </w:tcPr>
          <w:p w14:paraId="13AD50E7">
            <w:pPr>
              <w:widowControl/>
              <w:spacing w:before="120"/>
              <w:jc w:val="left"/>
              <w:textAlignment w:val="center"/>
              <w:rPr>
                <w:rFonts w:hint="default" w:eastAsia="宋体"/>
                <w:color w:val="000000"/>
                <w:sz w:val="24"/>
                <w:szCs w:val="24"/>
                <w:lang w:val="en-US" w:eastAsia="zh-CN" w:bidi="ar"/>
              </w:rPr>
            </w:pPr>
            <w:r>
              <w:rPr>
                <w:rFonts w:hint="eastAsia"/>
                <w:color w:val="000000"/>
                <w:sz w:val="24"/>
                <w:szCs w:val="24"/>
                <w:lang w:val="en-US" w:eastAsia="zh-CN" w:bidi="ar"/>
              </w:rPr>
              <w:t>ETC(No Ca</w:t>
            </w:r>
            <w:r>
              <w:rPr>
                <w:sz w:val="24"/>
                <w:szCs w:val="24"/>
              </w:rPr>
              <w:commentReference w:id="5"/>
            </w:r>
            <w:r>
              <w:rPr>
                <w:rFonts w:hint="eastAsia"/>
                <w:color w:val="000000"/>
                <w:sz w:val="24"/>
                <w:szCs w:val="24"/>
                <w:lang w:val="en-US" w:eastAsia="zh-CN" w:bidi="ar"/>
              </w:rPr>
              <w:t>m)</w:t>
            </w:r>
          </w:p>
        </w:tc>
        <w:tc>
          <w:tcPr>
            <w:tcW w:w="1518" w:type="dxa"/>
            <w:tcBorders>
              <w:top w:val="nil"/>
              <w:left w:val="nil"/>
              <w:bottom w:val="nil"/>
              <w:right w:val="nil"/>
            </w:tcBorders>
            <w:shd w:val="clear" w:color="auto" w:fill="FFFFFF"/>
          </w:tcPr>
          <w:p w14:paraId="2EA5669B">
            <w:pPr>
              <w:pStyle w:val="53"/>
              <w:outlineLvl w:val="9"/>
              <w:rPr>
                <w:color w:val="000000"/>
                <w:sz w:val="24"/>
                <w:szCs w:val="24"/>
              </w:rPr>
            </w:pPr>
            <w:bookmarkStart w:id="1248" w:name="_Toc11319"/>
            <w:bookmarkStart w:id="1249" w:name="_Toc82"/>
            <w:bookmarkStart w:id="1250" w:name="_Toc19507"/>
            <w:bookmarkStart w:id="1251" w:name="_Toc17411"/>
            <w:r>
              <w:rPr>
                <w:rFonts w:hint="eastAsia"/>
                <w:color w:val="000000"/>
                <w:sz w:val="24"/>
                <w:szCs w:val="24"/>
              </w:rPr>
              <w:t>74.63</w:t>
            </w:r>
            <w:bookmarkEnd w:id="1248"/>
            <w:bookmarkEnd w:id="1249"/>
            <w:bookmarkEnd w:id="1250"/>
            <w:bookmarkEnd w:id="1251"/>
          </w:p>
        </w:tc>
        <w:tc>
          <w:tcPr>
            <w:tcW w:w="1518" w:type="dxa"/>
            <w:tcBorders>
              <w:top w:val="nil"/>
              <w:left w:val="nil"/>
              <w:bottom w:val="nil"/>
              <w:right w:val="nil"/>
            </w:tcBorders>
            <w:shd w:val="clear" w:color="auto" w:fill="FFFFFF"/>
          </w:tcPr>
          <w:p w14:paraId="40864A6D">
            <w:pPr>
              <w:pStyle w:val="53"/>
              <w:outlineLvl w:val="9"/>
              <w:rPr>
                <w:color w:val="000000"/>
                <w:sz w:val="24"/>
                <w:szCs w:val="24"/>
              </w:rPr>
            </w:pPr>
            <w:bookmarkStart w:id="1252" w:name="_Toc19590"/>
            <w:bookmarkStart w:id="1253" w:name="_Toc17377"/>
            <w:bookmarkStart w:id="1254" w:name="_Toc14108"/>
            <w:bookmarkStart w:id="1255" w:name="_Toc23040"/>
            <w:r>
              <w:rPr>
                <w:rFonts w:hint="eastAsia"/>
                <w:color w:val="000000"/>
                <w:sz w:val="24"/>
                <w:szCs w:val="24"/>
              </w:rPr>
              <w:t>89.79</w:t>
            </w:r>
            <w:bookmarkEnd w:id="1252"/>
            <w:bookmarkEnd w:id="1253"/>
            <w:bookmarkEnd w:id="1254"/>
            <w:bookmarkEnd w:id="1255"/>
          </w:p>
        </w:tc>
        <w:tc>
          <w:tcPr>
            <w:tcW w:w="1529" w:type="dxa"/>
            <w:tcBorders>
              <w:top w:val="nil"/>
              <w:left w:val="nil"/>
              <w:bottom w:val="nil"/>
              <w:right w:val="nil"/>
            </w:tcBorders>
            <w:shd w:val="clear" w:color="auto" w:fill="FFFFFF"/>
          </w:tcPr>
          <w:p w14:paraId="54851200">
            <w:pPr>
              <w:pStyle w:val="53"/>
              <w:outlineLvl w:val="9"/>
              <w:rPr>
                <w:color w:val="000000"/>
                <w:sz w:val="24"/>
                <w:szCs w:val="24"/>
              </w:rPr>
            </w:pPr>
            <w:bookmarkStart w:id="1256" w:name="_Toc5856"/>
            <w:bookmarkStart w:id="1257" w:name="_Toc16486"/>
            <w:bookmarkStart w:id="1258" w:name="_Toc23411"/>
            <w:bookmarkStart w:id="1259" w:name="_Toc26952"/>
            <w:r>
              <w:rPr>
                <w:rFonts w:hint="eastAsia"/>
                <w:color w:val="000000"/>
                <w:sz w:val="24"/>
                <w:szCs w:val="24"/>
              </w:rPr>
              <w:t>93.98</w:t>
            </w:r>
            <w:bookmarkEnd w:id="1256"/>
            <w:bookmarkEnd w:id="1257"/>
            <w:bookmarkEnd w:id="1258"/>
            <w:bookmarkEnd w:id="1259"/>
          </w:p>
        </w:tc>
        <w:tc>
          <w:tcPr>
            <w:tcW w:w="1506" w:type="dxa"/>
            <w:tcBorders>
              <w:top w:val="nil"/>
              <w:left w:val="nil"/>
              <w:bottom w:val="nil"/>
              <w:right w:val="nil"/>
            </w:tcBorders>
            <w:shd w:val="clear" w:color="auto" w:fill="FFFFFF"/>
          </w:tcPr>
          <w:p w14:paraId="6BBFE647">
            <w:pPr>
              <w:pStyle w:val="53"/>
              <w:outlineLvl w:val="9"/>
              <w:rPr>
                <w:color w:val="000000"/>
                <w:sz w:val="24"/>
                <w:szCs w:val="24"/>
              </w:rPr>
            </w:pPr>
            <w:bookmarkStart w:id="1260" w:name="_Toc4158"/>
            <w:bookmarkStart w:id="1261" w:name="_Toc32162"/>
            <w:bookmarkStart w:id="1262" w:name="_Toc29435"/>
            <w:bookmarkStart w:id="1263" w:name="_Toc27478"/>
            <w:r>
              <w:rPr>
                <w:rFonts w:hint="eastAsia"/>
                <w:color w:val="000000"/>
                <w:sz w:val="24"/>
                <w:szCs w:val="24"/>
              </w:rPr>
              <w:t>68.01</w:t>
            </w:r>
            <w:bookmarkEnd w:id="1260"/>
            <w:bookmarkEnd w:id="1261"/>
            <w:bookmarkEnd w:id="1262"/>
            <w:bookmarkEnd w:id="1263"/>
          </w:p>
        </w:tc>
      </w:tr>
      <w:tr w14:paraId="06F26868">
        <w:trPr>
          <w:jc w:val="center"/>
        </w:trPr>
        <w:tc>
          <w:tcPr>
            <w:tcW w:w="1778" w:type="dxa"/>
            <w:tcBorders>
              <w:top w:val="nil"/>
              <w:left w:val="nil"/>
              <w:bottom w:val="single" w:color="000000" w:sz="12" w:space="0"/>
              <w:right w:val="nil"/>
            </w:tcBorders>
            <w:shd w:val="clear" w:color="auto" w:fill="FFFFFF"/>
          </w:tcPr>
          <w:p w14:paraId="77F9103A">
            <w:pPr>
              <w:pStyle w:val="53"/>
              <w:outlineLvl w:val="9"/>
              <w:rPr>
                <w:b/>
                <w:bCs w:val="0"/>
                <w:color w:val="000000"/>
                <w:sz w:val="24"/>
                <w:szCs w:val="24"/>
              </w:rPr>
            </w:pPr>
            <w:bookmarkStart w:id="1264" w:name="_Toc16345"/>
            <w:bookmarkStart w:id="1265" w:name="_Toc1960"/>
            <w:bookmarkStart w:id="1266" w:name="_Toc24754"/>
            <w:bookmarkStart w:id="1267" w:name="_Toc26218"/>
            <w:r>
              <w:rPr>
                <w:rFonts w:hint="eastAsia"/>
                <w:color w:val="000000"/>
                <w:sz w:val="24"/>
                <w:szCs w:val="24"/>
              </w:rPr>
              <w:t>ETC</w:t>
            </w:r>
            <w:bookmarkEnd w:id="1264"/>
            <w:bookmarkEnd w:id="1265"/>
            <w:bookmarkEnd w:id="1266"/>
            <w:bookmarkEnd w:id="1267"/>
          </w:p>
        </w:tc>
        <w:tc>
          <w:tcPr>
            <w:tcW w:w="1518" w:type="dxa"/>
            <w:tcBorders>
              <w:top w:val="nil"/>
              <w:left w:val="nil"/>
              <w:bottom w:val="single" w:color="000000" w:sz="12" w:space="0"/>
              <w:right w:val="nil"/>
            </w:tcBorders>
            <w:shd w:val="clear" w:color="auto" w:fill="FFFFFF"/>
          </w:tcPr>
          <w:p w14:paraId="555A63B3">
            <w:pPr>
              <w:pStyle w:val="53"/>
              <w:outlineLvl w:val="9"/>
              <w:rPr>
                <w:b/>
                <w:bCs w:val="0"/>
                <w:color w:val="000000"/>
                <w:sz w:val="24"/>
                <w:szCs w:val="24"/>
              </w:rPr>
            </w:pPr>
            <w:bookmarkStart w:id="1268" w:name="_Toc32241"/>
            <w:bookmarkStart w:id="1269" w:name="_Toc18172"/>
            <w:bookmarkStart w:id="1270" w:name="_Toc16078"/>
            <w:bookmarkStart w:id="1271" w:name="_Toc29871"/>
            <w:r>
              <w:rPr>
                <w:rFonts w:hint="eastAsia"/>
                <w:b/>
                <w:bCs w:val="0"/>
                <w:color w:val="000000"/>
                <w:sz w:val="24"/>
                <w:szCs w:val="24"/>
              </w:rPr>
              <w:t>75.13</w:t>
            </w:r>
            <w:bookmarkEnd w:id="1268"/>
            <w:bookmarkEnd w:id="1269"/>
            <w:bookmarkEnd w:id="1270"/>
            <w:bookmarkEnd w:id="1271"/>
          </w:p>
        </w:tc>
        <w:tc>
          <w:tcPr>
            <w:tcW w:w="1518" w:type="dxa"/>
            <w:tcBorders>
              <w:top w:val="nil"/>
              <w:left w:val="nil"/>
              <w:bottom w:val="single" w:color="000000" w:sz="12" w:space="0"/>
              <w:right w:val="nil"/>
            </w:tcBorders>
            <w:shd w:val="clear" w:color="auto" w:fill="FFFFFF"/>
          </w:tcPr>
          <w:p w14:paraId="03E72476">
            <w:pPr>
              <w:pStyle w:val="53"/>
              <w:outlineLvl w:val="9"/>
              <w:rPr>
                <w:b/>
                <w:bCs w:val="0"/>
                <w:color w:val="000000"/>
                <w:sz w:val="24"/>
                <w:szCs w:val="24"/>
              </w:rPr>
            </w:pPr>
            <w:bookmarkStart w:id="1272" w:name="_Toc11091"/>
            <w:bookmarkStart w:id="1273" w:name="_Toc18369"/>
            <w:bookmarkStart w:id="1274" w:name="_Toc15591"/>
            <w:bookmarkStart w:id="1275" w:name="_Toc31192"/>
            <w:r>
              <w:rPr>
                <w:rFonts w:hint="eastAsia"/>
                <w:b/>
                <w:bCs w:val="0"/>
                <w:color w:val="000000"/>
                <w:sz w:val="24"/>
                <w:szCs w:val="24"/>
              </w:rPr>
              <w:t>90.01</w:t>
            </w:r>
            <w:bookmarkEnd w:id="1272"/>
            <w:bookmarkEnd w:id="1273"/>
            <w:bookmarkEnd w:id="1274"/>
            <w:bookmarkEnd w:id="1275"/>
          </w:p>
        </w:tc>
        <w:tc>
          <w:tcPr>
            <w:tcW w:w="1529" w:type="dxa"/>
            <w:tcBorders>
              <w:top w:val="nil"/>
              <w:left w:val="nil"/>
              <w:bottom w:val="single" w:color="000000" w:sz="12" w:space="0"/>
              <w:right w:val="nil"/>
            </w:tcBorders>
            <w:shd w:val="clear" w:color="auto" w:fill="FFFFFF"/>
          </w:tcPr>
          <w:p w14:paraId="2BFF7B61">
            <w:pPr>
              <w:pStyle w:val="53"/>
              <w:outlineLvl w:val="9"/>
              <w:rPr>
                <w:b/>
                <w:bCs w:val="0"/>
                <w:color w:val="000000"/>
                <w:sz w:val="24"/>
                <w:szCs w:val="24"/>
              </w:rPr>
            </w:pPr>
            <w:bookmarkStart w:id="1276" w:name="_Toc19975"/>
            <w:bookmarkStart w:id="1277" w:name="_Toc813"/>
            <w:bookmarkStart w:id="1278" w:name="_Toc5120"/>
            <w:bookmarkStart w:id="1279" w:name="_Toc15863"/>
            <w:r>
              <w:rPr>
                <w:rFonts w:hint="eastAsia"/>
                <w:b/>
                <w:bCs w:val="0"/>
                <w:color w:val="000000"/>
                <w:sz w:val="24"/>
                <w:szCs w:val="24"/>
              </w:rPr>
              <w:t>93.86</w:t>
            </w:r>
            <w:bookmarkEnd w:id="1276"/>
            <w:bookmarkEnd w:id="1277"/>
            <w:bookmarkEnd w:id="1278"/>
            <w:bookmarkEnd w:id="1279"/>
          </w:p>
        </w:tc>
        <w:tc>
          <w:tcPr>
            <w:tcW w:w="1506" w:type="dxa"/>
            <w:tcBorders>
              <w:top w:val="nil"/>
              <w:left w:val="nil"/>
              <w:bottom w:val="single" w:color="000000" w:sz="12" w:space="0"/>
              <w:right w:val="nil"/>
            </w:tcBorders>
            <w:shd w:val="clear" w:color="auto" w:fill="FFFFFF"/>
          </w:tcPr>
          <w:p w14:paraId="09CCEF71">
            <w:pPr>
              <w:pStyle w:val="53"/>
              <w:outlineLvl w:val="9"/>
              <w:rPr>
                <w:b/>
                <w:bCs w:val="0"/>
                <w:color w:val="000000"/>
                <w:sz w:val="24"/>
                <w:szCs w:val="24"/>
              </w:rPr>
            </w:pPr>
            <w:bookmarkStart w:id="1280" w:name="_Toc23555"/>
            <w:bookmarkStart w:id="1281" w:name="_Toc30475"/>
            <w:bookmarkStart w:id="1282" w:name="_Toc27004"/>
            <w:bookmarkStart w:id="1283" w:name="_Toc3621"/>
            <w:r>
              <w:rPr>
                <w:rFonts w:hint="eastAsia"/>
                <w:b/>
                <w:bCs w:val="0"/>
                <w:color w:val="000000"/>
                <w:sz w:val="24"/>
                <w:szCs w:val="24"/>
              </w:rPr>
              <w:t>68.50</w:t>
            </w:r>
            <w:bookmarkEnd w:id="1280"/>
            <w:bookmarkEnd w:id="1281"/>
            <w:bookmarkEnd w:id="1282"/>
            <w:bookmarkEnd w:id="1283"/>
          </w:p>
        </w:tc>
      </w:tr>
    </w:tbl>
    <w:p w14:paraId="30DC4A62">
      <w:pPr>
        <w:pStyle w:val="57"/>
        <w:snapToGrid/>
        <w:spacing w:line="240" w:lineRule="auto"/>
        <w:ind w:firstLine="516" w:firstLineChars="200"/>
      </w:pPr>
    </w:p>
    <w:p w14:paraId="59FEFFC3">
      <w:pPr>
        <w:pStyle w:val="8"/>
      </w:pPr>
      <w:r>
        <w:t>表</w:t>
      </w:r>
      <w:r>
        <w:rPr>
          <w:rFonts w:hint="eastAsia"/>
        </w:rPr>
        <w:t>3.</w:t>
      </w:r>
      <w:r>
        <w:fldChar w:fldCharType="begin"/>
      </w:r>
      <w:r>
        <w:instrText xml:space="preserve"> SEQ 表 \* ARABIC \s 1 </w:instrText>
      </w:r>
      <w:r>
        <w:fldChar w:fldCharType="separate"/>
      </w:r>
      <w:r>
        <w:t>5</w:t>
      </w:r>
      <w:r>
        <w:fldChar w:fldCharType="end"/>
      </w:r>
      <w:bookmarkStart w:id="1284" w:name="_Toc21023"/>
      <w:bookmarkStart w:id="1285" w:name="_Toc7977"/>
      <w:bookmarkStart w:id="1286" w:name="_Toc1599"/>
      <w:bookmarkStart w:id="1287" w:name="_Toc8685"/>
      <w:bookmarkStart w:id="1288" w:name="_Toc3444"/>
      <w:bookmarkStart w:id="1289" w:name="_Toc2675"/>
      <w:bookmarkStart w:id="1290" w:name="_Toc8993"/>
      <w:bookmarkStart w:id="1291" w:name="_Toc13431"/>
      <w:bookmarkStart w:id="1292" w:name="_Toc8608"/>
      <w:bookmarkStart w:id="1293" w:name="_Toc883"/>
      <w:bookmarkStart w:id="1294" w:name="_Toc14045"/>
      <w:bookmarkStart w:id="1295" w:name="_Toc22587"/>
      <w:bookmarkStart w:id="1296" w:name="_Toc26644"/>
      <w:bookmarkStart w:id="1297" w:name="_Toc25528"/>
      <w:bookmarkStart w:id="1298" w:name="_Toc16490"/>
      <w:bookmarkStart w:id="1299" w:name="_Toc1806"/>
      <w:r>
        <w:rPr>
          <w:rFonts w:hint="eastAsia"/>
        </w:rPr>
        <w:t xml:space="preserve"> 在</w:t>
      </w:r>
      <w:r>
        <w:rPr>
          <w:rFonts w:ascii="Times New Roman" w:hAnsi="Times New Roman" w:cs="Times New Roman"/>
        </w:rPr>
        <w:t>ICFG-PEDES</w:t>
      </w:r>
      <w:r>
        <w:rPr>
          <w:rFonts w:hint="eastAsia"/>
        </w:rPr>
        <w:t>数据集上的</w:t>
      </w:r>
      <w:r>
        <w:rPr>
          <w:rFonts w:hint="eastAsia" w:ascii="Times New Roman" w:hAnsi="Times New Roman" w:cs="Times New Roman"/>
          <w:lang w:val="en-US" w:eastAsia="zh-CN"/>
        </w:rPr>
        <w:t>ETC</w:t>
      </w:r>
      <w:r>
        <w:rPr>
          <w:rFonts w:hint="eastAsia" w:ascii="Times New Roman" w:hAnsi="Times New Roman" w:cs="Times New Roman"/>
          <w:lang w:eastAsia="zh"/>
        </w:rPr>
        <w:t>-ReID</w:t>
      </w:r>
      <w:r>
        <w:rPr>
          <w:rFonts w:hint="eastAsia"/>
        </w:rPr>
        <w:t>方法各个模块的消融实验</w:t>
      </w:r>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15ADAF36">
        <w:trPr>
          <w:jc w:val="center"/>
        </w:trPr>
        <w:tc>
          <w:tcPr>
            <w:tcW w:w="1778" w:type="dxa"/>
            <w:tcBorders>
              <w:top w:val="single" w:color="000000" w:sz="12" w:space="0"/>
              <w:left w:val="nil"/>
              <w:bottom w:val="single" w:color="000000" w:sz="4" w:space="0"/>
              <w:right w:val="nil"/>
              <w:tl2br w:val="nil"/>
            </w:tcBorders>
            <w:shd w:val="clear" w:color="auto" w:fill="FFFFFF"/>
          </w:tcPr>
          <w:p w14:paraId="08B25D49">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2D0689CA">
            <w:pPr>
              <w:pStyle w:val="53"/>
              <w:outlineLvl w:val="9"/>
              <w:rPr>
                <w:color w:val="000000"/>
                <w:sz w:val="24"/>
                <w:szCs w:val="24"/>
              </w:rPr>
            </w:pPr>
            <w:bookmarkStart w:id="1300" w:name="_Toc10989"/>
            <w:bookmarkStart w:id="1301" w:name="_Toc2409"/>
            <w:bookmarkStart w:id="1302" w:name="_Toc30171"/>
            <w:bookmarkStart w:id="1303" w:name="_Toc29815"/>
            <w:r>
              <w:rPr>
                <w:rFonts w:hint="eastAsia"/>
                <w:color w:val="000000"/>
                <w:sz w:val="24"/>
                <w:szCs w:val="24"/>
              </w:rPr>
              <w:t>Rank-1</w:t>
            </w:r>
            <w:bookmarkEnd w:id="1300"/>
            <w:bookmarkEnd w:id="1301"/>
            <w:bookmarkEnd w:id="1302"/>
            <w:bookmarkEnd w:id="1303"/>
          </w:p>
        </w:tc>
        <w:tc>
          <w:tcPr>
            <w:tcW w:w="1518" w:type="dxa"/>
            <w:tcBorders>
              <w:top w:val="single" w:color="000000" w:sz="12" w:space="0"/>
              <w:left w:val="nil"/>
              <w:bottom w:val="single" w:color="000000" w:sz="4" w:space="0"/>
              <w:right w:val="nil"/>
            </w:tcBorders>
            <w:shd w:val="clear" w:color="auto" w:fill="FFFFFF"/>
          </w:tcPr>
          <w:p w14:paraId="060581FD">
            <w:pPr>
              <w:pStyle w:val="53"/>
              <w:outlineLvl w:val="9"/>
              <w:rPr>
                <w:color w:val="000000"/>
                <w:sz w:val="24"/>
                <w:szCs w:val="24"/>
              </w:rPr>
            </w:pPr>
            <w:bookmarkStart w:id="1304" w:name="_Toc6956"/>
            <w:bookmarkStart w:id="1305" w:name="_Toc32217"/>
            <w:bookmarkStart w:id="1306" w:name="_Toc7105"/>
            <w:bookmarkStart w:id="1307" w:name="_Toc16726"/>
            <w:r>
              <w:rPr>
                <w:rFonts w:hint="eastAsia"/>
                <w:color w:val="000000"/>
                <w:sz w:val="24"/>
                <w:szCs w:val="24"/>
              </w:rPr>
              <w:t>Rank-5</w:t>
            </w:r>
            <w:bookmarkEnd w:id="1304"/>
            <w:bookmarkEnd w:id="1305"/>
            <w:bookmarkEnd w:id="1306"/>
            <w:bookmarkEnd w:id="1307"/>
          </w:p>
        </w:tc>
        <w:tc>
          <w:tcPr>
            <w:tcW w:w="1529" w:type="dxa"/>
            <w:tcBorders>
              <w:top w:val="single" w:color="000000" w:sz="12" w:space="0"/>
              <w:left w:val="nil"/>
              <w:bottom w:val="single" w:color="000000" w:sz="4" w:space="0"/>
              <w:right w:val="nil"/>
            </w:tcBorders>
            <w:shd w:val="clear" w:color="auto" w:fill="FFFFFF"/>
          </w:tcPr>
          <w:p w14:paraId="37A10F94">
            <w:pPr>
              <w:pStyle w:val="53"/>
              <w:outlineLvl w:val="9"/>
              <w:rPr>
                <w:color w:val="000000"/>
                <w:sz w:val="24"/>
                <w:szCs w:val="24"/>
              </w:rPr>
            </w:pPr>
            <w:bookmarkStart w:id="1308" w:name="_Toc7344"/>
            <w:bookmarkStart w:id="1309" w:name="_Toc15592"/>
            <w:bookmarkStart w:id="1310" w:name="_Toc16697"/>
            <w:bookmarkStart w:id="1311" w:name="_Toc3660"/>
            <w:r>
              <w:rPr>
                <w:rFonts w:hint="eastAsia"/>
                <w:color w:val="000000"/>
                <w:sz w:val="24"/>
                <w:szCs w:val="24"/>
              </w:rPr>
              <w:t>Rank-10</w:t>
            </w:r>
            <w:bookmarkEnd w:id="1308"/>
            <w:bookmarkEnd w:id="1309"/>
            <w:bookmarkEnd w:id="1310"/>
            <w:bookmarkEnd w:id="1311"/>
          </w:p>
        </w:tc>
        <w:tc>
          <w:tcPr>
            <w:tcW w:w="1506" w:type="dxa"/>
            <w:tcBorders>
              <w:top w:val="single" w:color="000000" w:sz="12" w:space="0"/>
              <w:left w:val="nil"/>
              <w:bottom w:val="single" w:color="000000" w:sz="4" w:space="0"/>
              <w:right w:val="nil"/>
            </w:tcBorders>
            <w:shd w:val="clear" w:color="auto" w:fill="FFFFFF"/>
          </w:tcPr>
          <w:p w14:paraId="2C15564B">
            <w:pPr>
              <w:pStyle w:val="53"/>
              <w:outlineLvl w:val="9"/>
              <w:rPr>
                <w:color w:val="000000"/>
                <w:sz w:val="24"/>
                <w:szCs w:val="24"/>
              </w:rPr>
            </w:pPr>
            <w:bookmarkStart w:id="1312" w:name="_Toc32654"/>
            <w:bookmarkStart w:id="1313" w:name="_Toc12972"/>
            <w:bookmarkStart w:id="1314" w:name="_Toc13257"/>
            <w:bookmarkStart w:id="1315" w:name="_Toc31268"/>
            <w:r>
              <w:rPr>
                <w:rFonts w:hint="eastAsia"/>
                <w:color w:val="000000"/>
                <w:sz w:val="24"/>
                <w:szCs w:val="24"/>
              </w:rPr>
              <w:t>mAP</w:t>
            </w:r>
            <w:bookmarkEnd w:id="1312"/>
            <w:bookmarkEnd w:id="1313"/>
            <w:bookmarkEnd w:id="1314"/>
            <w:bookmarkEnd w:id="1315"/>
          </w:p>
        </w:tc>
      </w:tr>
      <w:tr w14:paraId="2310DCD5">
        <w:trPr>
          <w:jc w:val="center"/>
        </w:trPr>
        <w:tc>
          <w:tcPr>
            <w:tcW w:w="1778" w:type="dxa"/>
            <w:tcBorders>
              <w:top w:val="nil"/>
              <w:left w:val="nil"/>
              <w:bottom w:val="nil"/>
              <w:right w:val="nil"/>
            </w:tcBorders>
            <w:shd w:val="clear" w:color="auto" w:fill="FFFFFF"/>
          </w:tcPr>
          <w:p w14:paraId="02CC71F9">
            <w:pPr>
              <w:widowControl/>
              <w:spacing w:before="120"/>
              <w:jc w:val="left"/>
              <w:textAlignment w:val="center"/>
              <w:rPr>
                <w:color w:val="000000"/>
                <w:sz w:val="24"/>
                <w:szCs w:val="24"/>
                <w:lang w:bidi="ar"/>
              </w:rPr>
            </w:pPr>
            <w:r>
              <w:rPr>
                <w:rFonts w:hint="eastAsia"/>
                <w:color w:val="000000"/>
                <w:sz w:val="24"/>
                <w:szCs w:val="24"/>
                <w:lang w:bidi="ar"/>
              </w:rPr>
              <w:t>CLIP</w:t>
            </w:r>
            <w:r>
              <w:rPr>
                <w:color w:val="000000"/>
                <w:sz w:val="24"/>
                <w:szCs w:val="24"/>
                <w:lang w:bidi="ar"/>
              </w:rPr>
              <w:t xml:space="preserve"> </w:t>
            </w:r>
          </w:p>
        </w:tc>
        <w:tc>
          <w:tcPr>
            <w:tcW w:w="1518" w:type="dxa"/>
            <w:tcBorders>
              <w:top w:val="nil"/>
              <w:left w:val="nil"/>
              <w:bottom w:val="nil"/>
              <w:right w:val="nil"/>
            </w:tcBorders>
            <w:shd w:val="clear" w:color="auto" w:fill="FFFFFF"/>
          </w:tcPr>
          <w:p w14:paraId="58855420">
            <w:pPr>
              <w:pStyle w:val="53"/>
              <w:outlineLvl w:val="9"/>
              <w:rPr>
                <w:color w:val="000000"/>
                <w:sz w:val="24"/>
                <w:szCs w:val="24"/>
              </w:rPr>
            </w:pPr>
            <w:bookmarkStart w:id="1316" w:name="_Toc12738"/>
            <w:bookmarkStart w:id="1317" w:name="_Toc8681"/>
            <w:bookmarkStart w:id="1318" w:name="_Toc14799"/>
            <w:bookmarkStart w:id="1319" w:name="_Toc17956"/>
            <w:r>
              <w:rPr>
                <w:rFonts w:hint="eastAsia"/>
                <w:color w:val="000000"/>
                <w:sz w:val="24"/>
                <w:szCs w:val="24"/>
              </w:rPr>
              <w:t>64.38</w:t>
            </w:r>
            <w:bookmarkEnd w:id="1316"/>
            <w:bookmarkEnd w:id="1317"/>
            <w:bookmarkEnd w:id="1318"/>
            <w:bookmarkEnd w:id="1319"/>
          </w:p>
        </w:tc>
        <w:tc>
          <w:tcPr>
            <w:tcW w:w="1518" w:type="dxa"/>
            <w:tcBorders>
              <w:top w:val="nil"/>
              <w:left w:val="nil"/>
              <w:bottom w:val="nil"/>
              <w:right w:val="nil"/>
            </w:tcBorders>
            <w:shd w:val="clear" w:color="auto" w:fill="FFFFFF"/>
          </w:tcPr>
          <w:p w14:paraId="782D5F1A">
            <w:pPr>
              <w:pStyle w:val="53"/>
              <w:outlineLvl w:val="9"/>
              <w:rPr>
                <w:color w:val="000000"/>
                <w:sz w:val="24"/>
                <w:szCs w:val="24"/>
              </w:rPr>
            </w:pPr>
            <w:bookmarkStart w:id="1320" w:name="_Toc730"/>
            <w:bookmarkStart w:id="1321" w:name="_Toc21103"/>
            <w:bookmarkStart w:id="1322" w:name="_Toc25166"/>
            <w:bookmarkStart w:id="1323" w:name="_Toc13311"/>
            <w:r>
              <w:rPr>
                <w:rFonts w:hint="eastAsia"/>
                <w:color w:val="000000"/>
                <w:sz w:val="24"/>
                <w:szCs w:val="24"/>
              </w:rPr>
              <w:t>80.29</w:t>
            </w:r>
            <w:bookmarkEnd w:id="1320"/>
            <w:bookmarkEnd w:id="1321"/>
            <w:bookmarkEnd w:id="1322"/>
            <w:bookmarkEnd w:id="1323"/>
          </w:p>
        </w:tc>
        <w:tc>
          <w:tcPr>
            <w:tcW w:w="1529" w:type="dxa"/>
            <w:tcBorders>
              <w:top w:val="nil"/>
              <w:left w:val="nil"/>
              <w:bottom w:val="nil"/>
              <w:right w:val="nil"/>
            </w:tcBorders>
            <w:shd w:val="clear" w:color="auto" w:fill="FFFFFF"/>
          </w:tcPr>
          <w:p w14:paraId="5D7A3F4C">
            <w:pPr>
              <w:pStyle w:val="53"/>
              <w:outlineLvl w:val="9"/>
              <w:rPr>
                <w:color w:val="000000"/>
                <w:sz w:val="24"/>
                <w:szCs w:val="24"/>
              </w:rPr>
            </w:pPr>
            <w:bookmarkStart w:id="1324" w:name="_Toc25341"/>
            <w:bookmarkStart w:id="1325" w:name="_Toc32482"/>
            <w:bookmarkStart w:id="1326" w:name="_Toc29941"/>
            <w:bookmarkStart w:id="1327" w:name="_Toc13978"/>
            <w:r>
              <w:rPr>
                <w:rFonts w:hint="eastAsia"/>
                <w:color w:val="000000"/>
                <w:sz w:val="24"/>
                <w:szCs w:val="24"/>
              </w:rPr>
              <w:t>85.51</w:t>
            </w:r>
            <w:bookmarkEnd w:id="1324"/>
            <w:bookmarkEnd w:id="1325"/>
            <w:bookmarkEnd w:id="1326"/>
            <w:bookmarkEnd w:id="1327"/>
          </w:p>
        </w:tc>
        <w:tc>
          <w:tcPr>
            <w:tcW w:w="1506" w:type="dxa"/>
            <w:tcBorders>
              <w:top w:val="nil"/>
              <w:left w:val="nil"/>
              <w:bottom w:val="nil"/>
              <w:right w:val="nil"/>
            </w:tcBorders>
            <w:shd w:val="clear" w:color="auto" w:fill="FFFFFF"/>
          </w:tcPr>
          <w:p w14:paraId="34F5F627">
            <w:pPr>
              <w:pStyle w:val="53"/>
              <w:outlineLvl w:val="9"/>
              <w:rPr>
                <w:color w:val="000000"/>
                <w:sz w:val="24"/>
                <w:szCs w:val="24"/>
              </w:rPr>
            </w:pPr>
            <w:bookmarkStart w:id="1328" w:name="_Toc26113"/>
            <w:bookmarkStart w:id="1329" w:name="_Toc14688"/>
            <w:bookmarkStart w:id="1330" w:name="_Toc13719"/>
            <w:bookmarkStart w:id="1331" w:name="_Toc15657"/>
            <w:r>
              <w:rPr>
                <w:rFonts w:hint="eastAsia"/>
                <w:color w:val="000000"/>
                <w:sz w:val="24"/>
                <w:szCs w:val="24"/>
              </w:rPr>
              <w:t>41.08</w:t>
            </w:r>
            <w:bookmarkEnd w:id="1328"/>
            <w:bookmarkEnd w:id="1329"/>
            <w:bookmarkEnd w:id="1330"/>
            <w:bookmarkEnd w:id="1331"/>
          </w:p>
        </w:tc>
      </w:tr>
      <w:tr w14:paraId="7D49C7A3">
        <w:trPr>
          <w:jc w:val="center"/>
        </w:trPr>
        <w:tc>
          <w:tcPr>
            <w:tcW w:w="1778" w:type="dxa"/>
            <w:tcBorders>
              <w:top w:val="nil"/>
              <w:left w:val="nil"/>
              <w:bottom w:val="nil"/>
              <w:right w:val="nil"/>
            </w:tcBorders>
            <w:shd w:val="clear" w:color="auto" w:fill="FFFFFF"/>
          </w:tcPr>
          <w:p w14:paraId="4CA8680D">
            <w:pPr>
              <w:widowControl/>
              <w:spacing w:before="120"/>
              <w:jc w:val="left"/>
              <w:textAlignment w:val="center"/>
              <w:rPr>
                <w:color w:val="000000"/>
                <w:sz w:val="24"/>
                <w:szCs w:val="24"/>
                <w:lang w:bidi="ar"/>
              </w:rPr>
            </w:pPr>
            <w:r>
              <w:rPr>
                <w:rFonts w:hint="eastAsia"/>
                <w:color w:val="000000"/>
                <w:sz w:val="24"/>
                <w:szCs w:val="24"/>
                <w:lang w:val="en-US" w:eastAsia="zh-CN" w:bidi="ar"/>
              </w:rPr>
              <w:t>ETC(No Cam)</w:t>
            </w:r>
          </w:p>
        </w:tc>
        <w:tc>
          <w:tcPr>
            <w:tcW w:w="1518" w:type="dxa"/>
            <w:tcBorders>
              <w:top w:val="nil"/>
              <w:left w:val="nil"/>
              <w:bottom w:val="nil"/>
              <w:right w:val="nil"/>
            </w:tcBorders>
            <w:shd w:val="clear" w:color="auto" w:fill="FFFFFF"/>
          </w:tcPr>
          <w:p w14:paraId="54D95285">
            <w:pPr>
              <w:pStyle w:val="53"/>
              <w:outlineLvl w:val="9"/>
              <w:rPr>
                <w:color w:val="000000"/>
                <w:sz w:val="24"/>
                <w:szCs w:val="24"/>
              </w:rPr>
            </w:pPr>
            <w:bookmarkStart w:id="1332" w:name="_Toc23794"/>
            <w:bookmarkStart w:id="1333" w:name="_Toc29302"/>
            <w:bookmarkStart w:id="1334" w:name="_Toc8678"/>
            <w:bookmarkStart w:id="1335" w:name="_Toc20503"/>
            <w:r>
              <w:rPr>
                <w:rFonts w:hint="eastAsia"/>
                <w:color w:val="000000"/>
                <w:sz w:val="24"/>
                <w:szCs w:val="24"/>
              </w:rPr>
              <w:t>64.96</w:t>
            </w:r>
            <w:bookmarkEnd w:id="1332"/>
            <w:bookmarkEnd w:id="1333"/>
            <w:bookmarkEnd w:id="1334"/>
            <w:bookmarkEnd w:id="1335"/>
          </w:p>
        </w:tc>
        <w:tc>
          <w:tcPr>
            <w:tcW w:w="1518" w:type="dxa"/>
            <w:tcBorders>
              <w:top w:val="nil"/>
              <w:left w:val="nil"/>
              <w:bottom w:val="nil"/>
              <w:right w:val="nil"/>
            </w:tcBorders>
            <w:shd w:val="clear" w:color="auto" w:fill="FFFFFF"/>
          </w:tcPr>
          <w:p w14:paraId="3C0655A0">
            <w:pPr>
              <w:pStyle w:val="53"/>
              <w:outlineLvl w:val="9"/>
              <w:rPr>
                <w:color w:val="000000"/>
                <w:sz w:val="24"/>
                <w:szCs w:val="24"/>
              </w:rPr>
            </w:pPr>
            <w:bookmarkStart w:id="1336" w:name="_Toc11363"/>
            <w:bookmarkStart w:id="1337" w:name="_Toc22684"/>
            <w:bookmarkStart w:id="1338" w:name="_Toc6883"/>
            <w:bookmarkStart w:id="1339" w:name="_Toc1602"/>
            <w:r>
              <w:rPr>
                <w:rFonts w:hint="eastAsia"/>
                <w:color w:val="000000"/>
                <w:sz w:val="24"/>
                <w:szCs w:val="24"/>
              </w:rPr>
              <w:t>80.40</w:t>
            </w:r>
            <w:bookmarkEnd w:id="1336"/>
            <w:bookmarkEnd w:id="1337"/>
            <w:bookmarkEnd w:id="1338"/>
            <w:bookmarkEnd w:id="1339"/>
          </w:p>
        </w:tc>
        <w:tc>
          <w:tcPr>
            <w:tcW w:w="1529" w:type="dxa"/>
            <w:tcBorders>
              <w:top w:val="nil"/>
              <w:left w:val="nil"/>
              <w:bottom w:val="nil"/>
              <w:right w:val="nil"/>
            </w:tcBorders>
            <w:shd w:val="clear" w:color="auto" w:fill="FFFFFF"/>
          </w:tcPr>
          <w:p w14:paraId="5B60A210">
            <w:pPr>
              <w:pStyle w:val="53"/>
              <w:outlineLvl w:val="9"/>
              <w:rPr>
                <w:color w:val="000000"/>
                <w:sz w:val="24"/>
                <w:szCs w:val="24"/>
              </w:rPr>
            </w:pPr>
            <w:bookmarkStart w:id="1340" w:name="_Toc3478"/>
            <w:bookmarkStart w:id="1341" w:name="_Toc32140"/>
            <w:bookmarkStart w:id="1342" w:name="_Toc18428"/>
            <w:bookmarkStart w:id="1343" w:name="_Toc7859"/>
            <w:r>
              <w:rPr>
                <w:rFonts w:hint="eastAsia"/>
                <w:color w:val="000000"/>
                <w:sz w:val="24"/>
                <w:szCs w:val="24"/>
              </w:rPr>
              <w:t>85.66</w:t>
            </w:r>
            <w:bookmarkEnd w:id="1340"/>
            <w:bookmarkEnd w:id="1341"/>
            <w:bookmarkEnd w:id="1342"/>
            <w:bookmarkEnd w:id="1343"/>
          </w:p>
        </w:tc>
        <w:tc>
          <w:tcPr>
            <w:tcW w:w="1506" w:type="dxa"/>
            <w:tcBorders>
              <w:top w:val="nil"/>
              <w:left w:val="nil"/>
              <w:bottom w:val="nil"/>
              <w:right w:val="nil"/>
            </w:tcBorders>
            <w:shd w:val="clear" w:color="auto" w:fill="FFFFFF"/>
          </w:tcPr>
          <w:p w14:paraId="6952468F">
            <w:pPr>
              <w:pStyle w:val="53"/>
              <w:outlineLvl w:val="9"/>
              <w:rPr>
                <w:color w:val="000000"/>
                <w:sz w:val="24"/>
                <w:szCs w:val="24"/>
              </w:rPr>
            </w:pPr>
            <w:bookmarkStart w:id="1344" w:name="_Toc28628"/>
            <w:bookmarkStart w:id="1345" w:name="_Toc14450"/>
            <w:bookmarkStart w:id="1346" w:name="_Toc27051"/>
            <w:bookmarkStart w:id="1347" w:name="_Toc23448"/>
            <w:r>
              <w:rPr>
                <w:rFonts w:hint="eastAsia"/>
                <w:color w:val="000000"/>
                <w:sz w:val="24"/>
                <w:szCs w:val="24"/>
              </w:rPr>
              <w:t>41.88</w:t>
            </w:r>
            <w:bookmarkEnd w:id="1344"/>
            <w:bookmarkEnd w:id="1345"/>
            <w:bookmarkEnd w:id="1346"/>
            <w:bookmarkEnd w:id="1347"/>
          </w:p>
        </w:tc>
      </w:tr>
      <w:tr w14:paraId="5BA9CDF0">
        <w:trPr>
          <w:jc w:val="center"/>
        </w:trPr>
        <w:tc>
          <w:tcPr>
            <w:tcW w:w="1778" w:type="dxa"/>
            <w:tcBorders>
              <w:top w:val="nil"/>
              <w:left w:val="nil"/>
              <w:bottom w:val="single" w:color="000000" w:sz="12" w:space="0"/>
              <w:right w:val="nil"/>
            </w:tcBorders>
            <w:shd w:val="clear" w:color="auto" w:fill="FFFFFF"/>
          </w:tcPr>
          <w:p w14:paraId="3B07B9BA">
            <w:pPr>
              <w:pStyle w:val="53"/>
              <w:outlineLvl w:val="9"/>
              <w:rPr>
                <w:b/>
                <w:bCs w:val="0"/>
                <w:color w:val="000000"/>
                <w:sz w:val="24"/>
                <w:szCs w:val="24"/>
              </w:rPr>
            </w:pPr>
            <w:bookmarkStart w:id="1348" w:name="_Toc458"/>
            <w:bookmarkStart w:id="1349" w:name="_Toc23671"/>
            <w:bookmarkStart w:id="1350" w:name="_Toc14908"/>
            <w:bookmarkStart w:id="1351" w:name="_Toc24597"/>
            <w:r>
              <w:rPr>
                <w:rFonts w:hint="eastAsia"/>
                <w:color w:val="000000"/>
                <w:sz w:val="24"/>
                <w:szCs w:val="24"/>
              </w:rPr>
              <w:t>ETC</w:t>
            </w:r>
            <w:bookmarkEnd w:id="1348"/>
            <w:bookmarkEnd w:id="1349"/>
            <w:bookmarkEnd w:id="1350"/>
            <w:bookmarkEnd w:id="1351"/>
          </w:p>
        </w:tc>
        <w:tc>
          <w:tcPr>
            <w:tcW w:w="1518" w:type="dxa"/>
            <w:tcBorders>
              <w:top w:val="nil"/>
              <w:left w:val="nil"/>
              <w:bottom w:val="single" w:color="000000" w:sz="12" w:space="0"/>
              <w:right w:val="nil"/>
            </w:tcBorders>
            <w:shd w:val="clear" w:color="auto" w:fill="FFFFFF"/>
          </w:tcPr>
          <w:p w14:paraId="00B27E54">
            <w:pPr>
              <w:pStyle w:val="53"/>
              <w:outlineLvl w:val="9"/>
              <w:rPr>
                <w:b/>
                <w:bCs w:val="0"/>
                <w:color w:val="000000"/>
                <w:sz w:val="24"/>
                <w:szCs w:val="24"/>
              </w:rPr>
            </w:pPr>
            <w:bookmarkStart w:id="1352" w:name="_Toc17445"/>
            <w:bookmarkStart w:id="1353" w:name="_Toc20110"/>
            <w:bookmarkStart w:id="1354" w:name="_Toc28512"/>
            <w:bookmarkStart w:id="1355" w:name="_Toc2896"/>
            <w:r>
              <w:rPr>
                <w:rFonts w:hint="eastAsia"/>
                <w:b/>
                <w:bCs w:val="0"/>
                <w:color w:val="000000"/>
                <w:sz w:val="24"/>
                <w:szCs w:val="24"/>
              </w:rPr>
              <w:t>65.32</w:t>
            </w:r>
            <w:bookmarkEnd w:id="1352"/>
            <w:bookmarkEnd w:id="1353"/>
            <w:bookmarkEnd w:id="1354"/>
            <w:bookmarkEnd w:id="1355"/>
          </w:p>
        </w:tc>
        <w:tc>
          <w:tcPr>
            <w:tcW w:w="1518" w:type="dxa"/>
            <w:tcBorders>
              <w:top w:val="nil"/>
              <w:left w:val="nil"/>
              <w:bottom w:val="single" w:color="000000" w:sz="12" w:space="0"/>
              <w:right w:val="nil"/>
            </w:tcBorders>
            <w:shd w:val="clear" w:color="auto" w:fill="FFFFFF"/>
          </w:tcPr>
          <w:p w14:paraId="5312753C">
            <w:pPr>
              <w:pStyle w:val="53"/>
              <w:outlineLvl w:val="9"/>
              <w:rPr>
                <w:b/>
                <w:bCs w:val="0"/>
                <w:color w:val="000000"/>
                <w:sz w:val="24"/>
                <w:szCs w:val="24"/>
              </w:rPr>
            </w:pPr>
            <w:bookmarkStart w:id="1356" w:name="_Toc4823"/>
            <w:bookmarkStart w:id="1357" w:name="_Toc19195"/>
            <w:bookmarkStart w:id="1358" w:name="_Toc25225"/>
            <w:bookmarkStart w:id="1359" w:name="_Toc23385"/>
            <w:r>
              <w:rPr>
                <w:rFonts w:hint="eastAsia"/>
                <w:b/>
                <w:bCs w:val="0"/>
                <w:color w:val="000000"/>
                <w:sz w:val="24"/>
                <w:szCs w:val="24"/>
              </w:rPr>
              <w:t>80.64</w:t>
            </w:r>
            <w:bookmarkEnd w:id="1356"/>
            <w:bookmarkEnd w:id="1357"/>
            <w:bookmarkEnd w:id="1358"/>
            <w:bookmarkEnd w:id="1359"/>
          </w:p>
        </w:tc>
        <w:tc>
          <w:tcPr>
            <w:tcW w:w="1529" w:type="dxa"/>
            <w:tcBorders>
              <w:top w:val="nil"/>
              <w:left w:val="nil"/>
              <w:bottom w:val="single" w:color="000000" w:sz="12" w:space="0"/>
              <w:right w:val="nil"/>
            </w:tcBorders>
            <w:shd w:val="clear" w:color="auto" w:fill="FFFFFF"/>
          </w:tcPr>
          <w:p w14:paraId="1F2E854F">
            <w:pPr>
              <w:pStyle w:val="53"/>
              <w:outlineLvl w:val="9"/>
              <w:rPr>
                <w:b/>
                <w:bCs w:val="0"/>
                <w:color w:val="000000"/>
                <w:sz w:val="24"/>
                <w:szCs w:val="24"/>
              </w:rPr>
            </w:pPr>
            <w:bookmarkStart w:id="1360" w:name="_Toc16308"/>
            <w:bookmarkStart w:id="1361" w:name="_Toc10508"/>
            <w:bookmarkStart w:id="1362" w:name="_Toc0"/>
            <w:bookmarkStart w:id="1363" w:name="_Toc22075"/>
            <w:r>
              <w:rPr>
                <w:rFonts w:hint="eastAsia"/>
                <w:b/>
                <w:bCs w:val="0"/>
                <w:color w:val="000000"/>
                <w:sz w:val="24"/>
                <w:szCs w:val="24"/>
              </w:rPr>
              <w:t>85.98</w:t>
            </w:r>
            <w:bookmarkEnd w:id="1360"/>
            <w:bookmarkEnd w:id="1361"/>
            <w:bookmarkEnd w:id="1362"/>
            <w:bookmarkEnd w:id="1363"/>
          </w:p>
        </w:tc>
        <w:tc>
          <w:tcPr>
            <w:tcW w:w="1506" w:type="dxa"/>
            <w:tcBorders>
              <w:top w:val="nil"/>
              <w:left w:val="nil"/>
              <w:bottom w:val="single" w:color="000000" w:sz="12" w:space="0"/>
              <w:right w:val="nil"/>
            </w:tcBorders>
            <w:shd w:val="clear" w:color="auto" w:fill="FFFFFF"/>
          </w:tcPr>
          <w:p w14:paraId="7CAFFCA7">
            <w:pPr>
              <w:pStyle w:val="53"/>
              <w:outlineLvl w:val="9"/>
              <w:rPr>
                <w:b/>
                <w:bCs w:val="0"/>
                <w:color w:val="000000"/>
                <w:sz w:val="24"/>
                <w:szCs w:val="24"/>
              </w:rPr>
            </w:pPr>
            <w:bookmarkStart w:id="1364" w:name="_Toc18111"/>
            <w:bookmarkStart w:id="1365" w:name="_Toc5804"/>
            <w:bookmarkStart w:id="1366" w:name="_Toc701"/>
            <w:bookmarkStart w:id="1367" w:name="_Toc27865"/>
            <w:r>
              <w:rPr>
                <w:rFonts w:hint="eastAsia"/>
                <w:b/>
                <w:bCs w:val="0"/>
                <w:color w:val="000000"/>
                <w:sz w:val="24"/>
                <w:szCs w:val="24"/>
              </w:rPr>
              <w:t>42.01</w:t>
            </w:r>
            <w:bookmarkEnd w:id="1364"/>
            <w:bookmarkEnd w:id="1365"/>
            <w:bookmarkEnd w:id="1366"/>
            <w:bookmarkEnd w:id="1367"/>
          </w:p>
        </w:tc>
      </w:tr>
    </w:tbl>
    <w:p w14:paraId="161C9C68"/>
    <w:p w14:paraId="6FD8EF2B">
      <w:pPr>
        <w:pStyle w:val="8"/>
      </w:pPr>
      <w:r>
        <w:t>表</w:t>
      </w:r>
      <w:r>
        <w:rPr>
          <w:rFonts w:hint="eastAsia"/>
        </w:rPr>
        <w:t>3.</w:t>
      </w:r>
      <w:r>
        <w:fldChar w:fldCharType="begin"/>
      </w:r>
      <w:r>
        <w:instrText xml:space="preserve"> SEQ 表 \* ARABIC \s 1 </w:instrText>
      </w:r>
      <w:r>
        <w:fldChar w:fldCharType="separate"/>
      </w:r>
      <w:r>
        <w:t>6</w:t>
      </w:r>
      <w:r>
        <w:fldChar w:fldCharType="end"/>
      </w:r>
      <w:bookmarkStart w:id="1368" w:name="_Toc28848"/>
      <w:bookmarkStart w:id="1369" w:name="_Toc4395"/>
      <w:bookmarkStart w:id="1370" w:name="_Toc18141"/>
      <w:bookmarkStart w:id="1371" w:name="_Toc29300"/>
      <w:bookmarkStart w:id="1372" w:name="_Toc15769"/>
      <w:bookmarkStart w:id="1373" w:name="_Toc14096"/>
      <w:bookmarkStart w:id="1374" w:name="_Toc17988"/>
      <w:bookmarkStart w:id="1375" w:name="_Toc23859"/>
      <w:bookmarkStart w:id="1376" w:name="_Toc5429"/>
      <w:bookmarkStart w:id="1377" w:name="_Toc18163"/>
      <w:bookmarkStart w:id="1378" w:name="_Toc17483"/>
      <w:bookmarkStart w:id="1379" w:name="_Toc27195"/>
      <w:bookmarkStart w:id="1380" w:name="_Toc24314"/>
      <w:bookmarkStart w:id="1381" w:name="_Toc3259"/>
      <w:bookmarkStart w:id="1382" w:name="_Toc9846"/>
      <w:bookmarkStart w:id="1383" w:name="_Toc31405"/>
      <w:r>
        <w:rPr>
          <w:rFonts w:hint="eastAsia"/>
        </w:rPr>
        <w:t xml:space="preserve"> 在</w:t>
      </w:r>
      <w:r>
        <w:rPr>
          <w:rFonts w:hint="eastAsia" w:ascii="Times New Roman" w:hAnsi="Times New Roman" w:cs="Times New Roman"/>
        </w:rPr>
        <w:t>RSTPReid</w:t>
      </w:r>
      <w:r>
        <w:rPr>
          <w:rFonts w:hint="eastAsia"/>
        </w:rPr>
        <w:t>数据集上的</w:t>
      </w:r>
      <w:r>
        <w:rPr>
          <w:rFonts w:hint="eastAsia" w:ascii="Times New Roman" w:hAnsi="Times New Roman" w:cs="Times New Roman"/>
          <w:lang w:val="en-US" w:eastAsia="zh-CN"/>
        </w:rPr>
        <w:t>ETC</w:t>
      </w:r>
      <w:r>
        <w:rPr>
          <w:rFonts w:hint="eastAsia" w:ascii="Times New Roman" w:hAnsi="Times New Roman" w:cs="Times New Roman"/>
          <w:lang w:eastAsia="zh"/>
        </w:rPr>
        <w:t>-ReID</w:t>
      </w:r>
      <w:r>
        <w:rPr>
          <w:rFonts w:hint="eastAsia"/>
        </w:rPr>
        <w:t>方法各个模块的消融实验</w:t>
      </w:r>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2B2815ED">
        <w:trPr>
          <w:jc w:val="center"/>
        </w:trPr>
        <w:tc>
          <w:tcPr>
            <w:tcW w:w="1778" w:type="dxa"/>
            <w:tcBorders>
              <w:top w:val="single" w:color="000000" w:sz="12" w:space="0"/>
              <w:left w:val="nil"/>
              <w:bottom w:val="single" w:color="000000" w:sz="4" w:space="0"/>
              <w:right w:val="nil"/>
              <w:tl2br w:val="nil"/>
            </w:tcBorders>
            <w:shd w:val="clear" w:color="auto" w:fill="FFFFFF"/>
          </w:tcPr>
          <w:p w14:paraId="56CC8F00">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458EE678">
            <w:pPr>
              <w:pStyle w:val="53"/>
              <w:outlineLvl w:val="9"/>
              <w:rPr>
                <w:color w:val="000000"/>
                <w:sz w:val="24"/>
                <w:szCs w:val="24"/>
              </w:rPr>
            </w:pPr>
            <w:bookmarkStart w:id="1384" w:name="_Toc26958"/>
            <w:bookmarkStart w:id="1385" w:name="_Toc28831"/>
            <w:bookmarkStart w:id="1386" w:name="_Toc22688"/>
            <w:bookmarkStart w:id="1387" w:name="_Toc16346"/>
            <w:r>
              <w:rPr>
                <w:rFonts w:hint="eastAsia"/>
                <w:color w:val="000000"/>
                <w:sz w:val="24"/>
                <w:szCs w:val="24"/>
              </w:rPr>
              <w:t>Rank-1</w:t>
            </w:r>
            <w:bookmarkEnd w:id="1384"/>
            <w:bookmarkEnd w:id="1385"/>
            <w:bookmarkEnd w:id="1386"/>
            <w:bookmarkEnd w:id="1387"/>
          </w:p>
        </w:tc>
        <w:tc>
          <w:tcPr>
            <w:tcW w:w="1518" w:type="dxa"/>
            <w:tcBorders>
              <w:top w:val="single" w:color="000000" w:sz="12" w:space="0"/>
              <w:left w:val="nil"/>
              <w:bottom w:val="single" w:color="000000" w:sz="4" w:space="0"/>
              <w:right w:val="nil"/>
            </w:tcBorders>
            <w:shd w:val="clear" w:color="auto" w:fill="FFFFFF"/>
          </w:tcPr>
          <w:p w14:paraId="31A72D1F">
            <w:pPr>
              <w:pStyle w:val="53"/>
              <w:outlineLvl w:val="9"/>
              <w:rPr>
                <w:color w:val="000000"/>
                <w:sz w:val="24"/>
                <w:szCs w:val="24"/>
              </w:rPr>
            </w:pPr>
            <w:bookmarkStart w:id="1388" w:name="_Toc3590"/>
            <w:bookmarkStart w:id="1389" w:name="_Toc19328"/>
            <w:bookmarkStart w:id="1390" w:name="_Toc32322"/>
            <w:bookmarkStart w:id="1391" w:name="_Toc10417"/>
            <w:r>
              <w:rPr>
                <w:rFonts w:hint="eastAsia"/>
                <w:color w:val="000000"/>
                <w:sz w:val="24"/>
                <w:szCs w:val="24"/>
              </w:rPr>
              <w:t>Rank-5</w:t>
            </w:r>
            <w:bookmarkEnd w:id="1388"/>
            <w:bookmarkEnd w:id="1389"/>
            <w:bookmarkEnd w:id="1390"/>
            <w:bookmarkEnd w:id="1391"/>
          </w:p>
        </w:tc>
        <w:tc>
          <w:tcPr>
            <w:tcW w:w="1529" w:type="dxa"/>
            <w:tcBorders>
              <w:top w:val="single" w:color="000000" w:sz="12" w:space="0"/>
              <w:left w:val="nil"/>
              <w:bottom w:val="single" w:color="000000" w:sz="4" w:space="0"/>
              <w:right w:val="nil"/>
            </w:tcBorders>
            <w:shd w:val="clear" w:color="auto" w:fill="FFFFFF"/>
          </w:tcPr>
          <w:p w14:paraId="27FC6441">
            <w:pPr>
              <w:pStyle w:val="53"/>
              <w:outlineLvl w:val="9"/>
              <w:rPr>
                <w:color w:val="000000"/>
                <w:sz w:val="24"/>
                <w:szCs w:val="24"/>
              </w:rPr>
            </w:pPr>
            <w:bookmarkStart w:id="1392" w:name="_Toc24462"/>
            <w:bookmarkStart w:id="1393" w:name="_Toc7857"/>
            <w:bookmarkStart w:id="1394" w:name="_Toc4857"/>
            <w:bookmarkStart w:id="1395" w:name="_Toc26365"/>
            <w:r>
              <w:rPr>
                <w:rFonts w:hint="eastAsia"/>
                <w:color w:val="000000"/>
                <w:sz w:val="24"/>
                <w:szCs w:val="24"/>
              </w:rPr>
              <w:t>Rank-10</w:t>
            </w:r>
            <w:bookmarkEnd w:id="1392"/>
            <w:bookmarkEnd w:id="1393"/>
            <w:bookmarkEnd w:id="1394"/>
            <w:bookmarkEnd w:id="1395"/>
          </w:p>
        </w:tc>
        <w:tc>
          <w:tcPr>
            <w:tcW w:w="1506" w:type="dxa"/>
            <w:tcBorders>
              <w:top w:val="single" w:color="000000" w:sz="12" w:space="0"/>
              <w:left w:val="nil"/>
              <w:bottom w:val="single" w:color="000000" w:sz="4" w:space="0"/>
              <w:right w:val="nil"/>
            </w:tcBorders>
            <w:shd w:val="clear" w:color="auto" w:fill="FFFFFF"/>
          </w:tcPr>
          <w:p w14:paraId="2CB37305">
            <w:pPr>
              <w:pStyle w:val="53"/>
              <w:outlineLvl w:val="9"/>
              <w:rPr>
                <w:color w:val="000000"/>
                <w:sz w:val="24"/>
                <w:szCs w:val="24"/>
              </w:rPr>
            </w:pPr>
            <w:bookmarkStart w:id="1396" w:name="_Toc24486"/>
            <w:bookmarkStart w:id="1397" w:name="_Toc7569"/>
            <w:bookmarkStart w:id="1398" w:name="_Toc5561"/>
            <w:bookmarkStart w:id="1399" w:name="_Toc12010"/>
            <w:r>
              <w:rPr>
                <w:rFonts w:hint="eastAsia"/>
                <w:color w:val="000000"/>
                <w:sz w:val="24"/>
                <w:szCs w:val="24"/>
              </w:rPr>
              <w:t>mAP</w:t>
            </w:r>
            <w:bookmarkEnd w:id="1396"/>
            <w:bookmarkEnd w:id="1397"/>
            <w:bookmarkEnd w:id="1398"/>
            <w:bookmarkEnd w:id="1399"/>
          </w:p>
        </w:tc>
      </w:tr>
      <w:tr w14:paraId="2F7322A3">
        <w:trPr>
          <w:jc w:val="center"/>
        </w:trPr>
        <w:tc>
          <w:tcPr>
            <w:tcW w:w="1778" w:type="dxa"/>
            <w:tcBorders>
              <w:top w:val="nil"/>
              <w:left w:val="nil"/>
              <w:bottom w:val="nil"/>
              <w:right w:val="nil"/>
            </w:tcBorders>
            <w:shd w:val="clear" w:color="auto" w:fill="FFFFFF"/>
          </w:tcPr>
          <w:p w14:paraId="1578A139">
            <w:pPr>
              <w:widowControl/>
              <w:spacing w:before="120"/>
              <w:jc w:val="left"/>
              <w:textAlignment w:val="center"/>
              <w:rPr>
                <w:color w:val="000000"/>
                <w:sz w:val="24"/>
                <w:szCs w:val="24"/>
                <w:lang w:bidi="ar"/>
              </w:rPr>
            </w:pPr>
            <w:r>
              <w:rPr>
                <w:rFonts w:hint="eastAsia"/>
                <w:color w:val="000000"/>
                <w:sz w:val="24"/>
                <w:szCs w:val="24"/>
                <w:lang w:bidi="ar"/>
              </w:rPr>
              <w:t>CLIP</w:t>
            </w:r>
            <w:r>
              <w:rPr>
                <w:color w:val="000000"/>
                <w:sz w:val="24"/>
                <w:szCs w:val="24"/>
                <w:lang w:bidi="ar"/>
              </w:rPr>
              <w:t xml:space="preserve"> </w:t>
            </w:r>
          </w:p>
        </w:tc>
        <w:tc>
          <w:tcPr>
            <w:tcW w:w="1518" w:type="dxa"/>
            <w:tcBorders>
              <w:top w:val="nil"/>
              <w:left w:val="nil"/>
              <w:bottom w:val="nil"/>
              <w:right w:val="nil"/>
            </w:tcBorders>
            <w:shd w:val="clear" w:color="auto" w:fill="FFFFFF"/>
          </w:tcPr>
          <w:p w14:paraId="52867E27">
            <w:pPr>
              <w:pStyle w:val="53"/>
              <w:outlineLvl w:val="9"/>
              <w:rPr>
                <w:color w:val="000000"/>
                <w:sz w:val="24"/>
                <w:szCs w:val="24"/>
              </w:rPr>
            </w:pPr>
            <w:bookmarkStart w:id="1400" w:name="_Toc28279"/>
            <w:bookmarkStart w:id="1401" w:name="_Toc22108"/>
            <w:bookmarkStart w:id="1402" w:name="_Toc22491"/>
            <w:bookmarkStart w:id="1403" w:name="_Toc17292"/>
            <w:r>
              <w:rPr>
                <w:rFonts w:hint="eastAsia"/>
                <w:color w:val="000000"/>
                <w:sz w:val="24"/>
                <w:szCs w:val="24"/>
              </w:rPr>
              <w:t>60.25</w:t>
            </w:r>
            <w:bookmarkEnd w:id="1400"/>
            <w:bookmarkEnd w:id="1401"/>
            <w:bookmarkEnd w:id="1402"/>
            <w:bookmarkEnd w:id="1403"/>
          </w:p>
        </w:tc>
        <w:tc>
          <w:tcPr>
            <w:tcW w:w="1518" w:type="dxa"/>
            <w:tcBorders>
              <w:top w:val="nil"/>
              <w:left w:val="nil"/>
              <w:bottom w:val="nil"/>
              <w:right w:val="nil"/>
            </w:tcBorders>
            <w:shd w:val="clear" w:color="auto" w:fill="FFFFFF"/>
          </w:tcPr>
          <w:p w14:paraId="36475B94">
            <w:pPr>
              <w:pStyle w:val="53"/>
              <w:outlineLvl w:val="9"/>
              <w:rPr>
                <w:color w:val="000000"/>
                <w:sz w:val="24"/>
                <w:szCs w:val="24"/>
              </w:rPr>
            </w:pPr>
            <w:bookmarkStart w:id="1404" w:name="_Toc18918"/>
            <w:bookmarkStart w:id="1405" w:name="_Toc8853"/>
            <w:bookmarkStart w:id="1406" w:name="_Toc2322"/>
            <w:bookmarkStart w:id="1407" w:name="_Toc17601"/>
            <w:r>
              <w:rPr>
                <w:rFonts w:hint="eastAsia"/>
                <w:color w:val="000000"/>
                <w:sz w:val="24"/>
                <w:szCs w:val="24"/>
              </w:rPr>
              <w:t>81.70</w:t>
            </w:r>
            <w:bookmarkEnd w:id="1404"/>
            <w:bookmarkEnd w:id="1405"/>
            <w:bookmarkEnd w:id="1406"/>
            <w:bookmarkEnd w:id="1407"/>
          </w:p>
        </w:tc>
        <w:tc>
          <w:tcPr>
            <w:tcW w:w="1529" w:type="dxa"/>
            <w:tcBorders>
              <w:top w:val="nil"/>
              <w:left w:val="nil"/>
              <w:bottom w:val="nil"/>
              <w:right w:val="nil"/>
            </w:tcBorders>
            <w:shd w:val="clear" w:color="auto" w:fill="FFFFFF"/>
          </w:tcPr>
          <w:p w14:paraId="105DAB06">
            <w:pPr>
              <w:pStyle w:val="53"/>
              <w:outlineLvl w:val="9"/>
              <w:rPr>
                <w:color w:val="000000"/>
                <w:sz w:val="24"/>
                <w:szCs w:val="24"/>
              </w:rPr>
            </w:pPr>
            <w:bookmarkStart w:id="1408" w:name="_Toc6898"/>
            <w:bookmarkStart w:id="1409" w:name="_Toc4042"/>
            <w:bookmarkStart w:id="1410" w:name="_Toc27872"/>
            <w:bookmarkStart w:id="1411" w:name="_Toc25016"/>
            <w:r>
              <w:rPr>
                <w:rFonts w:hint="eastAsia"/>
                <w:color w:val="000000"/>
                <w:sz w:val="24"/>
                <w:szCs w:val="24"/>
              </w:rPr>
              <w:t>88.70</w:t>
            </w:r>
            <w:bookmarkEnd w:id="1408"/>
            <w:bookmarkEnd w:id="1409"/>
            <w:bookmarkEnd w:id="1410"/>
            <w:bookmarkEnd w:id="1411"/>
          </w:p>
        </w:tc>
        <w:tc>
          <w:tcPr>
            <w:tcW w:w="1506" w:type="dxa"/>
            <w:tcBorders>
              <w:top w:val="nil"/>
              <w:left w:val="nil"/>
              <w:bottom w:val="nil"/>
              <w:right w:val="nil"/>
            </w:tcBorders>
            <w:shd w:val="clear" w:color="auto" w:fill="FFFFFF"/>
          </w:tcPr>
          <w:p w14:paraId="5DCF0CCE">
            <w:pPr>
              <w:pStyle w:val="53"/>
              <w:outlineLvl w:val="9"/>
              <w:rPr>
                <w:color w:val="000000"/>
                <w:sz w:val="24"/>
                <w:szCs w:val="24"/>
              </w:rPr>
            </w:pPr>
            <w:bookmarkStart w:id="1412" w:name="_Toc19967"/>
            <w:bookmarkStart w:id="1413" w:name="_Toc12618"/>
            <w:bookmarkStart w:id="1414" w:name="_Toc15543"/>
            <w:bookmarkStart w:id="1415" w:name="_Toc19652"/>
            <w:r>
              <w:rPr>
                <w:rFonts w:hint="eastAsia"/>
                <w:color w:val="000000"/>
                <w:sz w:val="24"/>
                <w:szCs w:val="24"/>
              </w:rPr>
              <w:t>46.25</w:t>
            </w:r>
            <w:bookmarkEnd w:id="1412"/>
            <w:bookmarkEnd w:id="1413"/>
            <w:bookmarkEnd w:id="1414"/>
            <w:bookmarkEnd w:id="1415"/>
          </w:p>
        </w:tc>
      </w:tr>
      <w:tr w14:paraId="57B556EB">
        <w:trPr>
          <w:jc w:val="center"/>
        </w:trPr>
        <w:tc>
          <w:tcPr>
            <w:tcW w:w="1778" w:type="dxa"/>
            <w:tcBorders>
              <w:top w:val="nil"/>
              <w:left w:val="nil"/>
              <w:bottom w:val="nil"/>
              <w:right w:val="nil"/>
            </w:tcBorders>
            <w:shd w:val="clear" w:color="auto" w:fill="FFFFFF"/>
          </w:tcPr>
          <w:p w14:paraId="5DC80E1A">
            <w:pPr>
              <w:widowControl/>
              <w:spacing w:before="120"/>
              <w:jc w:val="left"/>
              <w:textAlignment w:val="center"/>
              <w:rPr>
                <w:color w:val="000000"/>
                <w:sz w:val="24"/>
                <w:szCs w:val="24"/>
                <w:lang w:bidi="ar"/>
              </w:rPr>
            </w:pPr>
            <w:r>
              <w:rPr>
                <w:rFonts w:hint="eastAsia"/>
                <w:color w:val="000000"/>
                <w:sz w:val="24"/>
                <w:szCs w:val="24"/>
                <w:lang w:val="en-US" w:eastAsia="zh-CN" w:bidi="ar"/>
              </w:rPr>
              <w:t>ETC(No Cam)</w:t>
            </w:r>
          </w:p>
        </w:tc>
        <w:tc>
          <w:tcPr>
            <w:tcW w:w="1518" w:type="dxa"/>
            <w:tcBorders>
              <w:top w:val="nil"/>
              <w:left w:val="nil"/>
              <w:bottom w:val="nil"/>
              <w:right w:val="nil"/>
            </w:tcBorders>
            <w:shd w:val="clear" w:color="auto" w:fill="FFFFFF"/>
          </w:tcPr>
          <w:p w14:paraId="3698575A">
            <w:pPr>
              <w:pStyle w:val="53"/>
              <w:outlineLvl w:val="9"/>
              <w:rPr>
                <w:color w:val="000000"/>
                <w:sz w:val="24"/>
                <w:szCs w:val="24"/>
              </w:rPr>
            </w:pPr>
            <w:bookmarkStart w:id="1416" w:name="_Toc4255"/>
            <w:bookmarkStart w:id="1417" w:name="_Toc30358"/>
            <w:bookmarkStart w:id="1418" w:name="_Toc25763"/>
            <w:bookmarkStart w:id="1419" w:name="_Toc27738"/>
            <w:r>
              <w:rPr>
                <w:rFonts w:hint="eastAsia"/>
                <w:color w:val="000000"/>
                <w:sz w:val="24"/>
                <w:szCs w:val="24"/>
              </w:rPr>
              <w:t>60.40</w:t>
            </w:r>
            <w:bookmarkEnd w:id="1416"/>
            <w:bookmarkEnd w:id="1417"/>
            <w:bookmarkEnd w:id="1418"/>
            <w:bookmarkEnd w:id="1419"/>
          </w:p>
        </w:tc>
        <w:tc>
          <w:tcPr>
            <w:tcW w:w="1518" w:type="dxa"/>
            <w:tcBorders>
              <w:top w:val="nil"/>
              <w:left w:val="nil"/>
              <w:bottom w:val="nil"/>
              <w:right w:val="nil"/>
            </w:tcBorders>
            <w:shd w:val="clear" w:color="auto" w:fill="FFFFFF"/>
          </w:tcPr>
          <w:p w14:paraId="0221C77D">
            <w:pPr>
              <w:pStyle w:val="53"/>
              <w:outlineLvl w:val="9"/>
              <w:rPr>
                <w:color w:val="000000"/>
                <w:sz w:val="24"/>
                <w:szCs w:val="24"/>
              </w:rPr>
            </w:pPr>
            <w:bookmarkStart w:id="1420" w:name="_Toc4274"/>
            <w:bookmarkStart w:id="1421" w:name="_Toc14812"/>
            <w:bookmarkStart w:id="1422" w:name="_Toc19186"/>
            <w:bookmarkStart w:id="1423" w:name="_Toc8324"/>
            <w:r>
              <w:rPr>
                <w:rFonts w:hint="eastAsia"/>
                <w:color w:val="000000"/>
                <w:sz w:val="24"/>
                <w:szCs w:val="24"/>
              </w:rPr>
              <w:t>81.50</w:t>
            </w:r>
            <w:bookmarkEnd w:id="1420"/>
            <w:bookmarkEnd w:id="1421"/>
            <w:bookmarkEnd w:id="1422"/>
            <w:bookmarkEnd w:id="1423"/>
          </w:p>
        </w:tc>
        <w:tc>
          <w:tcPr>
            <w:tcW w:w="1529" w:type="dxa"/>
            <w:tcBorders>
              <w:top w:val="nil"/>
              <w:left w:val="nil"/>
              <w:bottom w:val="nil"/>
              <w:right w:val="nil"/>
            </w:tcBorders>
            <w:shd w:val="clear" w:color="auto" w:fill="FFFFFF"/>
          </w:tcPr>
          <w:p w14:paraId="537AD092">
            <w:pPr>
              <w:pStyle w:val="53"/>
              <w:outlineLvl w:val="9"/>
              <w:rPr>
                <w:color w:val="000000"/>
                <w:sz w:val="24"/>
                <w:szCs w:val="24"/>
              </w:rPr>
            </w:pPr>
            <w:bookmarkStart w:id="1424" w:name="_Toc6118"/>
            <w:bookmarkStart w:id="1425" w:name="_Toc32578"/>
            <w:bookmarkStart w:id="1426" w:name="_Toc26874"/>
            <w:bookmarkStart w:id="1427" w:name="_Toc26657"/>
            <w:r>
              <w:rPr>
                <w:rFonts w:hint="eastAsia"/>
                <w:color w:val="000000"/>
                <w:sz w:val="24"/>
                <w:szCs w:val="24"/>
              </w:rPr>
              <w:t>88.65</w:t>
            </w:r>
            <w:bookmarkEnd w:id="1424"/>
            <w:bookmarkEnd w:id="1425"/>
            <w:bookmarkEnd w:id="1426"/>
            <w:bookmarkEnd w:id="1427"/>
          </w:p>
        </w:tc>
        <w:tc>
          <w:tcPr>
            <w:tcW w:w="1506" w:type="dxa"/>
            <w:tcBorders>
              <w:top w:val="nil"/>
              <w:left w:val="nil"/>
              <w:bottom w:val="nil"/>
              <w:right w:val="nil"/>
            </w:tcBorders>
            <w:shd w:val="clear" w:color="auto" w:fill="FFFFFF"/>
          </w:tcPr>
          <w:p w14:paraId="547404AA">
            <w:pPr>
              <w:pStyle w:val="53"/>
              <w:outlineLvl w:val="9"/>
              <w:rPr>
                <w:color w:val="000000"/>
                <w:sz w:val="24"/>
                <w:szCs w:val="24"/>
              </w:rPr>
            </w:pPr>
            <w:bookmarkStart w:id="1428" w:name="_Toc16849"/>
            <w:bookmarkStart w:id="1429" w:name="_Toc26704"/>
            <w:bookmarkStart w:id="1430" w:name="_Toc20055"/>
            <w:bookmarkStart w:id="1431" w:name="_Toc6522"/>
            <w:r>
              <w:rPr>
                <w:rFonts w:hint="eastAsia"/>
                <w:color w:val="000000"/>
                <w:sz w:val="24"/>
                <w:szCs w:val="24"/>
              </w:rPr>
              <w:t>46.29</w:t>
            </w:r>
            <w:bookmarkEnd w:id="1428"/>
            <w:bookmarkEnd w:id="1429"/>
            <w:bookmarkEnd w:id="1430"/>
            <w:bookmarkEnd w:id="1431"/>
          </w:p>
        </w:tc>
      </w:tr>
      <w:tr w14:paraId="74B97E65">
        <w:trPr>
          <w:jc w:val="center"/>
        </w:trPr>
        <w:tc>
          <w:tcPr>
            <w:tcW w:w="1778" w:type="dxa"/>
            <w:tcBorders>
              <w:top w:val="nil"/>
              <w:left w:val="nil"/>
              <w:bottom w:val="single" w:color="000000" w:sz="12" w:space="0"/>
              <w:right w:val="nil"/>
            </w:tcBorders>
            <w:shd w:val="clear" w:color="auto" w:fill="FFFFFF"/>
          </w:tcPr>
          <w:p w14:paraId="02322D99">
            <w:pPr>
              <w:pStyle w:val="53"/>
              <w:outlineLvl w:val="9"/>
              <w:rPr>
                <w:b/>
                <w:bCs w:val="0"/>
                <w:color w:val="000000"/>
                <w:sz w:val="24"/>
                <w:szCs w:val="24"/>
              </w:rPr>
            </w:pPr>
            <w:bookmarkStart w:id="1432" w:name="_Toc5217"/>
            <w:bookmarkStart w:id="1433" w:name="_Toc15298"/>
            <w:bookmarkStart w:id="1434" w:name="_Toc10266"/>
            <w:bookmarkStart w:id="1435" w:name="_Toc3562"/>
            <w:r>
              <w:rPr>
                <w:rFonts w:hint="eastAsia"/>
                <w:color w:val="000000"/>
                <w:sz w:val="24"/>
                <w:szCs w:val="24"/>
              </w:rPr>
              <w:t>ETC</w:t>
            </w:r>
            <w:bookmarkEnd w:id="1432"/>
            <w:bookmarkEnd w:id="1433"/>
            <w:bookmarkEnd w:id="1434"/>
            <w:bookmarkEnd w:id="1435"/>
          </w:p>
        </w:tc>
        <w:tc>
          <w:tcPr>
            <w:tcW w:w="1518" w:type="dxa"/>
            <w:tcBorders>
              <w:top w:val="nil"/>
              <w:left w:val="nil"/>
              <w:bottom w:val="single" w:color="000000" w:sz="12" w:space="0"/>
              <w:right w:val="nil"/>
            </w:tcBorders>
            <w:shd w:val="clear" w:color="auto" w:fill="FFFFFF"/>
          </w:tcPr>
          <w:p w14:paraId="2EFD197E">
            <w:pPr>
              <w:pStyle w:val="53"/>
              <w:outlineLvl w:val="9"/>
              <w:rPr>
                <w:b/>
                <w:bCs w:val="0"/>
                <w:color w:val="000000"/>
                <w:sz w:val="24"/>
                <w:szCs w:val="24"/>
              </w:rPr>
            </w:pPr>
            <w:bookmarkStart w:id="1436" w:name="_Toc4367"/>
            <w:bookmarkStart w:id="1437" w:name="_Toc19916"/>
            <w:bookmarkStart w:id="1438" w:name="_Toc27817"/>
            <w:bookmarkStart w:id="1439" w:name="_Toc29377"/>
            <w:r>
              <w:rPr>
                <w:rFonts w:hint="eastAsia"/>
                <w:b/>
                <w:bCs w:val="0"/>
                <w:color w:val="000000"/>
                <w:sz w:val="24"/>
                <w:szCs w:val="24"/>
              </w:rPr>
              <w:t>61.00</w:t>
            </w:r>
            <w:bookmarkEnd w:id="1436"/>
            <w:bookmarkEnd w:id="1437"/>
            <w:bookmarkEnd w:id="1438"/>
            <w:bookmarkEnd w:id="1439"/>
          </w:p>
        </w:tc>
        <w:tc>
          <w:tcPr>
            <w:tcW w:w="1518" w:type="dxa"/>
            <w:tcBorders>
              <w:top w:val="nil"/>
              <w:left w:val="nil"/>
              <w:bottom w:val="single" w:color="000000" w:sz="12" w:space="0"/>
              <w:right w:val="nil"/>
            </w:tcBorders>
            <w:shd w:val="clear" w:color="auto" w:fill="FFFFFF"/>
          </w:tcPr>
          <w:p w14:paraId="7B8E9010">
            <w:pPr>
              <w:pStyle w:val="53"/>
              <w:outlineLvl w:val="9"/>
              <w:rPr>
                <w:b/>
                <w:bCs w:val="0"/>
                <w:color w:val="000000"/>
                <w:sz w:val="24"/>
                <w:szCs w:val="24"/>
              </w:rPr>
            </w:pPr>
            <w:bookmarkStart w:id="1440" w:name="_Toc31053"/>
            <w:bookmarkStart w:id="1441" w:name="_Toc32326"/>
            <w:bookmarkStart w:id="1442" w:name="_Toc6521"/>
            <w:bookmarkStart w:id="1443" w:name="_Toc20905"/>
            <w:r>
              <w:rPr>
                <w:rFonts w:hint="eastAsia"/>
                <w:b/>
                <w:bCs w:val="0"/>
                <w:color w:val="000000"/>
                <w:sz w:val="24"/>
                <w:szCs w:val="24"/>
              </w:rPr>
              <w:t>82.25</w:t>
            </w:r>
            <w:bookmarkEnd w:id="1440"/>
            <w:bookmarkEnd w:id="1441"/>
            <w:bookmarkEnd w:id="1442"/>
            <w:bookmarkEnd w:id="1443"/>
          </w:p>
        </w:tc>
        <w:tc>
          <w:tcPr>
            <w:tcW w:w="1529" w:type="dxa"/>
            <w:tcBorders>
              <w:top w:val="nil"/>
              <w:left w:val="nil"/>
              <w:bottom w:val="single" w:color="000000" w:sz="12" w:space="0"/>
              <w:right w:val="nil"/>
            </w:tcBorders>
            <w:shd w:val="clear" w:color="auto" w:fill="FFFFFF"/>
          </w:tcPr>
          <w:p w14:paraId="032CAFCF">
            <w:pPr>
              <w:pStyle w:val="53"/>
              <w:outlineLvl w:val="9"/>
              <w:rPr>
                <w:b/>
                <w:bCs w:val="0"/>
                <w:color w:val="000000"/>
                <w:sz w:val="24"/>
                <w:szCs w:val="24"/>
              </w:rPr>
            </w:pPr>
            <w:bookmarkStart w:id="1444" w:name="_Toc31"/>
            <w:bookmarkStart w:id="1445" w:name="_Toc14185"/>
            <w:bookmarkStart w:id="1446" w:name="_Toc22979"/>
            <w:bookmarkStart w:id="1447" w:name="_Toc16131"/>
            <w:r>
              <w:rPr>
                <w:rFonts w:hint="eastAsia"/>
                <w:b/>
                <w:bCs w:val="0"/>
                <w:color w:val="000000"/>
                <w:sz w:val="24"/>
                <w:szCs w:val="24"/>
              </w:rPr>
              <w:t>89.35</w:t>
            </w:r>
            <w:bookmarkEnd w:id="1444"/>
            <w:bookmarkEnd w:id="1445"/>
            <w:bookmarkEnd w:id="1446"/>
            <w:bookmarkEnd w:id="1447"/>
          </w:p>
        </w:tc>
        <w:tc>
          <w:tcPr>
            <w:tcW w:w="1506" w:type="dxa"/>
            <w:tcBorders>
              <w:top w:val="nil"/>
              <w:left w:val="nil"/>
              <w:bottom w:val="single" w:color="000000" w:sz="12" w:space="0"/>
              <w:right w:val="nil"/>
            </w:tcBorders>
            <w:shd w:val="clear" w:color="auto" w:fill="FFFFFF"/>
          </w:tcPr>
          <w:p w14:paraId="32627FB4">
            <w:pPr>
              <w:pStyle w:val="53"/>
              <w:outlineLvl w:val="9"/>
              <w:rPr>
                <w:b/>
                <w:bCs w:val="0"/>
                <w:color w:val="000000"/>
                <w:sz w:val="24"/>
                <w:szCs w:val="24"/>
              </w:rPr>
            </w:pPr>
            <w:bookmarkStart w:id="1448" w:name="_Toc15326"/>
            <w:bookmarkStart w:id="1449" w:name="_Toc11289"/>
            <w:bookmarkStart w:id="1450" w:name="_Toc6060"/>
            <w:bookmarkStart w:id="1451" w:name="_Toc19172"/>
            <w:r>
              <w:rPr>
                <w:rFonts w:hint="eastAsia"/>
                <w:b/>
                <w:bCs w:val="0"/>
                <w:color w:val="000000"/>
                <w:sz w:val="24"/>
                <w:szCs w:val="24"/>
              </w:rPr>
              <w:t>47.70</w:t>
            </w:r>
            <w:bookmarkEnd w:id="1448"/>
            <w:bookmarkEnd w:id="1449"/>
            <w:bookmarkEnd w:id="1450"/>
            <w:bookmarkEnd w:id="1451"/>
          </w:p>
        </w:tc>
      </w:tr>
    </w:tbl>
    <w:p w14:paraId="5E235638">
      <w:pPr>
        <w:pStyle w:val="57"/>
        <w:snapToGrid/>
        <w:ind w:firstLine="516" w:firstLineChars="200"/>
      </w:pPr>
      <w:r>
        <w:rPr>
          <w:rFonts w:hint="eastAsia"/>
        </w:rPr>
        <w:t>表3.4到表3.6为</w:t>
      </w:r>
      <w:r>
        <w:rPr>
          <w:rFonts w:hint="eastAsia"/>
          <w:color w:val="000000"/>
        </w:rPr>
        <w:t>ETC</w:t>
      </w:r>
      <w:r>
        <w:rPr>
          <w:rFonts w:hint="eastAsia"/>
        </w:rPr>
        <w:t>在各个数据集上进行的模块消融实验数据。其中CLIP代表原CLIP</w:t>
      </w:r>
      <w:r>
        <w:rPr>
          <w:rFonts w:hint="eastAsia"/>
          <w:lang w:eastAsia="zh-CN"/>
        </w:rPr>
        <w:t>；</w:t>
      </w:r>
      <w:r>
        <w:rPr>
          <w:rFonts w:hint="eastAsia"/>
          <w:color w:val="000000"/>
          <w:sz w:val="24"/>
          <w:szCs w:val="24"/>
          <w:lang w:val="en-US" w:eastAsia="zh-CN" w:bidi="ar"/>
        </w:rPr>
        <w:t>ETC（No Cam，no Causal attention mechanism）</w:t>
      </w:r>
      <w:r>
        <w:rPr>
          <w:rFonts w:hint="eastAsia"/>
        </w:rPr>
        <w:t>代表加入了文本示范样本选择模块</w:t>
      </w:r>
      <w:r>
        <w:rPr>
          <w:rFonts w:hint="eastAsia"/>
          <w:lang w:eastAsia="zh-CN"/>
        </w:rPr>
        <w:t>，</w:t>
      </w:r>
      <w:r>
        <w:rPr>
          <w:rFonts w:hint="eastAsia"/>
        </w:rPr>
        <w:t>但是没有加入因果注意力机制，而是直接使用简单特征相加的方式进行特征融合。从实验数据可以看出文本示范样本选择模块能对原模型进行一定的提升，但仍然需要因果注意力机制对两种特征进行有效的矫正融合。</w:t>
      </w:r>
    </w:p>
    <w:bookmarkEnd w:id="581"/>
    <w:p w14:paraId="4CDAC91A">
      <w:pPr>
        <w:pStyle w:val="51"/>
        <w:rPr>
          <w:sz w:val="36"/>
        </w:rPr>
      </w:pPr>
      <w:bookmarkStart w:id="1452" w:name="_Toc23419"/>
      <w:bookmarkStart w:id="1453" w:name="_Toc15322"/>
      <w:bookmarkStart w:id="1454" w:name="_Toc32210"/>
      <w:bookmarkStart w:id="1455" w:name="_Toc5438"/>
      <w:bookmarkStart w:id="1456" w:name="_Toc12080"/>
      <w:bookmarkStart w:id="1457" w:name="_Toc11795"/>
      <w:bookmarkStart w:id="1458" w:name="_Toc7077634"/>
      <w:bookmarkStart w:id="1459" w:name="_Toc12235"/>
      <w:bookmarkStart w:id="1460" w:name="_Toc11120"/>
      <w:bookmarkStart w:id="1461" w:name="_Toc2638"/>
      <w:bookmarkStart w:id="1462" w:name="_Toc2479"/>
      <w:bookmarkStart w:id="1463" w:name="_Toc1829"/>
      <w:bookmarkStart w:id="1464" w:name="_Toc19985"/>
      <w:r>
        <w:rPr>
          <w:rFonts w:hint="eastAsia"/>
        </w:rPr>
        <w:t>3.</w:t>
      </w:r>
      <w:r>
        <w:t xml:space="preserve">4 </w:t>
      </w:r>
      <w:r>
        <w:rPr>
          <w:rFonts w:hint="eastAsia"/>
        </w:rPr>
        <w:t>本章小结</w:t>
      </w:r>
      <w:bookmarkEnd w:id="1452"/>
      <w:bookmarkEnd w:id="1453"/>
      <w:bookmarkEnd w:id="1454"/>
      <w:bookmarkEnd w:id="1455"/>
      <w:bookmarkEnd w:id="1456"/>
      <w:bookmarkEnd w:id="1457"/>
      <w:bookmarkEnd w:id="1458"/>
      <w:bookmarkEnd w:id="1459"/>
      <w:bookmarkEnd w:id="1460"/>
      <w:bookmarkEnd w:id="1461"/>
      <w:bookmarkEnd w:id="1462"/>
      <w:bookmarkEnd w:id="1463"/>
      <w:bookmarkEnd w:id="1464"/>
    </w:p>
    <w:p w14:paraId="2D2E2EDB">
      <w:pPr>
        <w:pStyle w:val="57"/>
        <w:snapToGrid/>
        <w:ind w:firstLine="516" w:firstLineChars="200"/>
      </w:pPr>
      <w:r>
        <w:rPr>
          <w:rFonts w:hint="eastAsia"/>
        </w:rPr>
        <w:t>本章针对基于文本的行人重识别任务中存在的文本语义偏差问题，</w:t>
      </w:r>
      <w:r>
        <w:rPr>
          <w:rFonts w:hint="eastAsia"/>
          <w:highlight w:val="yellow"/>
          <w:rPrChange w:id="8" w:author="Trisha" w:date="2025-09-30T11:39:41Z">
            <w:rPr>
              <w:rFonts w:hint="eastAsia"/>
            </w:rPr>
          </w:rPrChange>
        </w:rPr>
        <w:t>提出了一种基于因果推断与示范样本选择的去混淆方法</w:t>
      </w:r>
      <w:r>
        <w:rPr>
          <w:rFonts w:hint="eastAsia"/>
        </w:rPr>
        <w:t>。通过构建动态检索策略，从</w:t>
      </w:r>
      <w:r>
        <w:rPr>
          <w:rFonts w:hint="eastAsia"/>
          <w:highlight w:val="yellow"/>
          <w:rPrChange w:id="9" w:author="Trisha" w:date="2025-09-30T11:40:18Z">
            <w:rPr>
              <w:rFonts w:hint="eastAsia"/>
            </w:rPr>
          </w:rPrChange>
        </w:rPr>
        <w:t>文本相似性</w:t>
      </w:r>
      <w:r>
        <w:rPr>
          <w:rFonts w:hint="eastAsia"/>
        </w:rPr>
        <w:t>和</w:t>
      </w:r>
      <w:r>
        <w:rPr>
          <w:rFonts w:hint="eastAsia"/>
          <w:highlight w:val="yellow"/>
          <w:rPrChange w:id="10" w:author="Trisha" w:date="2025-09-30T11:40:21Z">
            <w:rPr>
              <w:rFonts w:hint="eastAsia"/>
            </w:rPr>
          </w:rPrChange>
        </w:rPr>
        <w:t>视觉相似性</w:t>
      </w:r>
      <w:r>
        <w:rPr>
          <w:rFonts w:hint="eastAsia"/>
        </w:rPr>
        <w:t>两个维度筛选示范样本，并结合</w:t>
      </w:r>
      <w:r>
        <w:rPr>
          <w:rFonts w:hint="eastAsia"/>
          <w:highlight w:val="yellow"/>
          <w:rPrChange w:id="11" w:author="Trisha" w:date="2025-09-30T11:40:28Z">
            <w:rPr>
              <w:rFonts w:hint="eastAsia"/>
            </w:rPr>
          </w:rPrChange>
        </w:rPr>
        <w:t>因果注意力掩码机制</w:t>
      </w:r>
      <w:r>
        <w:rPr>
          <w:rFonts w:hint="eastAsia"/>
        </w:rPr>
        <w:t>阻断混淆变量对预测结果的干扰。在训练过程中，设计渐进式样本更新策略与反比例加权机制，有效平衡高频与低频属性的学习权重。实验结果表明，所提出的方法在CUHK-PEDES、ICFG-PEDES和RSTPReid数据集上均取得显著性能提升，其中CUHK-PEDES的Rank-1准确率达到75.13%，较现有最优方法提升1.75%，验证了文本去混淆策略的有效性。此外，通过对比不同基线模型的实验结果，进一步证明了因果干预与示范样本机制在跨模态对齐中的关键作用。未来工作可探索更精细的语义偏差建模方法，并结合多模态增强技术进一步提升模型的泛化能力。</w:t>
      </w:r>
    </w:p>
    <w:p w14:paraId="698D3A01">
      <w:pPr>
        <w:pStyle w:val="57"/>
        <w:snapToGrid/>
        <w:ind w:firstLine="516" w:firstLineChars="200"/>
      </w:pPr>
    </w:p>
    <w:p w14:paraId="35F4CEEF">
      <w:pPr>
        <w:pStyle w:val="57"/>
        <w:snapToGrid/>
        <w:ind w:firstLine="516" w:firstLineChars="200"/>
      </w:pPr>
    </w:p>
    <w:p w14:paraId="2EB7DE8B">
      <w:pPr>
        <w:pStyle w:val="57"/>
        <w:snapToGrid/>
        <w:spacing w:line="240" w:lineRule="auto"/>
        <w:ind w:firstLine="516" w:firstLineChars="200"/>
      </w:pPr>
    </w:p>
    <w:p w14:paraId="23A2ADD2">
      <w:pPr>
        <w:pStyle w:val="57"/>
        <w:snapToGrid/>
        <w:spacing w:line="240" w:lineRule="auto"/>
        <w:ind w:firstLine="516" w:firstLineChars="200"/>
      </w:pPr>
    </w:p>
    <w:p w14:paraId="2DFB7321">
      <w:pPr>
        <w:pStyle w:val="57"/>
        <w:snapToGrid/>
        <w:spacing w:line="240" w:lineRule="auto"/>
        <w:ind w:firstLine="516" w:firstLineChars="200"/>
      </w:pPr>
    </w:p>
    <w:p w14:paraId="6524FF8D">
      <w:pPr>
        <w:pStyle w:val="57"/>
        <w:snapToGrid/>
        <w:spacing w:line="240" w:lineRule="auto"/>
        <w:ind w:firstLine="516" w:firstLineChars="200"/>
      </w:pPr>
    </w:p>
    <w:p w14:paraId="1D51810E">
      <w:pPr>
        <w:pStyle w:val="57"/>
        <w:snapToGrid/>
        <w:spacing w:line="240" w:lineRule="auto"/>
        <w:ind w:firstLine="516" w:firstLineChars="200"/>
      </w:pPr>
    </w:p>
    <w:p w14:paraId="06C78E99">
      <w:pPr>
        <w:pStyle w:val="57"/>
        <w:snapToGrid/>
        <w:spacing w:line="240" w:lineRule="auto"/>
        <w:ind w:firstLine="516" w:firstLineChars="200"/>
      </w:pPr>
    </w:p>
    <w:p w14:paraId="2D3A4E71">
      <w:pPr>
        <w:pStyle w:val="57"/>
        <w:snapToGrid/>
        <w:spacing w:line="240" w:lineRule="auto"/>
        <w:ind w:firstLine="516" w:firstLineChars="200"/>
      </w:pPr>
    </w:p>
    <w:p w14:paraId="5393A7AD">
      <w:pPr>
        <w:pStyle w:val="57"/>
        <w:snapToGrid/>
        <w:spacing w:line="240" w:lineRule="auto"/>
        <w:ind w:firstLine="516" w:firstLineChars="200"/>
      </w:pPr>
    </w:p>
    <w:p w14:paraId="6C3E8848">
      <w:pPr>
        <w:pStyle w:val="57"/>
        <w:snapToGrid/>
        <w:spacing w:line="240" w:lineRule="auto"/>
        <w:ind w:firstLine="516" w:firstLineChars="200"/>
      </w:pPr>
    </w:p>
    <w:p w14:paraId="343D390F">
      <w:pPr>
        <w:pStyle w:val="57"/>
        <w:snapToGrid/>
        <w:spacing w:line="240" w:lineRule="auto"/>
        <w:ind w:firstLine="516" w:firstLineChars="200"/>
      </w:pPr>
    </w:p>
    <w:p w14:paraId="1174DF88">
      <w:pPr>
        <w:pStyle w:val="57"/>
        <w:snapToGrid/>
        <w:spacing w:line="240" w:lineRule="auto"/>
        <w:ind w:firstLine="516" w:firstLineChars="200"/>
      </w:pPr>
    </w:p>
    <w:p w14:paraId="115BACD3">
      <w:pPr>
        <w:pStyle w:val="57"/>
        <w:snapToGrid/>
        <w:spacing w:line="240" w:lineRule="auto"/>
        <w:ind w:firstLine="516" w:firstLineChars="200"/>
      </w:pPr>
    </w:p>
    <w:p w14:paraId="692BDC6E">
      <w:pPr>
        <w:pStyle w:val="57"/>
        <w:snapToGrid/>
        <w:spacing w:line="240" w:lineRule="auto"/>
        <w:ind w:firstLine="516" w:firstLineChars="200"/>
      </w:pPr>
    </w:p>
    <w:p w14:paraId="1E5BDE28">
      <w:pPr>
        <w:pStyle w:val="57"/>
        <w:snapToGrid/>
        <w:spacing w:line="240" w:lineRule="auto"/>
        <w:ind w:firstLine="516" w:firstLineChars="200"/>
      </w:pPr>
    </w:p>
    <w:p w14:paraId="14379DB0">
      <w:pPr>
        <w:pStyle w:val="57"/>
        <w:snapToGrid/>
        <w:spacing w:line="240" w:lineRule="auto"/>
        <w:ind w:firstLine="516" w:firstLineChars="200"/>
      </w:pPr>
    </w:p>
    <w:p w14:paraId="22ACAD9B">
      <w:pPr>
        <w:pStyle w:val="57"/>
        <w:snapToGrid/>
        <w:spacing w:line="240" w:lineRule="auto"/>
        <w:ind w:firstLine="516" w:firstLineChars="200"/>
      </w:pPr>
    </w:p>
    <w:p w14:paraId="1F39BE17">
      <w:pPr>
        <w:pStyle w:val="57"/>
        <w:snapToGrid/>
        <w:spacing w:line="240" w:lineRule="auto"/>
        <w:ind w:firstLine="516" w:firstLineChars="200"/>
      </w:pPr>
    </w:p>
    <w:p w14:paraId="4B4ED25B">
      <w:pPr>
        <w:pStyle w:val="57"/>
        <w:snapToGrid/>
        <w:spacing w:line="240" w:lineRule="auto"/>
        <w:ind w:firstLine="516" w:firstLineChars="200"/>
      </w:pPr>
    </w:p>
    <w:p w14:paraId="4F00DB92">
      <w:pPr>
        <w:pStyle w:val="57"/>
        <w:snapToGrid/>
        <w:spacing w:line="240" w:lineRule="auto"/>
        <w:ind w:firstLine="516" w:firstLineChars="200"/>
      </w:pPr>
    </w:p>
    <w:p w14:paraId="59EF9A4A">
      <w:pPr>
        <w:pStyle w:val="57"/>
        <w:snapToGrid/>
        <w:spacing w:line="240" w:lineRule="auto"/>
        <w:ind w:firstLine="516" w:firstLineChars="200"/>
      </w:pPr>
    </w:p>
    <w:p w14:paraId="7354C709">
      <w:pPr>
        <w:pStyle w:val="57"/>
        <w:snapToGrid/>
        <w:spacing w:line="240" w:lineRule="auto"/>
        <w:ind w:firstLine="516" w:firstLineChars="200"/>
      </w:pPr>
    </w:p>
    <w:p w14:paraId="11291B8C">
      <w:pPr>
        <w:pStyle w:val="57"/>
        <w:snapToGrid/>
        <w:spacing w:line="240" w:lineRule="auto"/>
        <w:ind w:firstLine="516" w:firstLineChars="200"/>
      </w:pPr>
    </w:p>
    <w:p w14:paraId="7B96B119">
      <w:pPr>
        <w:pStyle w:val="57"/>
        <w:snapToGrid/>
        <w:spacing w:line="240" w:lineRule="auto"/>
        <w:ind w:firstLine="516" w:firstLineChars="200"/>
        <w:rPr>
          <w:color w:val="000000" w:themeColor="text1"/>
          <w14:textFill>
            <w14:solidFill>
              <w14:schemeClr w14:val="tx1"/>
            </w14:solidFill>
          </w14:textFill>
        </w:rPr>
      </w:pPr>
    </w:p>
    <w:p w14:paraId="4531EDF9">
      <w:pPr>
        <w:pStyle w:val="2"/>
        <w:spacing w:before="409" w:after="409"/>
        <w:jc w:val="center"/>
        <w:rPr>
          <w:color w:val="000000" w:themeColor="text1"/>
          <w14:textFill>
            <w14:solidFill>
              <w14:schemeClr w14:val="tx1"/>
            </w14:solidFill>
          </w14:textFill>
        </w:rPr>
      </w:pPr>
      <w:ins w:id="12" w:author="Trisha" w:date="2025-09-30T11:38:05Z">
        <w:bookmarkStart w:id="1465" w:name="_Toc14198"/>
        <w:bookmarkStart w:id="1466" w:name="_Toc12851"/>
        <w:bookmarkStart w:id="1467" w:name="_Toc10428"/>
        <w:bookmarkStart w:id="1468" w:name="_Toc23042"/>
        <w:bookmarkStart w:id="1469" w:name="_Toc14930"/>
        <w:bookmarkStart w:id="1470" w:name="_Toc11602"/>
        <w:bookmarkStart w:id="1471" w:name="_Toc19387"/>
        <w:bookmarkStart w:id="1472" w:name="_Toc25962"/>
        <w:bookmarkStart w:id="1473" w:name="_Toc28793"/>
        <w:bookmarkStart w:id="1474" w:name="_Toc28758"/>
        <w:bookmarkStart w:id="1475" w:name="_Toc22222"/>
        <w:bookmarkStart w:id="1476" w:name="_Toc26039"/>
        <w:r>
          <w:rPr>
            <w:rFonts w:hint="eastAsia"/>
            <w:color w:val="000000" w:themeColor="text1"/>
            <w:lang w:val="en-US" w:eastAsia="zh-CN"/>
            <w14:textFill>
              <w14:solidFill>
                <w14:schemeClr w14:val="tx1"/>
              </w14:solidFill>
            </w14:textFill>
          </w:rPr>
          <w:t>创新点</w:t>
        </w:r>
      </w:ins>
      <w:ins w:id="13" w:author="Trisha" w:date="2025-09-30T11:38:06Z">
        <w:r>
          <w:rPr>
            <w:rFonts w:hint="eastAsia"/>
            <w:color w:val="000000" w:themeColor="text1"/>
            <w:lang w:val="en-US" w:eastAsia="zh-CN"/>
            <w14:textFill>
              <w14:solidFill>
                <w14:schemeClr w14:val="tx1"/>
              </w14:solidFill>
            </w14:textFill>
          </w:rPr>
          <w:t>0</w:t>
        </w:r>
      </w:ins>
      <w:ins w:id="14" w:author="Trisha" w:date="2025-09-30T11:38:32Z">
        <w:r>
          <w:rPr>
            <w:rFonts w:hint="eastAsia"/>
            <w:color w:val="000000" w:themeColor="text1"/>
            <w:lang w:val="en-US" w:eastAsia="zh-CN"/>
            <w14:textFill>
              <w14:solidFill>
                <w14:schemeClr w14:val="tx1"/>
              </w14:solidFill>
            </w14:textFill>
          </w:rPr>
          <w:t>2</w:t>
        </w:r>
      </w:ins>
      <w:ins w:id="15" w:author="Trisha" w:date="2025-09-30T11:38:09Z">
        <w:r>
          <w:rPr>
            <w:rFonts w:hint="eastAsia"/>
            <w:color w:val="000000" w:themeColor="text1"/>
            <w:lang w:val="en-US" w:eastAsia="zh-CN"/>
            <w14:textFill>
              <w14:solidFill>
                <w14:schemeClr w14:val="tx1"/>
              </w14:solidFill>
            </w14:textFill>
          </w:rPr>
          <w:t>：</w:t>
        </w:r>
      </w:ins>
      <w:r>
        <w:rPr>
          <w:rFonts w:hint="eastAsia"/>
          <w:color w:val="000000" w:themeColor="text1"/>
          <w14:textFill>
            <w14:solidFill>
              <w14:schemeClr w14:val="tx1"/>
            </w14:solidFill>
          </w14:textFill>
        </w:rPr>
        <w:t>基于双流ViT可扩展的行人重识别方法</w:t>
      </w:r>
      <w:bookmarkEnd w:id="1465"/>
      <w:bookmarkEnd w:id="1466"/>
      <w:bookmarkEnd w:id="1467"/>
      <w:bookmarkEnd w:id="1468"/>
      <w:bookmarkEnd w:id="1469"/>
      <w:bookmarkEnd w:id="1470"/>
      <w:bookmarkEnd w:id="1471"/>
      <w:bookmarkEnd w:id="1472"/>
      <w:bookmarkEnd w:id="1473"/>
      <w:bookmarkEnd w:id="1474"/>
      <w:bookmarkEnd w:id="1475"/>
      <w:bookmarkEnd w:id="1476"/>
    </w:p>
    <w:p w14:paraId="27833331">
      <w:pPr>
        <w:pStyle w:val="57"/>
        <w:snapToGrid/>
        <w:ind w:firstLine="516" w:firstLineChars="200"/>
      </w:pPr>
      <w:r>
        <w:rPr>
          <w:rFonts w:hint="eastAsia"/>
        </w:rPr>
        <w:t>本章将介绍</w:t>
      </w:r>
      <w:r>
        <w:rPr>
          <w:rFonts w:hint="eastAsia" w:ascii="宋体" w:hAnsi="宋体" w:cs="宋体"/>
          <w:bCs w:val="0"/>
          <w:kern w:val="0"/>
          <w:szCs w:val="24"/>
          <w:lang w:eastAsia="zh"/>
        </w:rPr>
        <w:t>基于</w:t>
      </w:r>
      <w:r>
        <w:rPr>
          <w:rFonts w:hint="eastAsia" w:ascii="宋体" w:hAnsi="宋体" w:cs="宋体"/>
          <w:bCs w:val="0"/>
          <w:kern w:val="0"/>
          <w:szCs w:val="24"/>
        </w:rPr>
        <w:t>双流</w:t>
      </w:r>
      <w:r>
        <w:rPr>
          <w:rFonts w:hint="default" w:ascii="Times New Roman" w:hAnsi="Times New Roman" w:cs="Times New Roman"/>
          <w:bCs w:val="0"/>
          <w:kern w:val="0"/>
          <w:szCs w:val="24"/>
        </w:rPr>
        <w:t>ViT</w:t>
      </w:r>
      <w:r>
        <w:rPr>
          <w:rFonts w:hint="eastAsia" w:ascii="宋体" w:hAnsi="宋体" w:cs="宋体"/>
          <w:bCs w:val="0"/>
          <w:kern w:val="0"/>
          <w:szCs w:val="24"/>
        </w:rPr>
        <w:t>可扩展</w:t>
      </w:r>
      <w:r>
        <w:rPr>
          <w:rFonts w:hint="eastAsia" w:ascii="宋体" w:hAnsi="宋体" w:cs="宋体"/>
          <w:bCs w:val="0"/>
          <w:kern w:val="0"/>
          <w:szCs w:val="24"/>
          <w:lang w:eastAsia="zh"/>
        </w:rPr>
        <w:t>的行人重识别方法</w:t>
      </w:r>
      <w:r>
        <w:rPr>
          <w:rFonts w:hint="eastAsia"/>
        </w:rPr>
        <w:t>的实现，详细描述基于双流ViT可扩展的行人重识别模型的构建和评估方法，并设计消融实验验证了基于双流ViT可扩展的行人重识别模型构建和评估解选取方法的有效性，最后验证算法的总体性能，并给出实验结果。</w:t>
      </w:r>
    </w:p>
    <w:p w14:paraId="07421244">
      <w:pPr>
        <w:pStyle w:val="51"/>
        <w:rPr>
          <w:rFonts w:ascii="Segoe UI" w:hAnsi="Segoe UI" w:eastAsia="Segoe UI" w:cs="Segoe UI"/>
          <w:color w:val="1C1F23"/>
          <w:sz w:val="27"/>
          <w:szCs w:val="27"/>
          <w:shd w:val="clear" w:color="auto" w:fill="FFFFFF"/>
        </w:rPr>
      </w:pPr>
      <w:bookmarkStart w:id="1477" w:name="_Toc8675"/>
      <w:bookmarkStart w:id="1478" w:name="_Toc22403"/>
      <w:bookmarkStart w:id="1479" w:name="_Toc28946"/>
      <w:bookmarkStart w:id="1480" w:name="_Toc16767"/>
      <w:bookmarkStart w:id="1481" w:name="_Toc8512"/>
      <w:bookmarkStart w:id="1482" w:name="_Toc1639"/>
      <w:bookmarkStart w:id="1483" w:name="_Toc5117"/>
      <w:bookmarkStart w:id="1484" w:name="_Toc617"/>
      <w:bookmarkStart w:id="1485" w:name="_Toc7077636"/>
      <w:bookmarkStart w:id="1486" w:name="_Toc29224"/>
      <w:bookmarkStart w:id="1487" w:name="_Toc13791"/>
      <w:bookmarkStart w:id="1488" w:name="_Toc11265"/>
      <w:bookmarkStart w:id="1489" w:name="_Toc22241"/>
      <w:r>
        <w:rPr>
          <w:rFonts w:hint="eastAsia"/>
        </w:rPr>
        <w:t>4.1</w:t>
      </w:r>
      <w:r>
        <w:t xml:space="preserve"> </w:t>
      </w:r>
      <w:r>
        <w:rPr>
          <w:rFonts w:hint="eastAsia"/>
        </w:rPr>
        <w:t>引言</w:t>
      </w:r>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Start w:id="1490" w:name="_Toc7077638"/>
    </w:p>
    <w:p w14:paraId="3046D4BD">
      <w:pPr>
        <w:ind w:firstLine="516" w:firstLineChars="200"/>
      </w:pPr>
      <w:r>
        <w:t>基于CLIP（Contrastive Language–Image Pretraining）的</w:t>
      </w:r>
      <w:r>
        <w:rPr>
          <w:highlight w:val="yellow"/>
          <w:rPrChange w:id="16" w:author="Trisha" w:date="2025-09-30T11:40:51Z">
            <w:rPr/>
          </w:rPrChange>
        </w:rPr>
        <w:t>视觉-语言预训练模型</w:t>
      </w:r>
      <w:r>
        <w:t>，凭借其在大规模跨模态数据上学习到的通用表征能力，为行人重识别（ReID）任务提供了新的范式。CLIP中的视觉编码器ViT通过全局自注意力机制，能够建模行人图像的细粒度语义（如服饰纹理、姿态特征），并与文本描述在联合嵌入空间中对齐，显著提升了文本引导检索的潜力。现有工作（如IRRA、TBPS-CLIP）已验证，直接利用CLIP</w:t>
      </w:r>
      <w:r>
        <w:rPr>
          <w:rFonts w:hint="eastAsia"/>
        </w:rPr>
        <w:t>的</w:t>
      </w:r>
      <w:r>
        <w:t>ViT</w:t>
      </w:r>
      <w:r>
        <w:rPr>
          <w:rFonts w:hint="eastAsia"/>
        </w:rPr>
        <w:t>结构的视觉编码器</w:t>
      </w:r>
      <w:r>
        <w:t>提取特征可在零样本场景下实现Rank-1超过75%的性能，证明了其跨模态泛化优势。</w:t>
      </w:r>
    </w:p>
    <w:p w14:paraId="2D606361">
      <w:pPr>
        <w:ind w:firstLine="516" w:firstLineChars="200"/>
      </w:pPr>
      <w:r>
        <w:t>然而，单流ViT架构在复杂ReID场景中面临本质性局限：</w:t>
      </w:r>
    </w:p>
    <w:p w14:paraId="589B6AA4">
      <w:pPr>
        <w:pStyle w:val="57"/>
        <w:snapToGrid/>
        <w:spacing w:line="240" w:lineRule="auto"/>
        <w:jc w:val="center"/>
      </w:pPr>
      <w:r>
        <w:rPr>
          <w:rFonts w:hint="eastAsia"/>
        </w:rPr>
        <w:drawing>
          <wp:inline distT="0" distB="0" distL="114300" distR="114300">
            <wp:extent cx="5751830" cy="3451225"/>
            <wp:effectExtent l="0" t="0" r="1270" b="6350"/>
            <wp:docPr id="15" name="图片 15" descr="CUHK-PEDESj_percent_train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HK-PEDESj_percent_train_00"/>
                    <pic:cNvPicPr>
                      <a:picLocks noChangeAspect="1"/>
                    </pic:cNvPicPr>
                  </pic:nvPicPr>
                  <pic:blipFill>
                    <a:blip r:embed="rId201"/>
                    <a:stretch>
                      <a:fillRect/>
                    </a:stretch>
                  </pic:blipFill>
                  <pic:spPr>
                    <a:xfrm>
                      <a:off x="0" y="0"/>
                      <a:ext cx="5751830" cy="3451225"/>
                    </a:xfrm>
                    <a:prstGeom prst="rect">
                      <a:avLst/>
                    </a:prstGeom>
                  </pic:spPr>
                </pic:pic>
              </a:graphicData>
            </a:graphic>
          </wp:inline>
        </w:drawing>
      </w:r>
    </w:p>
    <w:p w14:paraId="685C6D17">
      <w:pPr>
        <w:pStyle w:val="8"/>
        <w:spacing w:line="240" w:lineRule="auto"/>
      </w:pPr>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w:t>
      </w:r>
      <w:r>
        <w:fldChar w:fldCharType="end"/>
      </w:r>
      <w:bookmarkStart w:id="1491" w:name="_Toc16013"/>
      <w:bookmarkStart w:id="1492" w:name="_Toc13448"/>
      <w:bookmarkStart w:id="1493" w:name="_Toc29801"/>
      <w:bookmarkStart w:id="1494" w:name="_Toc11937"/>
      <w:bookmarkStart w:id="1495" w:name="_Toc15371"/>
      <w:bookmarkStart w:id="1496" w:name="_Toc26803"/>
      <w:bookmarkStart w:id="1497" w:name="_Toc20179"/>
      <w:bookmarkStart w:id="1498" w:name="_Toc4204"/>
      <w:bookmarkStart w:id="1499" w:name="_Toc23729"/>
      <w:bookmarkStart w:id="1500" w:name="_Toc17819"/>
      <w:bookmarkStart w:id="1501" w:name="_Toc31234"/>
      <w:bookmarkStart w:id="1502" w:name="_Toc5831"/>
      <w:bookmarkStart w:id="1503" w:name="_Toc28892"/>
      <w:bookmarkStart w:id="1504" w:name="_Toc14644"/>
      <w:bookmarkStart w:id="1505" w:name="_Toc22400"/>
      <w:bookmarkStart w:id="1506" w:name="_Toc8131"/>
      <w:bookmarkStart w:id="1507" w:name="_Toc12490"/>
      <w:bookmarkStart w:id="1508" w:name="_Toc26335"/>
      <w:bookmarkStart w:id="1509" w:name="_Toc24185"/>
      <w:bookmarkStart w:id="1510" w:name="_Toc12952"/>
      <w:bookmarkStart w:id="1511" w:name="_Toc20602"/>
      <w:bookmarkStart w:id="1512" w:name="_Toc11228"/>
      <w:r>
        <w:rPr>
          <w:rFonts w:hint="eastAsia"/>
        </w:rPr>
        <w:t xml:space="preserve"> </w:t>
      </w:r>
      <w:r>
        <w:rPr>
          <w:rFonts w:ascii="Times New Roman" w:hAnsi="Times New Roman" w:cs="Times New Roman"/>
        </w:rPr>
        <w:t>CUHK-PEDES</w:t>
      </w:r>
      <w:r>
        <w:rPr>
          <w:rFonts w:hint="eastAsia"/>
        </w:rPr>
        <w:t>数据集中形容词的文本词汇统计</w:t>
      </w:r>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p>
    <w:p w14:paraId="58A6DDDE">
      <w:pPr>
        <w:ind w:firstLine="516" w:firstLineChars="200"/>
      </w:pPr>
      <w:r>
        <w:rPr>
          <w:b/>
          <w:bCs/>
        </w:rPr>
        <w:t>模态依赖偏差</w:t>
      </w:r>
      <w:r>
        <w:t>：CLIP的预训练目标高度依赖文本监督对齐，如图</w:t>
      </w:r>
      <w:r>
        <w:rPr>
          <w:rFonts w:hint="eastAsia"/>
        </w:rPr>
        <w:t>4.1</w:t>
      </w:r>
      <w:r>
        <w:t>文本词汇分布柱状图所示，CUHK-PEDES数据集的文本监督存在显著的长尾偏置问题。颜色类词汇中</w:t>
      </w:r>
      <w:r>
        <w:rPr>
          <w:rFonts w:hint="eastAsia"/>
        </w:rPr>
        <w:t>“</w:t>
      </w:r>
      <w:r>
        <w:t>black</w:t>
      </w:r>
      <w:r>
        <w:rPr>
          <w:rFonts w:hint="eastAsia"/>
        </w:rPr>
        <w:t>”</w:t>
      </w:r>
      <w:r>
        <w:t>以25%的绝对占比形成超级峰值，</w:t>
      </w:r>
      <w:r>
        <w:rPr>
          <w:rFonts w:hint="eastAsia"/>
        </w:rPr>
        <w:t>“</w:t>
      </w:r>
      <w:r>
        <w:t>white</w:t>
      </w:r>
      <w:r>
        <w:rPr>
          <w:rFonts w:hint="eastAsia"/>
        </w:rPr>
        <w:t>”</w:t>
      </w:r>
      <w:r>
        <w:t>（13%）与</w:t>
      </w:r>
      <w:r>
        <w:rPr>
          <w:rFonts w:hint="eastAsia"/>
        </w:rPr>
        <w:t>“</w:t>
      </w:r>
      <w:r>
        <w:t>blue</w:t>
      </w:r>
      <w:r>
        <w:rPr>
          <w:rFonts w:hint="eastAsia"/>
        </w:rPr>
        <w:t>”</w:t>
      </w:r>
      <w:r>
        <w:t>（6%）次之，三者累计占比达44%；而涉及服装材质、品牌标识等细粒度特征的词汇（如</w:t>
      </w:r>
      <w:r>
        <w:rPr>
          <w:rFonts w:hint="eastAsia"/>
        </w:rPr>
        <w:t>“</w:t>
      </w:r>
      <w:r>
        <w:t>t-shirt</w:t>
      </w:r>
      <w:r>
        <w:rPr>
          <w:rFonts w:hint="eastAsia"/>
        </w:rPr>
        <w:t>”</w:t>
      </w:r>
      <w:r>
        <w:t>0.8%、</w:t>
      </w:r>
      <w:r>
        <w:rPr>
          <w:rFonts w:hint="eastAsia"/>
        </w:rPr>
        <w:t>“</w:t>
      </w:r>
      <w:r>
        <w:t>short-sleeved</w:t>
      </w:r>
      <w:r>
        <w:rPr>
          <w:rFonts w:hint="eastAsia"/>
        </w:rPr>
        <w:t>”</w:t>
      </w:r>
      <w:r>
        <w:t>0.7%）已湮没在长尾区域（占比均&lt;1%）。这种跨模态训练信号的极端失衡导致CLIP</w:t>
      </w:r>
      <w:r>
        <w:rPr>
          <w:rFonts w:hint="eastAsia"/>
          <w:lang w:val="en-US" w:eastAsia="zh-CN"/>
        </w:rPr>
        <w:t>-</w:t>
      </w:r>
      <w:r>
        <w:t>ViT模型产生双模态认知割裂</w:t>
      </w:r>
      <w:r>
        <w:rPr>
          <w:rFonts w:hint="eastAsia"/>
        </w:rPr>
        <w:t>：1）</w:t>
      </w:r>
      <w:r>
        <w:t>文本高频词支配的伪关联</w:t>
      </w:r>
      <w:r>
        <w:rPr>
          <w:rFonts w:hint="eastAsia"/>
        </w:rPr>
        <w:t>：</w:t>
      </w:r>
      <w:r>
        <w:t>模型通过对比学习将视觉特征高度绑定颜色语义</w:t>
      </w:r>
      <w:r>
        <w:rPr>
          <w:rFonts w:hint="eastAsia"/>
        </w:rPr>
        <w:t>；2)</w:t>
      </w:r>
      <w:r>
        <w:t>视觉细粒度线索衰减：在跨摄像头测试中，同款不同色服饰（如黑色→紫色衬衫）检索正确率（52%）、同色不同款服饰（如黑色衬衫→黑色卫衣）准确率（67%）的差异表明，模型对颜色特征依赖度超过真实判别线索（款式轮廓、纹理）。</w:t>
      </w:r>
    </w:p>
    <w:p w14:paraId="3CC4942E">
      <w:pPr>
        <w:pStyle w:val="57"/>
        <w:snapToGrid/>
        <w:ind w:firstLine="516" w:firstLineChars="200"/>
      </w:pPr>
      <w:r>
        <w:rPr>
          <w:b/>
          <w:bCs w:val="0"/>
        </w:rPr>
        <w:t>特征耦合干扰</w:t>
      </w:r>
      <w:r>
        <w:t>：如图</w:t>
      </w:r>
      <w:r>
        <w:rPr>
          <w:rFonts w:hint="eastAsia"/>
        </w:rPr>
        <w:t>4.2</w:t>
      </w:r>
      <w:r>
        <w:t>所示热力学统计结果显示，RSTPReid数据集中行人空间分布呈现显著中心聚集特性（中心区域出现频次达100次/像素，边缘区域仅10-20次/像素）。这种空间分布偏置导致两个层面的特征耦合：</w:t>
      </w:r>
      <w:r>
        <w:rPr>
          <w:rFonts w:hint="eastAsia"/>
          <w:lang w:eastAsia="zh-CN"/>
        </w:rPr>
        <w:t>（</w:t>
      </w:r>
      <w:r>
        <w:t>1）空间耦合：行人主体与背景噪声（如路灯、广告牌）、遮挡物（雨伞、交通工具）在图像中心区域形成空间共现，如图中深红色区域（坐标x∈[40,60], y∈[30,50]）同时包含90%行人主体与76%干扰物；</w:t>
      </w:r>
      <w:r>
        <w:rPr>
          <w:rFonts w:hint="eastAsia"/>
          <w:lang w:eastAsia="zh-CN"/>
        </w:rPr>
        <w:t>（</w:t>
      </w:r>
      <w:r>
        <w:t>2）语义耦合：自注意力机制在计算相似度时，由于中心区域特征激活强度达到外围区域的5-8倍（热力值100 vs 10-20），使得背景纹理等非身份特征通过高频注意力权重与身份语义形成强关联。这种双重耦合机制导致模型在跨摄像头场景中，当行人偏离中心位置（出现频次&lt;30次/像素）时检索精度下降达12.7%（对比中心位置样本），严重制约实际部署的鲁棒性；</w:t>
      </w:r>
    </w:p>
    <w:p w14:paraId="03C8F86D">
      <w:pPr>
        <w:pStyle w:val="57"/>
        <w:snapToGrid/>
        <w:spacing w:line="240" w:lineRule="auto"/>
      </w:pPr>
      <w:r>
        <w:rPr>
          <w:rFonts w:hint="eastAsia"/>
        </w:rPr>
        <w:drawing>
          <wp:inline distT="0" distB="0" distL="114300" distR="114300">
            <wp:extent cx="5735320" cy="1815465"/>
            <wp:effectExtent l="0" t="0" r="8255" b="3810"/>
            <wp:docPr id="14" name="图片 14" descr="RSTP热力图（无原图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RSTP热力图（无原图背景）"/>
                    <pic:cNvPicPr>
                      <a:picLocks noChangeAspect="1"/>
                    </pic:cNvPicPr>
                  </pic:nvPicPr>
                  <pic:blipFill>
                    <a:blip r:embed="rId202"/>
                    <a:stretch>
                      <a:fillRect/>
                    </a:stretch>
                  </pic:blipFill>
                  <pic:spPr>
                    <a:xfrm>
                      <a:off x="0" y="0"/>
                      <a:ext cx="5735320" cy="1815465"/>
                    </a:xfrm>
                    <a:prstGeom prst="rect">
                      <a:avLst/>
                    </a:prstGeom>
                  </pic:spPr>
                </pic:pic>
              </a:graphicData>
            </a:graphic>
          </wp:inline>
        </w:drawing>
      </w:r>
    </w:p>
    <w:p w14:paraId="4661BBB4">
      <w:pPr>
        <w:pStyle w:val="8"/>
        <w:spacing w:line="240" w:lineRule="auto"/>
        <w:rPr>
          <w:bCs/>
        </w:rPr>
      </w:pPr>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w:t>
      </w:r>
      <w:r>
        <w:fldChar w:fldCharType="end"/>
      </w:r>
      <w:bookmarkStart w:id="1513" w:name="_Toc16554"/>
      <w:bookmarkStart w:id="1514" w:name="_Toc14880"/>
      <w:bookmarkStart w:id="1515" w:name="_Toc17609"/>
      <w:bookmarkStart w:id="1516" w:name="_Toc22784"/>
      <w:bookmarkStart w:id="1517" w:name="_Toc30147"/>
      <w:bookmarkStart w:id="1518" w:name="_Toc30419"/>
      <w:bookmarkStart w:id="1519" w:name="_Toc19294"/>
      <w:bookmarkStart w:id="1520" w:name="_Toc29549"/>
      <w:bookmarkStart w:id="1521" w:name="_Toc18790"/>
      <w:bookmarkStart w:id="1522" w:name="_Toc16232"/>
      <w:bookmarkStart w:id="1523" w:name="_Toc7296"/>
      <w:bookmarkStart w:id="1524" w:name="_Toc15457"/>
      <w:bookmarkStart w:id="1525" w:name="_Toc12197"/>
      <w:bookmarkStart w:id="1526" w:name="_Toc29429"/>
      <w:bookmarkStart w:id="1527" w:name="_Toc7591"/>
      <w:bookmarkStart w:id="1528" w:name="_Toc461"/>
      <w:bookmarkStart w:id="1529" w:name="_Toc17644"/>
      <w:bookmarkStart w:id="1530" w:name="_Toc18536"/>
      <w:bookmarkStart w:id="1531" w:name="_Toc30732"/>
      <w:bookmarkStart w:id="1532" w:name="_Toc12149"/>
      <w:bookmarkStart w:id="1533" w:name="_Toc11636"/>
      <w:bookmarkStart w:id="1534" w:name="_Toc6669"/>
      <w:r>
        <w:rPr>
          <w:rFonts w:hint="eastAsia"/>
        </w:rPr>
        <w:t xml:space="preserve"> </w:t>
      </w:r>
      <w:r>
        <w:rPr>
          <w:rFonts w:ascii="Times New Roman" w:hAnsi="Times New Roman" w:cs="Times New Roman"/>
        </w:rPr>
        <w:t>RSTPReid</w:t>
      </w:r>
      <w:r>
        <w:rPr>
          <w:rFonts w:hint="eastAsia"/>
        </w:rPr>
        <w:t>数据集行人出现位置的热力图</w:t>
      </w:r>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p>
    <w:p w14:paraId="03D47AB0">
      <w:pPr>
        <w:widowControl/>
        <w:shd w:val="clear" w:color="auto" w:fill="auto"/>
        <w:ind w:firstLine="516" w:firstLineChars="200"/>
      </w:pPr>
      <w:r>
        <w:rPr>
          <w:b/>
          <w:bCs/>
          <w:kern w:val="0"/>
          <w:szCs w:val="20"/>
        </w:rPr>
        <w:t>解耦能力不足：</w:t>
      </w:r>
      <w:r>
        <w:rPr>
          <w:bCs w:val="0"/>
          <w:kern w:val="0"/>
          <w:szCs w:val="20"/>
        </w:rPr>
        <w:t>如图</w:t>
      </w:r>
      <w:r>
        <w:rPr>
          <w:rFonts w:hint="default"/>
          <w:bCs w:val="0"/>
          <w:kern w:val="0"/>
          <w:szCs w:val="20"/>
        </w:rPr>
        <w:t>4.3</w:t>
      </w:r>
      <w:r>
        <w:rPr>
          <w:bCs w:val="0"/>
          <w:kern w:val="0"/>
          <w:szCs w:val="20"/>
        </w:rPr>
        <w:t>跨空间特征可视化所示，CLIP与EVA空间对相同身份（ID</w:t>
      </w:r>
      <w:r>
        <w:rPr>
          <w:rFonts w:hint="default"/>
          <w:bCs w:val="0"/>
          <w:kern w:val="0"/>
          <w:szCs w:val="20"/>
          <w:lang w:eastAsia="zh-CN"/>
        </w:rPr>
        <w:t>：</w:t>
      </w:r>
      <w:r>
        <w:rPr>
          <w:bCs w:val="0"/>
          <w:kern w:val="0"/>
          <w:szCs w:val="20"/>
        </w:rPr>
        <w:t>111与ID</w:t>
      </w:r>
      <w:r>
        <w:rPr>
          <w:rFonts w:hint="default"/>
          <w:bCs w:val="0"/>
          <w:kern w:val="0"/>
          <w:szCs w:val="20"/>
          <w:lang w:eastAsia="zh-CN"/>
        </w:rPr>
        <w:t>：</w:t>
      </w:r>
      <w:r>
        <w:rPr>
          <w:bCs w:val="0"/>
          <w:kern w:val="0"/>
          <w:szCs w:val="20"/>
        </w:rPr>
        <w:t>222）的表征存在显著差异：在CLIP空间中，两名着装相似（浅色短袖/深色短裤/背包）的男性因背景栏杆的微弱纹理干扰（相似度达0.78），被错误映射至相邻区域；而EVA空间虽将两者特征距离拉大至0.35（相对CLIP空间提升55%），但背包轮廓与栏杆阴影仍占据特征权重的28%（Grad-CAM热力值0.42）</w:t>
      </w:r>
      <w:r>
        <w:rPr>
          <w:rFonts w:hint="default"/>
          <w:bCs w:val="0"/>
          <w:kern w:val="0"/>
          <w:szCs w:val="20"/>
        </w:rPr>
        <w:t>。即</w:t>
      </w:r>
      <w:r>
        <w:rPr>
          <w:bCs w:val="0"/>
          <w:kern w:val="0"/>
          <w:szCs w:val="20"/>
        </w:rPr>
        <w:t>单一特征流难以分离身份判别性特征与场景混淆因子，导致检索结果易受光照、视角等域差异影响。</w:t>
      </w:r>
    </w:p>
    <w:p w14:paraId="5BAD0F9F">
      <w:pPr>
        <w:pStyle w:val="57"/>
        <w:snapToGrid/>
        <w:spacing w:line="240" w:lineRule="auto"/>
        <w:ind w:firstLine="516" w:firstLineChars="200"/>
        <w:jc w:val="center"/>
      </w:pPr>
      <w:r>
        <w:rPr>
          <w:rFonts w:hint="eastAsia"/>
        </w:rPr>
        <w:drawing>
          <wp:inline distT="0" distB="0" distL="114300" distR="114300">
            <wp:extent cx="1538605" cy="2110105"/>
            <wp:effectExtent l="0" t="0" r="4445" b="4445"/>
            <wp:docPr id="13" name="图片 13" descr="视觉不可扩展性（彩色）_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视觉不可扩展性（彩色）_gray"/>
                    <pic:cNvPicPr>
                      <a:picLocks noChangeAspect="1"/>
                    </pic:cNvPicPr>
                  </pic:nvPicPr>
                  <pic:blipFill>
                    <a:blip r:embed="rId203"/>
                    <a:stretch>
                      <a:fillRect/>
                    </a:stretch>
                  </pic:blipFill>
                  <pic:spPr>
                    <a:xfrm>
                      <a:off x="0" y="0"/>
                      <a:ext cx="1538605" cy="2110105"/>
                    </a:xfrm>
                    <a:prstGeom prst="rect">
                      <a:avLst/>
                    </a:prstGeom>
                  </pic:spPr>
                </pic:pic>
              </a:graphicData>
            </a:graphic>
          </wp:inline>
        </w:drawing>
      </w:r>
    </w:p>
    <w:p w14:paraId="3C2CF111">
      <w:pPr>
        <w:pStyle w:val="8"/>
        <w:spacing w:line="240" w:lineRule="auto"/>
        <w:ind w:firstLine="456" w:firstLineChars="200"/>
      </w:pPr>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3</w:t>
      </w:r>
      <w:r>
        <w:fldChar w:fldCharType="end"/>
      </w:r>
      <w:bookmarkStart w:id="1535" w:name="_Toc28078"/>
      <w:bookmarkStart w:id="1536" w:name="_Toc15581"/>
      <w:bookmarkStart w:id="1537" w:name="_Toc1460"/>
      <w:bookmarkStart w:id="1538" w:name="_Toc23433"/>
      <w:bookmarkStart w:id="1539" w:name="_Toc24245"/>
      <w:bookmarkStart w:id="1540" w:name="_Toc26463"/>
      <w:bookmarkStart w:id="1541" w:name="_Toc11441"/>
      <w:bookmarkStart w:id="1542" w:name="_Toc17862"/>
      <w:bookmarkStart w:id="1543" w:name="_Toc20830"/>
      <w:bookmarkStart w:id="1544" w:name="_Toc166"/>
      <w:bookmarkStart w:id="1545" w:name="_Toc12192"/>
      <w:bookmarkStart w:id="1546" w:name="_Toc8798"/>
      <w:bookmarkStart w:id="1547" w:name="_Toc25462"/>
      <w:bookmarkStart w:id="1548" w:name="_Toc5647"/>
      <w:bookmarkStart w:id="1549" w:name="_Toc21331"/>
      <w:bookmarkStart w:id="1550" w:name="_Toc27421"/>
      <w:bookmarkStart w:id="1551" w:name="_Toc31929"/>
      <w:bookmarkStart w:id="1552" w:name="_Toc7767"/>
      <w:bookmarkStart w:id="1553" w:name="_Toc29552"/>
      <w:bookmarkStart w:id="1554" w:name="_Toc15007"/>
      <w:bookmarkStart w:id="1555" w:name="_Toc23904"/>
      <w:bookmarkStart w:id="1556" w:name="_Toc8820"/>
      <w:r>
        <w:rPr>
          <w:rFonts w:hint="eastAsia"/>
          <w:lang w:val="en-US" w:eastAsia="zh-CN"/>
        </w:rPr>
        <w:t xml:space="preserve"> </w:t>
      </w:r>
      <w:r>
        <w:rPr>
          <w:rFonts w:hint="eastAsia"/>
        </w:rPr>
        <w:t>非鲁棒性的视觉尺度特征</w:t>
      </w:r>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p>
    <w:p w14:paraId="65CDB192">
      <w:pPr>
        <w:pStyle w:val="57"/>
        <w:snapToGrid/>
        <w:ind w:firstLine="516" w:firstLineChars="200"/>
      </w:pPr>
      <w:r>
        <w:t>针对上述挑战，现有方法多通过局部注意力约束或后验重排序策略进行优化，但其仍受限于单流ViT的结构刚性，未能从根本上解耦跨模态偏差。为此，本章提出</w:t>
      </w:r>
      <w:r>
        <w:rPr>
          <w:b w:val="0"/>
          <w:bCs/>
        </w:rPr>
        <w:t>基于</w:t>
      </w:r>
      <w:r>
        <w:rPr>
          <w:rFonts w:hint="eastAsia"/>
          <w:b w:val="0"/>
          <w:bCs/>
        </w:rPr>
        <w:t>双流ViT可扩展</w:t>
      </w:r>
      <w:r>
        <w:rPr>
          <w:b w:val="0"/>
          <w:bCs/>
        </w:rPr>
        <w:t>框架</w:t>
      </w:r>
      <w:r>
        <w:t>，核心创新如下：</w:t>
      </w:r>
    </w:p>
    <w:p w14:paraId="1C1A501C">
      <w:pPr>
        <w:pStyle w:val="57"/>
        <w:snapToGrid/>
        <w:ind w:firstLine="516" w:firstLineChars="200"/>
      </w:pPr>
      <w:r>
        <w:t>异构双流编码：分别采用CLIP预训练ViT与自监督ViT（如EVA）提取文本对齐特征与视觉中心化特征，前者保留跨模态对齐能力，后者专注于视觉判别性建模，形成互补表征；</w:t>
      </w:r>
    </w:p>
    <w:p w14:paraId="4B16BFD9">
      <w:pPr>
        <w:pStyle w:val="57"/>
        <w:snapToGrid/>
        <w:ind w:firstLine="516" w:firstLineChars="200"/>
      </w:pPr>
      <w:r>
        <w:t>因果动态融合：设计门控注意力机制，以查询样本的语义上下文为引导，动态聚合双流特征，抑制文本偏差对视觉特征的支配效应；</w:t>
      </w:r>
    </w:p>
    <w:p w14:paraId="04A640D0">
      <w:pPr>
        <w:pStyle w:val="57"/>
        <w:snapToGrid/>
        <w:ind w:firstLine="516" w:firstLineChars="200"/>
      </w:pPr>
      <w:r>
        <w:t>显式解耦学习：引入特征解耦损失函数，约束身份相关特征与场景干扰因子在嵌入空间中的正交性，增强模型对复杂干扰的鲁棒性。</w:t>
      </w:r>
    </w:p>
    <w:p w14:paraId="20394363">
      <w:pPr>
        <w:pStyle w:val="57"/>
        <w:snapToGrid/>
        <w:ind w:firstLine="516" w:firstLineChars="200"/>
      </w:pPr>
      <w:r>
        <w:t>本章工作通过双流视觉编码架构解决跨模态偏差与域混淆问题。后续章节将依次详述方法设计（4.2节）、实验验证（4.3节）与</w:t>
      </w:r>
      <w:r>
        <w:rPr>
          <w:rFonts w:hint="eastAsia"/>
        </w:rPr>
        <w:t>总结</w:t>
      </w:r>
      <w:r>
        <w:t>（4.4节），为开放场景行人重识别提供可扩展的解决方案。</w:t>
      </w:r>
    </w:p>
    <w:p w14:paraId="04A27B34">
      <w:pPr>
        <w:pStyle w:val="51"/>
      </w:pPr>
      <w:bookmarkStart w:id="1557" w:name="_Toc22225"/>
      <w:bookmarkStart w:id="1558" w:name="_Toc12520"/>
      <w:bookmarkStart w:id="1559" w:name="_Toc14846"/>
      <w:bookmarkStart w:id="1560" w:name="_Toc7800"/>
      <w:bookmarkStart w:id="1561" w:name="_Toc2166"/>
      <w:bookmarkStart w:id="1562" w:name="_Toc5725"/>
      <w:bookmarkStart w:id="1563" w:name="_Toc2873"/>
      <w:bookmarkStart w:id="1564" w:name="_Toc19298"/>
      <w:bookmarkStart w:id="1565" w:name="_Toc5701"/>
      <w:bookmarkStart w:id="1566" w:name="_Toc973"/>
      <w:bookmarkStart w:id="1567" w:name="_Toc291"/>
      <w:bookmarkStart w:id="1568" w:name="_Toc11786"/>
      <w:r>
        <w:rPr>
          <w:rFonts w:hint="eastAsia"/>
        </w:rPr>
        <w:t>4.</w:t>
      </w:r>
      <w:r>
        <w:t>2</w:t>
      </w:r>
      <w:bookmarkEnd w:id="1490"/>
      <w:r>
        <w:t xml:space="preserve"> </w:t>
      </w:r>
      <w:r>
        <w:rPr>
          <w:rFonts w:hint="eastAsia"/>
        </w:rPr>
        <w:t>基于双流ViT可扩展的行人重识别方法</w:t>
      </w:r>
      <w:bookmarkEnd w:id="1557"/>
      <w:bookmarkEnd w:id="1558"/>
      <w:bookmarkEnd w:id="1559"/>
      <w:bookmarkEnd w:id="1560"/>
      <w:bookmarkEnd w:id="1561"/>
      <w:bookmarkEnd w:id="1562"/>
      <w:bookmarkEnd w:id="1563"/>
      <w:bookmarkEnd w:id="1564"/>
      <w:bookmarkEnd w:id="1565"/>
      <w:bookmarkEnd w:id="1566"/>
      <w:bookmarkEnd w:id="1567"/>
      <w:bookmarkEnd w:id="1568"/>
    </w:p>
    <w:p w14:paraId="74C714EF">
      <w:pPr>
        <w:ind w:firstLine="516" w:firstLineChars="200"/>
      </w:pPr>
      <w:bookmarkStart w:id="1569" w:name="_Toc7077639"/>
      <w:commentRangeStart w:id="6"/>
      <w:r>
        <w:rPr>
          <w:rFonts w:hint="eastAsia"/>
        </w:rPr>
        <w:t>为解决本章引言部分的所述的问题</w:t>
      </w:r>
      <w:commentRangeEnd w:id="6"/>
      <w:r>
        <w:rPr>
          <w:rFonts w:hint="eastAsia"/>
        </w:rPr>
        <w:commentReference w:id="6"/>
      </w:r>
      <w:r>
        <w:rPr>
          <w:rFonts w:hint="eastAsia"/>
        </w:rPr>
        <w:t>，本文提出的基于双流ViT可扩展的行人重识别方法</w:t>
      </w:r>
      <w:r>
        <w:rPr>
          <w:rFonts w:hint="eastAsia"/>
          <w:lang w:eastAsia="zh"/>
        </w:rPr>
        <w:t>，</w:t>
      </w:r>
      <w:r>
        <w:rPr>
          <w:rFonts w:hint="eastAsia"/>
        </w:rPr>
        <w:t>英文</w:t>
      </w:r>
      <w:r>
        <w:rPr>
          <w:rFonts w:hint="eastAsia"/>
          <w:lang w:eastAsia="zh"/>
        </w:rPr>
        <w:t>简称</w:t>
      </w:r>
      <w:r>
        <w:rPr>
          <w:rFonts w:hint="eastAsia"/>
        </w:rPr>
        <w:t>CDS-ReID</w:t>
      </w:r>
      <w:r>
        <w:rPr>
          <w:rFonts w:hint="eastAsia"/>
          <w:lang w:eastAsia="zh"/>
        </w:rPr>
        <w:t>（</w:t>
      </w:r>
      <w:r>
        <w:rPr>
          <w:rFonts w:hint="eastAsia"/>
        </w:rPr>
        <w:t>CLIP-based Dual-Stream Scalable ReID</w:t>
      </w:r>
      <w:r>
        <w:rPr>
          <w:rFonts w:hint="eastAsia"/>
          <w:lang w:eastAsia="zh"/>
        </w:rPr>
        <w:t>）。</w:t>
      </w:r>
      <w:r>
        <w:rPr>
          <w:rFonts w:hint="eastAsia"/>
        </w:rPr>
        <w:t>根据引言部分所提的本章的方法的核心创新，本章接下来论述具体的办法设计。图4.4是基于双流ViT可扩展的行人重识别方法的流程图。主要过程如下：</w:t>
      </w:r>
      <w:r>
        <w:rPr>
          <w:rFonts w:hint="eastAsia"/>
          <w:lang w:eastAsia="zh-CN"/>
        </w:rPr>
        <w:t>（</w:t>
      </w:r>
      <w:r>
        <w:rPr>
          <w:rFonts w:hint="eastAsia"/>
        </w:rPr>
        <w:t>1）输入处理；</w:t>
      </w:r>
      <w:r>
        <w:rPr>
          <w:rFonts w:hint="eastAsia"/>
          <w:lang w:eastAsia="zh-CN"/>
        </w:rPr>
        <w:t>（</w:t>
      </w:r>
      <w:r>
        <w:rPr>
          <w:rFonts w:hint="eastAsia"/>
        </w:rPr>
        <w:t>2）双流ViT编码——CLIP</w:t>
      </w:r>
      <w:r>
        <w:rPr>
          <w:rFonts w:hint="eastAsia"/>
          <w:lang w:val="en-US" w:eastAsia="zh-CN"/>
        </w:rPr>
        <w:t>-</w:t>
      </w:r>
      <w:r>
        <w:rPr>
          <w:rFonts w:hint="eastAsia"/>
        </w:rPr>
        <w:t>ViT</w:t>
      </w:r>
      <w:r>
        <w:t>提取全局语义对齐特征（跨模态对齐）</w:t>
      </w:r>
      <w:r>
        <w:rPr>
          <w:rFonts w:hint="eastAsia"/>
        </w:rPr>
        <w:t>，EVA</w:t>
      </w:r>
      <w:r>
        <w:rPr>
          <w:rFonts w:hint="eastAsia"/>
          <w:lang w:val="en-US" w:eastAsia="zh-CN"/>
        </w:rPr>
        <w:t>-</w:t>
      </w:r>
      <w:r>
        <w:rPr>
          <w:rFonts w:hint="eastAsia"/>
        </w:rPr>
        <w:t>ViT</w:t>
      </w:r>
      <w:r>
        <w:t>提取局部细粒度特征（抗文本偏差）</w:t>
      </w:r>
      <w:r>
        <w:rPr>
          <w:rFonts w:hint="eastAsia"/>
        </w:rPr>
        <w:t>；</w:t>
      </w:r>
      <w:r>
        <w:rPr>
          <w:rFonts w:hint="eastAsia"/>
          <w:lang w:eastAsia="zh-CN"/>
        </w:rPr>
        <w:t>（</w:t>
      </w:r>
      <w:r>
        <w:rPr>
          <w:rFonts w:hint="eastAsia"/>
        </w:rPr>
        <w:t>3）特征融合——因果注意力掩码：单向掩码矩阵：允许CLIP→EVA交互，阻断逆向干扰。</w:t>
      </w:r>
      <w:r>
        <w:t>动态聚合双流特征（多头注意力机制）</w:t>
      </w:r>
      <w:r>
        <w:rPr>
          <w:rFonts w:hint="eastAsia"/>
        </w:rPr>
        <w:t>；</w:t>
      </w:r>
      <w:r>
        <w:rPr>
          <w:rFonts w:hint="eastAsia"/>
          <w:lang w:eastAsia="zh-CN"/>
        </w:rPr>
        <w:t>（</w:t>
      </w:r>
      <w:r>
        <w:rPr>
          <w:rFonts w:hint="eastAsia"/>
        </w:rPr>
        <w:t>4）联合优化。</w:t>
      </w:r>
    </w:p>
    <w:p w14:paraId="5D94897E">
      <w:pPr>
        <w:pStyle w:val="53"/>
        <w:jc w:val="center"/>
        <w:outlineLvl w:val="9"/>
        <w:rPr>
          <w:rFonts w:eastAsia="宋体"/>
          <w:sz w:val="24"/>
        </w:rPr>
      </w:pPr>
      <w:bookmarkStart w:id="1570" w:name="_Toc13539"/>
      <w:bookmarkStart w:id="1571" w:name="_Toc9354"/>
      <w:bookmarkStart w:id="1572" w:name="_Toc18031"/>
      <w:bookmarkStart w:id="1573" w:name="_Toc11579"/>
      <w:r>
        <w:rPr>
          <w:rFonts w:eastAsia="宋体"/>
          <w:sz w:val="24"/>
        </w:rPr>
        <w:drawing>
          <wp:inline distT="0" distB="0" distL="114300" distR="114300">
            <wp:extent cx="3699510" cy="5985510"/>
            <wp:effectExtent l="0" t="0" r="5715" b="5715"/>
            <wp:docPr id="7" name="图片 7" descr="第四章流程图（EVA+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四章流程图（EVA+CLIP）"/>
                    <pic:cNvPicPr>
                      <a:picLocks noChangeAspect="1"/>
                    </pic:cNvPicPr>
                  </pic:nvPicPr>
                  <pic:blipFill>
                    <a:blip r:embed="rId204"/>
                    <a:stretch>
                      <a:fillRect/>
                    </a:stretch>
                  </pic:blipFill>
                  <pic:spPr>
                    <a:xfrm>
                      <a:off x="0" y="0"/>
                      <a:ext cx="3699510" cy="5985510"/>
                    </a:xfrm>
                    <a:prstGeom prst="rect">
                      <a:avLst/>
                    </a:prstGeom>
                  </pic:spPr>
                </pic:pic>
              </a:graphicData>
            </a:graphic>
          </wp:inline>
        </w:drawing>
      </w:r>
      <w:bookmarkEnd w:id="1570"/>
      <w:bookmarkEnd w:id="1571"/>
      <w:bookmarkEnd w:id="1572"/>
      <w:bookmarkEnd w:id="1573"/>
    </w:p>
    <w:p w14:paraId="4F33C6EA">
      <w:pPr>
        <w:pStyle w:val="8"/>
        <w:rPr>
          <w:rFonts w:ascii="Times New Roman" w:hAnsi="Times New Roman" w:cs="Times New Roman"/>
          <w:bCs/>
          <w:kern w:val="44"/>
          <w:sz w:val="24"/>
          <w:szCs w:val="44"/>
        </w:rPr>
      </w:pPr>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4</w:t>
      </w:r>
      <w:r>
        <w:fldChar w:fldCharType="end"/>
      </w:r>
      <w:bookmarkStart w:id="1574" w:name="_Toc23301"/>
      <w:bookmarkStart w:id="1575" w:name="_Toc25915"/>
      <w:bookmarkStart w:id="1576" w:name="_Toc29660"/>
      <w:bookmarkStart w:id="1577" w:name="_Toc5361"/>
      <w:bookmarkStart w:id="1578" w:name="_Toc24332"/>
      <w:bookmarkStart w:id="1579" w:name="_Toc5686"/>
      <w:bookmarkStart w:id="1580" w:name="_Toc15806"/>
      <w:bookmarkStart w:id="1581" w:name="_Toc2219"/>
      <w:bookmarkStart w:id="1582" w:name="_Toc20370"/>
      <w:bookmarkStart w:id="1583" w:name="_Toc23896"/>
      <w:bookmarkStart w:id="1584" w:name="_Toc23257"/>
      <w:bookmarkStart w:id="1585" w:name="_Toc20046"/>
      <w:bookmarkStart w:id="1586" w:name="_Toc15695"/>
      <w:bookmarkStart w:id="1587" w:name="_Toc32307"/>
      <w:bookmarkStart w:id="1588" w:name="_Toc16544"/>
      <w:bookmarkStart w:id="1589" w:name="_Toc7952"/>
      <w:bookmarkStart w:id="1590" w:name="_Toc3049"/>
      <w:bookmarkStart w:id="1591" w:name="_Toc6652"/>
      <w:bookmarkStart w:id="1592" w:name="_Toc17705"/>
      <w:bookmarkStart w:id="1593" w:name="_Toc24907"/>
      <w:bookmarkStart w:id="1594" w:name="_Toc30059"/>
      <w:bookmarkStart w:id="1595" w:name="_Toc22197"/>
      <w:r>
        <w:rPr>
          <w:rFonts w:hint="eastAsia"/>
          <w:lang w:val="en-US" w:eastAsia="zh-CN"/>
        </w:rPr>
        <w:t xml:space="preserve"> </w:t>
      </w:r>
      <w:commentRangeStart w:id="7"/>
      <w:r>
        <w:rPr>
          <w:rFonts w:hint="eastAsia" w:ascii="Times New Roman" w:hAnsi="Times New Roman" w:eastAsia="宋体" w:cs="Times New Roman"/>
          <w:bCs/>
          <w:kern w:val="44"/>
          <w:sz w:val="24"/>
          <w:szCs w:val="44"/>
        </w:rPr>
        <w:t>基于</w:t>
      </w:r>
      <w:commentRangeEnd w:id="7"/>
      <w:r>
        <w:commentReference w:id="7"/>
      </w:r>
      <w:r>
        <w:rPr>
          <w:rFonts w:hint="eastAsia" w:ascii="Times New Roman" w:hAnsi="Times New Roman" w:eastAsia="宋体" w:cs="Times New Roman"/>
          <w:bCs/>
          <w:kern w:val="44"/>
          <w:sz w:val="24"/>
          <w:szCs w:val="44"/>
        </w:rPr>
        <w:t>双流ViT可扩展的行人重识别方法的流程图</w:t>
      </w:r>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p>
    <w:p w14:paraId="2BD5226E">
      <w:pPr>
        <w:pStyle w:val="53"/>
      </w:pPr>
      <w:bookmarkStart w:id="1596" w:name="_Toc6721"/>
      <w:bookmarkStart w:id="1597" w:name="_Toc10479"/>
      <w:bookmarkStart w:id="1598" w:name="_Toc796"/>
      <w:bookmarkStart w:id="1599" w:name="_Toc1338"/>
      <w:bookmarkStart w:id="1600" w:name="_Toc29140"/>
      <w:bookmarkStart w:id="1601" w:name="_Toc11516"/>
      <w:bookmarkStart w:id="1602" w:name="_Toc1006"/>
      <w:bookmarkStart w:id="1603" w:name="_Toc23199"/>
      <w:bookmarkStart w:id="1604" w:name="_Toc9290"/>
      <w:bookmarkStart w:id="1605" w:name="_Toc4464"/>
      <w:bookmarkStart w:id="1606" w:name="_Toc24438"/>
      <w:bookmarkStart w:id="1607" w:name="_Toc19452"/>
      <w:r>
        <w:rPr>
          <w:rFonts w:hint="eastAsia"/>
        </w:rPr>
        <w:t>4.</w:t>
      </w:r>
      <w:r>
        <w:t>2</w:t>
      </w:r>
      <w:r>
        <w:rPr>
          <w:rFonts w:hint="eastAsia"/>
        </w:rPr>
        <w:t>.</w:t>
      </w:r>
      <w:bookmarkEnd w:id="1569"/>
      <w:r>
        <w:t xml:space="preserve">1 </w:t>
      </w:r>
      <w:r>
        <w:rPr>
          <w:rFonts w:hint="eastAsia"/>
        </w:rPr>
        <w:t>方法的主要框架</w:t>
      </w:r>
      <w:bookmarkEnd w:id="1596"/>
      <w:bookmarkEnd w:id="1597"/>
      <w:bookmarkEnd w:id="1598"/>
      <w:bookmarkEnd w:id="1599"/>
      <w:bookmarkEnd w:id="1600"/>
      <w:bookmarkEnd w:id="1601"/>
      <w:bookmarkEnd w:id="1602"/>
      <w:bookmarkEnd w:id="1603"/>
      <w:bookmarkEnd w:id="1604"/>
      <w:bookmarkEnd w:id="1605"/>
      <w:bookmarkEnd w:id="1606"/>
      <w:bookmarkEnd w:id="1607"/>
    </w:p>
    <w:p w14:paraId="71C79034">
      <w:pPr>
        <w:pStyle w:val="57"/>
        <w:snapToGrid/>
        <w:ind w:firstLine="516" w:firstLineChars="200"/>
        <w:rPr>
          <w:b/>
          <w:bCs w:val="0"/>
        </w:rPr>
      </w:pPr>
      <w:r>
        <w:rPr>
          <w:rFonts w:hint="eastAsia"/>
          <w:b/>
          <w:bCs w:val="0"/>
        </w:rPr>
        <w:t>方法的骨干部分</w:t>
      </w:r>
    </w:p>
    <w:p w14:paraId="0C8896B9">
      <w:pPr>
        <w:pStyle w:val="57"/>
        <w:snapToGrid/>
        <w:ind w:firstLine="516" w:firstLineChars="200"/>
      </w:pPr>
      <w:r>
        <w:rPr>
          <w:rFonts w:hint="eastAsia"/>
        </w:rPr>
        <w:t>本文提出的基于双流ViT可扩展的行人重识别方法基于跨模态隐含关系推理与对齐框架（IRRA），其核心设计包含以下三个关键模块：</w:t>
      </w:r>
    </w:p>
    <w:p w14:paraId="73619C86">
      <w:pPr>
        <w:pStyle w:val="57"/>
        <w:snapToGrid/>
        <w:ind w:firstLine="516" w:firstLineChars="200"/>
      </w:pPr>
      <w:r>
        <w:rPr>
          <w:rFonts w:hint="eastAsia"/>
        </w:rPr>
        <w:t>1.隐含关系推理（Implicit Relation Reasoning</w:t>
      </w:r>
      <w:r>
        <w:rPr>
          <w:rFonts w:hint="eastAsia"/>
          <w:lang w:eastAsia="zh-CN"/>
        </w:rPr>
        <w:t>，</w:t>
      </w:r>
      <w:r>
        <w:rPr>
          <w:rFonts w:hint="eastAsia"/>
        </w:rPr>
        <w:t xml:space="preserve">IRR）模块 </w:t>
      </w:r>
    </w:p>
    <w:p w14:paraId="09769821">
      <w:pPr>
        <w:pStyle w:val="57"/>
        <w:snapToGrid/>
      </w:pPr>
      <w:r>
        <w:rPr>
          <w:rFonts w:hint="eastAsia"/>
        </w:rPr>
        <w:t>IRR通过掩码语言建模（MLM）任务隐式挖掘视觉与文本的细粒度关联。具体而言，输入文本中随机掩码15%的令牌，替换为特殊符号</w:t>
      </w:r>
      <w:r>
        <w:rPr>
          <w:rFonts w:hint="eastAsia"/>
          <w:lang w:eastAsia="zh-CN"/>
        </w:rPr>
        <w:t>“</w:t>
      </w:r>
      <w:r>
        <w:rPr>
          <w:rFonts w:hint="eastAsia"/>
        </w:rPr>
        <w:t>[MASK]</w:t>
      </w:r>
      <w:r>
        <w:rPr>
          <w:rFonts w:hint="eastAsia"/>
          <w:lang w:eastAsia="zh-CN"/>
        </w:rPr>
        <w:t>”</w:t>
      </w:r>
      <w:r>
        <w:rPr>
          <w:rFonts w:hint="eastAsia"/>
        </w:rPr>
        <w:t>，并利用视觉特征作为键（Key）和值（Value），掩码文本作为查询（Query），通过多模态交互编码器实现跨模态注意力融合。该编码器由多头交叉注意力（Multi-head Cross Attention, MCA）层与4层Transformer块组成，其输出融合后的表征用于预测被掩码的文本令牌。通过MLM任务的优化，IRR能够在不依赖显式局部监督（如人体部件标注或文本短语分割）的情况下，学习视觉与文本的局部依赖关系，同时增强全局特征的判别性。整个模块的多模态交互编码器公式如下：</w:t>
      </w:r>
    </w:p>
    <w:p w14:paraId="12F20231">
      <w:pPr>
        <w:pStyle w:val="57"/>
        <w:snapToGrid/>
        <w:spacing w:line="240" w:lineRule="auto"/>
        <w:rPr>
          <w:b/>
          <w:bCs w:val="0"/>
        </w:rPr>
      </w:pPr>
      <w:r>
        <w:rPr>
          <w:rFonts w:hint="eastAsia"/>
        </w:rPr>
        <w:t>​</w:t>
      </w:r>
      <w:r>
        <w:t>​</w:t>
      </w:r>
    </w:p>
    <w:tbl>
      <w:tblPr>
        <w:tblStyle w:val="33"/>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05039C8">
        <w:tc>
          <w:tcPr>
            <w:tcW w:w="7865" w:type="dxa"/>
            <w:tcBorders>
              <w:tl2br w:val="nil"/>
              <w:tr2bl w:val="nil"/>
            </w:tcBorders>
            <w:shd w:val="clear" w:color="auto" w:fill="FFFFFF"/>
          </w:tcPr>
          <w:p w14:paraId="24C50162">
            <w:pPr>
              <w:pStyle w:val="57"/>
              <w:snapToGrid/>
              <w:spacing w:line="240" w:lineRule="auto"/>
              <w:ind w:firstLine="516" w:firstLineChars="200"/>
              <w:jc w:val="center"/>
              <w:rPr>
                <w:color w:val="000000"/>
              </w:rPr>
            </w:pPr>
            <w:r>
              <w:rPr>
                <w:rFonts w:hint="eastAsia"/>
                <w:position w:val="-12"/>
              </w:rPr>
              <w:object>
                <v:shape id="_x0000_i1111" o:spt="75" type="#_x0000_t75" style="height:19.15pt;width:211.15pt;" o:ole="t" filled="f" o:preferrelative="t" stroked="f" coordsize="21600,21600">
                  <v:path/>
                  <v:fill on="f" focussize="0,0"/>
                  <v:stroke on="f" joinstyle="miter"/>
                  <v:imagedata r:id="rId206" o:title=""/>
                  <o:lock v:ext="edit" aspectratio="f"/>
                  <w10:wrap type="none"/>
                  <w10:anchorlock/>
                </v:shape>
                <o:OLEObject Type="Embed" ProgID="Equation.DSMT4" ShapeID="_x0000_i1111" DrawAspect="Content" ObjectID="_1468075811" r:id="rId205">
                  <o:LockedField>false</o:LockedField>
                </o:OLEObject>
              </w:object>
            </w:r>
          </w:p>
        </w:tc>
        <w:tc>
          <w:tcPr>
            <w:tcW w:w="634" w:type="dxa"/>
            <w:tcBorders>
              <w:tl2br w:val="nil"/>
              <w:tr2bl w:val="nil"/>
            </w:tcBorders>
            <w:shd w:val="clear" w:color="auto" w:fill="FFFFFF"/>
            <w:vAlign w:val="center"/>
          </w:tcPr>
          <w:p w14:paraId="7B096627">
            <w:pPr>
              <w:rPr>
                <w:color w:val="000000"/>
              </w:rPr>
            </w:pPr>
            <w:r>
              <w:rPr>
                <w:rFonts w:hint="eastAsia"/>
                <w:color w:val="000000"/>
              </w:rPr>
              <w:t>（4.1）</w:t>
            </w:r>
          </w:p>
        </w:tc>
      </w:tr>
    </w:tbl>
    <w:p w14:paraId="225F938A">
      <w:pPr>
        <w:pStyle w:val="57"/>
        <w:numPr>
          <w:ilvl w:val="-1"/>
          <w:numId w:val="0"/>
        </w:numPr>
        <w:snapToGrid/>
        <w:spacing w:line="240" w:lineRule="auto"/>
        <w:ind w:firstLine="516" w:firstLineChars="200"/>
      </w:pPr>
      <w:r>
        <w:rPr>
          <w:rFonts w:hint="eastAsia"/>
          <w:lang w:val="en-US" w:eastAsia="zh-CN"/>
        </w:rPr>
        <w:t>2.</w:t>
      </w:r>
      <w:r>
        <w:rPr>
          <w:rFonts w:hint="eastAsia"/>
        </w:rPr>
        <w:t>相似性分布匹配（Similarity Distribution Matching</w:t>
      </w:r>
      <w:r>
        <w:rPr>
          <w:rFonts w:hint="eastAsia"/>
          <w:lang w:eastAsia="zh-CN"/>
        </w:rPr>
        <w:t>，</w:t>
      </w:r>
      <w:r>
        <w:rPr>
          <w:rFonts w:hint="eastAsia"/>
        </w:rPr>
        <w:t xml:space="preserve">SDM）损失  </w:t>
      </w:r>
    </w:p>
    <w:p w14:paraId="704BE82D">
      <w:pPr>
        <w:pStyle w:val="57"/>
        <w:snapToGrid/>
        <w:spacing w:line="240" w:lineRule="auto"/>
        <w:ind w:firstLine="516" w:firstLineChars="200"/>
      </w:pPr>
      <w:r>
        <w:rPr>
          <w:rFonts w:hint="eastAsia"/>
        </w:rPr>
        <w:t xml:space="preserve">传统方法如CMPM损失通过投影匹配对齐跨模态特征，但其相似度分布受投影长度影响，难以聚焦困难负样本。IRRA提出SDM损失，直接约束图像-文本余弦相似度分布与真实匹配分布的KL散度：  </w:t>
      </w:r>
    </w:p>
    <w:p w14:paraId="21DD402A">
      <w:pPr>
        <w:pStyle w:val="57"/>
        <w:snapToGrid/>
        <w:spacing w:line="240" w:lineRule="auto"/>
        <w:ind w:firstLine="516" w:firstLineChars="200"/>
      </w:pPr>
      <w:r>
        <w:rPr>
          <w:rFonts w:hint="eastAsia"/>
        </w:rPr>
        <w:t>对每个图像特征</w:t>
      </w:r>
      <w:r>
        <w:rPr>
          <w:rFonts w:hint="eastAsia"/>
          <w:position w:val="-12"/>
        </w:rPr>
        <w:object>
          <v:shape id="_x0000_i1112" o:spt="75" type="#_x0000_t75" style="height:19.15pt;width:16.15pt;" o:ole="t" filled="f" o:preferrelative="t" stroked="f" coordsize="21600,21600">
            <v:path/>
            <v:fill on="f" focussize="0,0"/>
            <v:stroke on="f" joinstyle="miter"/>
            <v:imagedata r:id="rId208" o:title=""/>
            <o:lock v:ext="edit" aspectratio="f"/>
            <w10:wrap type="none"/>
            <w10:anchorlock/>
          </v:shape>
          <o:OLEObject Type="Embed" ProgID="Equation.DSMT4" ShapeID="_x0000_i1112" DrawAspect="Content" ObjectID="_1468075812" r:id="rId207">
            <o:LockedField>false</o:LockedField>
          </o:OLEObject>
        </w:object>
      </w:r>
      <w:r>
        <w:rPr>
          <w:rFonts w:hint="eastAsia"/>
        </w:rPr>
        <w:t>，计算其与批次内所有文本特征</w:t>
      </w:r>
      <w:r>
        <w:rPr>
          <w:rFonts w:hint="eastAsia"/>
          <w:position w:val="-14"/>
        </w:rPr>
        <w:object>
          <v:shape id="_x0000_i1113" o:spt="75" type="#_x0000_t75" style="height:19.15pt;width:19.15pt;" o:ole="t" filled="f" o:preferrelative="t" stroked="f" coordsize="21600,21600">
            <v:path/>
            <v:fill on="f" focussize="0,0"/>
            <v:stroke on="f" joinstyle="miter"/>
            <v:imagedata r:id="rId210" o:title=""/>
            <o:lock v:ext="edit" aspectratio="f"/>
            <w10:wrap type="none"/>
            <w10:anchorlock/>
          </v:shape>
          <o:OLEObject Type="Embed" ProgID="Equation.DSMT4" ShapeID="_x0000_i1113" DrawAspect="Content" ObjectID="_1468075813" r:id="rId209">
            <o:LockedField>false</o:LockedField>
          </o:OLEObject>
        </w:object>
      </w:r>
      <w:r>
        <w:rPr>
          <w:rFonts w:hint="eastAsia"/>
        </w:rPr>
        <w:t>（式4）的相似度分布，并引入温度参数</w:t>
      </w:r>
      <w:r>
        <w:rPr>
          <w:rFonts w:hint="eastAsia"/>
          <w:position w:val="-6"/>
        </w:rPr>
        <w:object>
          <v:shape id="_x0000_i1114" o:spt="75" type="#_x0000_t75" style="height:10.9pt;width:10.15pt;" o:ole="t" filled="f" o:preferrelative="t" stroked="f" coordsize="21600,21600">
            <v:path/>
            <v:fill on="f" focussize="0,0"/>
            <v:stroke on="f" joinstyle="miter"/>
            <v:imagedata r:id="rId212" o:title=""/>
            <o:lock v:ext="edit" aspectratio="f"/>
            <w10:wrap type="none"/>
            <w10:anchorlock/>
          </v:shape>
          <o:OLEObject Type="Embed" ProgID="Equation.DSMT4" ShapeID="_x0000_i1114" DrawAspect="Content" ObjectID="_1468075814" r:id="rId211">
            <o:LockedField>false</o:LockedField>
          </o:OLEObject>
        </w:object>
      </w:r>
      <w:r>
        <w:rPr>
          <w:rFonts w:hint="eastAsia"/>
        </w:rPr>
        <w:t>调节分布尖锐度。由此得到，图像到文本方向的KL散度：</w:t>
      </w:r>
    </w:p>
    <w:p w14:paraId="2E46115B">
      <w:pPr>
        <w:pStyle w:val="57"/>
        <w:snapToGrid/>
        <w:spacing w:line="240" w:lineRule="auto"/>
      </w:pPr>
    </w:p>
    <w:tbl>
      <w:tblPr>
        <w:tblStyle w:val="33"/>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0FED9D78">
        <w:tc>
          <w:tcPr>
            <w:tcW w:w="7865" w:type="dxa"/>
            <w:tcBorders>
              <w:tl2br w:val="nil"/>
              <w:tr2bl w:val="nil"/>
            </w:tcBorders>
            <w:shd w:val="clear" w:color="auto" w:fill="FFFFFF"/>
          </w:tcPr>
          <w:p w14:paraId="5C879A5C">
            <w:pPr>
              <w:pStyle w:val="57"/>
              <w:snapToGrid/>
              <w:spacing w:line="240" w:lineRule="auto"/>
              <w:ind w:firstLine="516" w:firstLineChars="200"/>
              <w:jc w:val="center"/>
              <w:rPr>
                <w:color w:val="000000"/>
              </w:rPr>
            </w:pPr>
            <w:r>
              <w:rPr>
                <w:rFonts w:hint="eastAsia"/>
                <w:position w:val="-34"/>
              </w:rPr>
              <w:object>
                <v:shape id="_x0000_i1115" o:spt="75" type="#_x0000_t75" style="height:40.15pt;width:154.15pt;" o:ole="t" filled="f" o:preferrelative="t" stroked="f" coordsize="21600,21600">
                  <v:path/>
                  <v:fill on="f" focussize="0,0"/>
                  <v:stroke on="f" joinstyle="miter"/>
                  <v:imagedata r:id="rId214" o:title=""/>
                  <o:lock v:ext="edit" aspectratio="f"/>
                  <w10:wrap type="none"/>
                  <w10:anchorlock/>
                </v:shape>
                <o:OLEObject Type="Embed" ProgID="Equation.DSMT4" ShapeID="_x0000_i1115" DrawAspect="Content" ObjectID="_1468075815" r:id="rId213">
                  <o:LockedField>false</o:LockedField>
                </o:OLEObject>
              </w:object>
            </w:r>
          </w:p>
        </w:tc>
        <w:tc>
          <w:tcPr>
            <w:tcW w:w="634" w:type="dxa"/>
            <w:tcBorders>
              <w:tl2br w:val="nil"/>
              <w:tr2bl w:val="nil"/>
            </w:tcBorders>
            <w:shd w:val="clear" w:color="auto" w:fill="FFFFFF"/>
            <w:vAlign w:val="center"/>
          </w:tcPr>
          <w:p w14:paraId="0D359A4F">
            <w:pPr>
              <w:rPr>
                <w:color w:val="000000"/>
              </w:rPr>
            </w:pPr>
            <w:r>
              <w:rPr>
                <w:rFonts w:hint="eastAsia"/>
                <w:color w:val="000000"/>
              </w:rPr>
              <w:t>（4.2）</w:t>
            </w:r>
          </w:p>
        </w:tc>
      </w:tr>
    </w:tbl>
    <w:p w14:paraId="27556C6A">
      <w:pPr>
        <w:pStyle w:val="57"/>
        <w:snapToGrid/>
        <w:spacing w:line="240" w:lineRule="auto"/>
        <w:ind w:firstLine="516" w:firstLineChars="200"/>
        <w:rPr>
          <w:position w:val="-34"/>
        </w:rPr>
      </w:pPr>
      <w:r>
        <w:rPr>
          <w:rFonts w:hint="eastAsia"/>
          <w:position w:val="-34"/>
        </w:rPr>
        <w:t>同样地，文本到图像方向的KL散度：</w:t>
      </w:r>
    </w:p>
    <w:p w14:paraId="15C7C7E6">
      <w:pPr>
        <w:pStyle w:val="57"/>
        <w:snapToGrid/>
        <w:spacing w:line="240" w:lineRule="auto"/>
        <w:ind w:firstLine="516" w:firstLineChars="200"/>
        <w:jc w:val="center"/>
        <w:rPr>
          <w:position w:val="-34"/>
        </w:rPr>
      </w:pPr>
    </w:p>
    <w:tbl>
      <w:tblPr>
        <w:tblStyle w:val="33"/>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78ADC2E7">
        <w:tc>
          <w:tcPr>
            <w:tcW w:w="7865" w:type="dxa"/>
            <w:tcBorders>
              <w:tl2br w:val="nil"/>
              <w:tr2bl w:val="nil"/>
            </w:tcBorders>
            <w:shd w:val="clear" w:color="auto" w:fill="FFFFFF"/>
          </w:tcPr>
          <w:p w14:paraId="54EC52E7">
            <w:pPr>
              <w:pStyle w:val="57"/>
              <w:snapToGrid/>
              <w:spacing w:line="240" w:lineRule="auto"/>
              <w:ind w:firstLine="516" w:firstLineChars="200"/>
              <w:jc w:val="center"/>
              <w:rPr>
                <w:color w:val="000000"/>
              </w:rPr>
            </w:pPr>
            <w:r>
              <w:rPr>
                <w:rFonts w:hint="eastAsia"/>
                <w:position w:val="-34"/>
              </w:rPr>
              <w:object>
                <v:shape id="_x0000_i1116" o:spt="75" type="#_x0000_t75" style="height:40.15pt;width:154.15pt;" o:ole="t" filled="f" o:preferrelative="t" stroked="f" coordsize="21600,21600">
                  <v:path/>
                  <v:fill on="f" focussize="0,0"/>
                  <v:stroke on="f" joinstyle="miter"/>
                  <v:imagedata r:id="rId216" o:title=""/>
                  <o:lock v:ext="edit" aspectratio="f"/>
                  <w10:wrap type="none"/>
                  <w10:anchorlock/>
                </v:shape>
                <o:OLEObject Type="Embed" ProgID="Equation.DSMT4" ShapeID="_x0000_i1116" DrawAspect="Content" ObjectID="_1468075816" r:id="rId215">
                  <o:LockedField>false</o:LockedField>
                </o:OLEObject>
              </w:object>
            </w:r>
          </w:p>
        </w:tc>
        <w:tc>
          <w:tcPr>
            <w:tcW w:w="634" w:type="dxa"/>
            <w:tcBorders>
              <w:tl2br w:val="nil"/>
              <w:tr2bl w:val="nil"/>
            </w:tcBorders>
            <w:shd w:val="clear" w:color="auto" w:fill="FFFFFF"/>
            <w:vAlign w:val="center"/>
          </w:tcPr>
          <w:p w14:paraId="63284DB6">
            <w:pPr>
              <w:rPr>
                <w:color w:val="000000"/>
              </w:rPr>
            </w:pPr>
            <w:r>
              <w:rPr>
                <w:rFonts w:hint="eastAsia"/>
                <w:color w:val="000000"/>
              </w:rPr>
              <w:t>（4.3）</w:t>
            </w:r>
          </w:p>
        </w:tc>
      </w:tr>
    </w:tbl>
    <w:p w14:paraId="1CAB6643">
      <w:pPr>
        <w:pStyle w:val="57"/>
        <w:snapToGrid/>
        <w:spacing w:line="240" w:lineRule="auto"/>
        <w:ind w:firstLine="516" w:firstLineChars="200"/>
      </w:pPr>
      <w:r>
        <w:rPr>
          <w:rFonts w:hint="eastAsia"/>
        </w:rPr>
        <w:t>真实匹配分布</w:t>
      </w:r>
      <w:r>
        <w:rPr>
          <w:rFonts w:hint="eastAsia"/>
          <w:position w:val="-14"/>
        </w:rPr>
        <w:object>
          <v:shape id="_x0000_i1117" o:spt="75" type="#_x0000_t75" style="height:19.15pt;width:18pt;" o:ole="t" filled="f" o:preferrelative="t" stroked="f" coordsize="21600,21600">
            <v:path/>
            <v:fill on="f" focussize="0,0"/>
            <v:stroke on="f" joinstyle="miter"/>
            <v:imagedata r:id="rId218" o:title=""/>
            <o:lock v:ext="edit" aspectratio="f"/>
            <w10:wrap type="none"/>
            <w10:anchorlock/>
          </v:shape>
          <o:OLEObject Type="Embed" ProgID="Equation.DSMT4" ShapeID="_x0000_i1117" DrawAspect="Content" ObjectID="_1468075817" r:id="rId217">
            <o:LockedField>false</o:LockedField>
          </o:OLEObject>
        </w:object>
      </w:r>
      <w:r>
        <w:rPr>
          <w:rFonts w:hint="eastAsia"/>
        </w:rPr>
        <w:t>由标签生成，SDM损失通过双向KL散度（式5-6）迫使模型关注困难负样本，扩大非匹配对的方差与匹配对的相关性。完整的SDM损失为：</w:t>
      </w:r>
    </w:p>
    <w:p w14:paraId="05102A94">
      <w:pPr>
        <w:pStyle w:val="57"/>
        <w:snapToGrid/>
        <w:spacing w:line="240" w:lineRule="auto"/>
        <w:ind w:firstLine="516" w:firstLineChars="200"/>
      </w:pPr>
    </w:p>
    <w:tbl>
      <w:tblPr>
        <w:tblStyle w:val="33"/>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A9A3C73">
        <w:tc>
          <w:tcPr>
            <w:tcW w:w="7865" w:type="dxa"/>
            <w:tcBorders>
              <w:tl2br w:val="nil"/>
              <w:tr2bl w:val="nil"/>
            </w:tcBorders>
            <w:shd w:val="clear" w:color="auto" w:fill="FFFFFF"/>
          </w:tcPr>
          <w:p w14:paraId="296EB3DD">
            <w:pPr>
              <w:pStyle w:val="57"/>
              <w:snapToGrid/>
              <w:spacing w:line="240" w:lineRule="auto"/>
              <w:ind w:firstLine="516" w:firstLineChars="200"/>
              <w:jc w:val="center"/>
              <w:rPr>
                <w:color w:val="000000"/>
              </w:rPr>
            </w:pPr>
            <w:r>
              <w:rPr>
                <w:rFonts w:hint="eastAsia"/>
                <w:position w:val="-12"/>
              </w:rPr>
              <w:object>
                <v:shape id="_x0000_i1118" o:spt="75" type="#_x0000_t75" style="height:18pt;width:109.15pt;" o:ole="t" filled="f" o:preferrelative="t" stroked="f" coordsize="21600,21600">
                  <v:path/>
                  <v:fill on="f" focussize="0,0"/>
                  <v:stroke on="f" joinstyle="miter"/>
                  <v:imagedata r:id="rId220" o:title=""/>
                  <o:lock v:ext="edit" aspectratio="f"/>
                  <w10:wrap type="none"/>
                  <w10:anchorlock/>
                </v:shape>
                <o:OLEObject Type="Embed" ProgID="Equation.DSMT4" ShapeID="_x0000_i1118" DrawAspect="Content" ObjectID="_1468075818" r:id="rId219">
                  <o:LockedField>false</o:LockedField>
                </o:OLEObject>
              </w:object>
            </w:r>
          </w:p>
        </w:tc>
        <w:tc>
          <w:tcPr>
            <w:tcW w:w="634" w:type="dxa"/>
            <w:tcBorders>
              <w:tl2br w:val="nil"/>
              <w:tr2bl w:val="nil"/>
            </w:tcBorders>
            <w:shd w:val="clear" w:color="auto" w:fill="FFFFFF"/>
            <w:vAlign w:val="center"/>
          </w:tcPr>
          <w:p w14:paraId="131AD1E4">
            <w:pPr>
              <w:rPr>
                <w:color w:val="000000"/>
              </w:rPr>
            </w:pPr>
            <w:r>
              <w:rPr>
                <w:rFonts w:hint="eastAsia"/>
                <w:color w:val="000000"/>
              </w:rPr>
              <w:t>（4.4）</w:t>
            </w:r>
          </w:p>
        </w:tc>
      </w:tr>
    </w:tbl>
    <w:p w14:paraId="05AA995C">
      <w:pPr>
        <w:pStyle w:val="57"/>
        <w:snapToGrid/>
        <w:spacing w:line="240" w:lineRule="auto"/>
        <w:ind w:firstLine="516" w:firstLineChars="200"/>
        <w:rPr>
          <w:rFonts w:hint="eastAsia" w:eastAsia="宋体"/>
          <w:lang w:eastAsia="zh-CN"/>
        </w:rPr>
      </w:pPr>
      <w:r>
        <w:rPr>
          <w:rFonts w:hint="eastAsia"/>
        </w:rPr>
        <w:t>其中</w:t>
      </w:r>
      <w:r>
        <w:rPr>
          <w:rFonts w:hint="eastAsia"/>
        </w:rPr>
        <w:object>
          <v:shape id="_x0000_i1119" o:spt="75" type="#_x0000_t75" style="height:18pt;width:39pt;" o:ole="t" filled="f" o:preferrelative="t" stroked="f" coordsize="21600,21600">
            <v:path/>
            <v:fill on="f" focussize="0,0"/>
            <v:stroke on="f" joinstyle="miter"/>
            <v:imagedata r:id="rId222" o:title=""/>
            <o:lock v:ext="edit" aspectratio="f"/>
            <w10:wrap type="none"/>
            <w10:anchorlock/>
          </v:shape>
          <o:OLEObject Type="Embed" ProgID="Equation.DSMT4" ShapeID="_x0000_i1119" DrawAspect="Content" ObjectID="_1468075819" r:id="rId221">
            <o:LockedField>false</o:LockedField>
          </o:OLEObject>
        </w:object>
      </w:r>
      <w:r>
        <w:rPr>
          <w:rFonts w:hint="eastAsia"/>
        </w:rPr>
        <w:t>：双向损失的权重系数（通常取0.5-1.0）</w:t>
      </w:r>
      <w:r>
        <w:rPr>
          <w:rFonts w:hint="eastAsia"/>
          <w:lang w:eastAsia="zh-CN"/>
        </w:rPr>
        <w:t>。</w:t>
      </w:r>
    </w:p>
    <w:p w14:paraId="22C285C2">
      <w:pPr>
        <w:pStyle w:val="57"/>
        <w:snapToGrid/>
        <w:spacing w:line="240" w:lineRule="auto"/>
        <w:ind w:firstLine="516" w:firstLineChars="200"/>
      </w:pPr>
      <w:r>
        <w:rPr>
          <w:rFonts w:hint="eastAsia"/>
        </w:rPr>
        <w:t xml:space="preserve">3.身份识别（ID）损失 </w:t>
      </w:r>
    </w:p>
    <w:p w14:paraId="0B339991">
      <w:pPr>
        <w:pStyle w:val="57"/>
        <w:snapToGrid/>
        <w:spacing w:line="240" w:lineRule="auto"/>
        <w:ind w:firstLine="516" w:firstLineChars="200"/>
      </w:pPr>
      <w:r>
        <w:rPr>
          <w:rFonts w:hint="eastAsia"/>
        </w:rPr>
        <w:t>为强化同一身份样本的类内紧凑性，ID损失通过软最大分类任务约束图像和文本特征，确保相同身份的特征在联合嵌入空间中紧密聚集，进一步提升检索鲁棒性。</w:t>
      </w:r>
    </w:p>
    <w:p w14:paraId="2FA8A328">
      <w:pPr>
        <w:pStyle w:val="57"/>
        <w:snapToGrid/>
        <w:spacing w:line="240" w:lineRule="auto"/>
        <w:jc w:val="center"/>
        <w:rPr>
          <w:position w:val="-12"/>
        </w:rPr>
      </w:pPr>
    </w:p>
    <w:tbl>
      <w:tblPr>
        <w:tblStyle w:val="33"/>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C95C2F9">
        <w:tc>
          <w:tcPr>
            <w:tcW w:w="7865" w:type="dxa"/>
            <w:tcBorders>
              <w:tl2br w:val="nil"/>
              <w:tr2bl w:val="nil"/>
            </w:tcBorders>
            <w:shd w:val="clear" w:color="auto" w:fill="FFFFFF"/>
          </w:tcPr>
          <w:p w14:paraId="0AB455F9">
            <w:pPr>
              <w:pStyle w:val="57"/>
              <w:snapToGrid/>
              <w:spacing w:line="240" w:lineRule="auto"/>
              <w:ind w:firstLine="516" w:firstLineChars="200"/>
              <w:jc w:val="center"/>
              <w:rPr>
                <w:color w:val="000000"/>
              </w:rPr>
            </w:pPr>
            <w:r>
              <w:rPr>
                <w:rFonts w:hint="eastAsia"/>
                <w:position w:val="-12"/>
              </w:rPr>
              <w:object>
                <v:shape id="_x0000_i1120" o:spt="75" type="#_x0000_t75" style="height:18pt;width:94.1pt;" o:ole="t" filled="f" o:preferrelative="t" stroked="f" coordsize="21600,21600">
                  <v:path/>
                  <v:fill on="f" focussize="0,0"/>
                  <v:stroke on="f" joinstyle="miter"/>
                  <v:imagedata r:id="rId224" o:title=""/>
                  <o:lock v:ext="edit" aspectratio="f"/>
                  <w10:wrap type="none"/>
                  <w10:anchorlock/>
                </v:shape>
                <o:OLEObject Type="Embed" ProgID="Equation.DSMT4" ShapeID="_x0000_i1120" DrawAspect="Content" ObjectID="_1468075820" r:id="rId223">
                  <o:LockedField>false</o:LockedField>
                </o:OLEObject>
              </w:object>
            </w:r>
          </w:p>
        </w:tc>
        <w:tc>
          <w:tcPr>
            <w:tcW w:w="634" w:type="dxa"/>
            <w:tcBorders>
              <w:tl2br w:val="nil"/>
              <w:tr2bl w:val="nil"/>
            </w:tcBorders>
            <w:shd w:val="clear" w:color="auto" w:fill="FFFFFF"/>
            <w:vAlign w:val="center"/>
          </w:tcPr>
          <w:p w14:paraId="653ADB26">
            <w:pPr>
              <w:rPr>
                <w:color w:val="000000"/>
              </w:rPr>
            </w:pPr>
            <w:r>
              <w:rPr>
                <w:rFonts w:hint="eastAsia"/>
                <w:color w:val="000000"/>
              </w:rPr>
              <w:t>（4.5）</w:t>
            </w:r>
          </w:p>
        </w:tc>
      </w:tr>
    </w:tbl>
    <w:p w14:paraId="1C4E2207">
      <w:pPr>
        <w:pStyle w:val="57"/>
        <w:snapToGrid/>
        <w:spacing w:line="240" w:lineRule="auto"/>
        <w:ind w:firstLine="516" w:firstLineChars="200"/>
      </w:pPr>
      <w:r>
        <w:rPr>
          <w:rFonts w:hint="eastAsia"/>
        </w:rPr>
        <w:t>IRRA的对本方法的强可用性在于：1）隐式细粒度对齐：通过MLM任务融合视觉线索与文本上下文，避免显式局部对齐的噪声与计算开销；1）全局分布优化：SDM损失直接建模相似度分布，增强跨模态匹配的判别性；3）高效推理：仅需单次全局相似度计算，显著降低检索复杂度。在CUHK-PEDES等数据集上，IRRA以73.38%的Rank-1准确率超越现有方法CFine约3%-9%，验证了其有效性。</w:t>
      </w:r>
    </w:p>
    <w:p w14:paraId="284D5030">
      <w:pPr>
        <w:pStyle w:val="57"/>
        <w:snapToGrid/>
        <w:spacing w:line="240" w:lineRule="auto"/>
        <w:ind w:firstLine="516" w:firstLineChars="200"/>
        <w:rPr>
          <w:rFonts w:hint="eastAsia"/>
        </w:rPr>
      </w:pPr>
      <w:r>
        <w:rPr>
          <w:rFonts w:hint="eastAsia"/>
          <w:b/>
          <w:bCs w:val="0"/>
        </w:rPr>
        <w:t>本文方法的改进与适配</w:t>
      </w:r>
      <w:r>
        <w:rPr>
          <w:rFonts w:hint="eastAsia"/>
        </w:rPr>
        <w:t xml:space="preserve">  </w:t>
      </w:r>
    </w:p>
    <w:p w14:paraId="79BFB32F">
      <w:pPr>
        <w:keepNext/>
        <w:spacing w:line="40" w:lineRule="atLeast"/>
        <w:jc w:val="center"/>
      </w:pPr>
      <w:r>
        <w:rPr>
          <w:rFonts w:hint="eastAsia"/>
        </w:rPr>
        <w:drawing>
          <wp:inline distT="0" distB="0" distL="114300" distR="114300">
            <wp:extent cx="5654675" cy="2967990"/>
            <wp:effectExtent l="0" t="0" r="3175" b="3810"/>
            <wp:docPr id="3" name="图片 3" descr="双流vit架构（最快拼接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双流vit架构（最快拼接版）"/>
                    <pic:cNvPicPr>
                      <a:picLocks noChangeAspect="1"/>
                    </pic:cNvPicPr>
                  </pic:nvPicPr>
                  <pic:blipFill>
                    <a:blip r:embed="rId225"/>
                    <a:srcRect l="4650" t="3206" r="3731" b="3933"/>
                    <a:stretch>
                      <a:fillRect/>
                    </a:stretch>
                  </pic:blipFill>
                  <pic:spPr>
                    <a:xfrm>
                      <a:off x="0" y="0"/>
                      <a:ext cx="5654675" cy="2967990"/>
                    </a:xfrm>
                    <a:prstGeom prst="rect">
                      <a:avLst/>
                    </a:prstGeom>
                  </pic:spPr>
                </pic:pic>
              </a:graphicData>
            </a:graphic>
          </wp:inline>
        </w:drawing>
      </w:r>
    </w:p>
    <w:p w14:paraId="48C8D78F">
      <w:pPr>
        <w:pStyle w:val="8"/>
        <w:keepNext/>
        <w:spacing w:line="40" w:lineRule="atLeast"/>
      </w:pPr>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5</w:t>
      </w:r>
      <w:r>
        <w:fldChar w:fldCharType="end"/>
      </w:r>
      <w:bookmarkStart w:id="1608" w:name="_Toc8204"/>
      <w:bookmarkStart w:id="1609" w:name="_Toc26300"/>
      <w:bookmarkStart w:id="1610" w:name="_Toc15606"/>
      <w:bookmarkStart w:id="1611" w:name="_Toc14290"/>
      <w:bookmarkStart w:id="1612" w:name="_Toc28819"/>
      <w:bookmarkStart w:id="1613" w:name="_Toc20282"/>
      <w:bookmarkStart w:id="1614" w:name="_Toc12774"/>
      <w:bookmarkStart w:id="1615" w:name="_Toc23269"/>
      <w:bookmarkStart w:id="1616" w:name="_Toc6957"/>
      <w:bookmarkStart w:id="1617" w:name="_Toc18825"/>
      <w:bookmarkStart w:id="1618" w:name="_Toc15904"/>
      <w:bookmarkStart w:id="1619" w:name="_Toc28560"/>
      <w:bookmarkStart w:id="1620" w:name="_Toc30313"/>
      <w:bookmarkStart w:id="1621" w:name="_Toc29027"/>
      <w:bookmarkStart w:id="1622" w:name="_Toc17569"/>
      <w:bookmarkStart w:id="1623" w:name="_Toc11393"/>
      <w:bookmarkStart w:id="1624" w:name="_Toc29266"/>
      <w:bookmarkStart w:id="1625" w:name="_Toc11810"/>
      <w:bookmarkStart w:id="1626" w:name="_Toc921"/>
      <w:bookmarkStart w:id="1627" w:name="_Toc18433"/>
      <w:bookmarkStart w:id="1628" w:name="_Toc18030"/>
      <w:bookmarkStart w:id="1629" w:name="_Toc890"/>
      <w:r>
        <w:rPr>
          <w:rFonts w:hint="eastAsia"/>
        </w:rPr>
        <w:t xml:space="preserve"> 基于双流ViT可扩展的行人重识别核心框架</w:t>
      </w:r>
      <w:bookmarkEnd w:id="1608"/>
      <w:bookmarkEnd w:id="1609"/>
      <w:bookmarkEnd w:id="1610"/>
      <w:bookmarkEnd w:id="1611"/>
      <w:bookmarkEnd w:id="1612"/>
      <w:bookmarkEnd w:id="1613"/>
      <w:bookmarkEnd w:id="1614"/>
      <w:bookmarkEnd w:id="1615"/>
      <w:bookmarkEnd w:id="1616"/>
      <w:bookmarkEnd w:id="1617"/>
      <w:bookmarkEnd w:id="1618"/>
      <w:r>
        <w:commentReference w:id="8"/>
      </w:r>
      <w:bookmarkEnd w:id="1619"/>
      <w:bookmarkEnd w:id="1620"/>
      <w:bookmarkEnd w:id="1621"/>
      <w:bookmarkEnd w:id="1622"/>
      <w:bookmarkEnd w:id="1623"/>
      <w:bookmarkEnd w:id="1624"/>
      <w:bookmarkEnd w:id="1625"/>
      <w:bookmarkEnd w:id="1626"/>
      <w:bookmarkEnd w:id="1627"/>
      <w:bookmarkEnd w:id="1628"/>
      <w:bookmarkEnd w:id="1629"/>
    </w:p>
    <w:p w14:paraId="296B6F89">
      <w:pPr>
        <w:pStyle w:val="57"/>
        <w:snapToGrid/>
        <w:ind w:firstLine="516" w:firstLineChars="200"/>
      </w:pPr>
      <w:r>
        <w:rPr>
          <w:rFonts w:hint="eastAsia"/>
        </w:rPr>
        <w:t xml:space="preserve">图4.5是基于双流ViT可扩展的行人重识别核心框架。在IRRA的基础上，本方法针对行人重识别的去混淆需求，提出以下优化：  </w:t>
      </w:r>
    </w:p>
    <w:p w14:paraId="79AB9D5E">
      <w:pPr>
        <w:pStyle w:val="57"/>
        <w:snapToGrid/>
        <w:ind w:firstLine="516" w:firstLineChars="200"/>
      </w:pPr>
      <w:r>
        <w:rPr>
          <w:rFonts w:hint="eastAsia"/>
        </w:rPr>
        <w:t xml:space="preserve">1.双流ViT增强特征解耦：采用CLIP预训练的ViT与文本编码器作为双流主干，通过参数解耦减少模态间干扰，同时保留CLIP的强跨模态对齐能力；  </w:t>
      </w:r>
    </w:p>
    <w:p w14:paraId="3EA1AB2F">
      <w:pPr>
        <w:pStyle w:val="57"/>
        <w:snapToGrid/>
        <w:ind w:firstLine="516" w:firstLineChars="200"/>
      </w:pPr>
      <w:r>
        <w:rPr>
          <w:rFonts w:hint="eastAsia"/>
        </w:rPr>
        <w:t xml:space="preserve">2.动态掩码策略：在IRR模块中引入动态短语级掩码（如遮挡描述性短语），强化语义级对齐，缓解文本歧义；  </w:t>
      </w:r>
    </w:p>
    <w:p w14:paraId="49CA0FD3">
      <w:pPr>
        <w:pStyle w:val="57"/>
        <w:snapToGrid/>
        <w:ind w:firstLine="516" w:firstLineChars="200"/>
      </w:pPr>
      <w:r>
        <w:rPr>
          <w:rFonts w:hint="eastAsia"/>
        </w:rPr>
        <w:t>3.多尺度相似性融合：结合局部注意力响应图与全局特征，构建层次化相似度度量，进一步提升对遮挡与姿态变化的鲁棒性。</w:t>
      </w:r>
    </w:p>
    <w:p w14:paraId="488B3CEC">
      <w:pPr>
        <w:pStyle w:val="57"/>
        <w:snapToGrid/>
        <w:ind w:firstLine="516" w:firstLineChars="200"/>
      </w:pPr>
      <w:r>
        <w:rPr>
          <w:rFonts w:hint="eastAsia"/>
        </w:rPr>
        <w:t>虽然像CLIP的ViT这样的</w:t>
      </w:r>
      <w:r>
        <w:rPr>
          <w:rFonts w:hint="eastAsia"/>
          <w:lang w:val="en-US" w:eastAsia="zh-CN"/>
        </w:rPr>
        <w:t>文本</w:t>
      </w:r>
      <w:r>
        <w:rPr>
          <w:rFonts w:hint="eastAsia"/>
        </w:rPr>
        <w:t>对齐视觉编码器依赖于文本，并且难以区分相似图像，但我们在本节中提出另一种ViT作为语义空间的补充。此外，我们采用因果注意力机制来融合这两种表示，增强视觉特征的鲁棒性。对于视觉表示，</w:t>
      </w:r>
      <w:r>
        <w:rPr>
          <w:rFonts w:hint="eastAsia"/>
          <w:lang w:val="en-US" w:eastAsia="zh-CN"/>
        </w:rPr>
        <w:t>本研究</w:t>
      </w:r>
      <w:r>
        <w:rPr>
          <w:rFonts w:hint="eastAsia"/>
        </w:rPr>
        <w:t>首先采用CLIP的图像编码器作为特征提取的骨干网络，该网络完全由Transformer架构实现。图像首先被划分为等大小的补丁，然后每个补丁被映射到固定维度的向量，以提取其嵌入。与位置嵌入结合后，图像嵌入被输入到ViT-L/14网络架构中，以学习包含12个Transformer层的视觉上下文特征表示。</w:t>
      </w:r>
    </w:p>
    <w:p w14:paraId="05972367">
      <w:pPr>
        <w:pStyle w:val="57"/>
        <w:snapToGrid/>
        <w:ind w:firstLine="516" w:firstLineChars="200"/>
      </w:pPr>
      <w:r>
        <w:t>在一批中采样X对，并将每个图像和文本的索引表示为</w:t>
      </w:r>
      <w:r>
        <w:object>
          <v:shape id="_x0000_i1121" o:spt="75" type="#_x0000_t75" style="height:16.15pt;width:61.15pt;" o:ole="t" filled="f" o:preferrelative="t" stroked="f" coordsize="21600,21600">
            <v:path/>
            <v:fill on="f" focussize="0,0"/>
            <v:stroke on="f" joinstyle="miter"/>
            <v:imagedata r:id="rId227" o:title=""/>
            <o:lock v:ext="edit" aspectratio="f"/>
            <w10:wrap type="none"/>
            <w10:anchorlock/>
          </v:shape>
          <o:OLEObject Type="Embed" ProgID="Equation.DSMT4" ShapeID="_x0000_i1121" DrawAspect="Content" ObjectID="_1468075821" r:id="rId226">
            <o:LockedField>false</o:LockedField>
          </o:OLEObject>
        </w:object>
      </w:r>
      <w:r>
        <w:t>，</w:t>
      </w:r>
      <w:r>
        <w:rPr>
          <w:rFonts w:hint="eastAsia"/>
          <w:lang w:eastAsia="zh-CN"/>
        </w:rPr>
        <w:t>“</w:t>
      </w:r>
      <w:r>
        <w:t>N</w:t>
      </w:r>
      <w:r>
        <w:rPr>
          <w:rFonts w:hint="eastAsia"/>
          <w:lang w:eastAsia="zh-CN"/>
        </w:rPr>
        <w:t>”</w:t>
      </w:r>
      <w:r>
        <w:t>是一批中图像和文本的数量。同样，获得了用EVA或SigLIP编码的用于视觉表示的扩展嵌入，将以EVA为例进行演示。因此，在这个模块中，分别获得RGB图像特征</w:t>
      </w:r>
      <w:r>
        <w:object>
          <v:shape id="_x0000_i1122" o:spt="75" type="#_x0000_t75" style="height:19.15pt;width:18pt;" o:ole="t" filled="f" o:preferrelative="t" stroked="f" coordsize="21600,21600">
            <v:path/>
            <v:fill on="f" focussize="0,0"/>
            <v:stroke on="f" joinstyle="miter"/>
            <v:imagedata r:id="rId229" o:title=""/>
            <o:lock v:ext="edit" aspectratio="f"/>
            <w10:wrap type="none"/>
            <w10:anchorlock/>
          </v:shape>
          <o:OLEObject Type="Embed" ProgID="Equation.DSMT4" ShapeID="_x0000_i1122" DrawAspect="Content" ObjectID="_1468075822" r:id="rId228">
            <o:LockedField>false</o:LockedField>
          </o:OLEObject>
        </w:object>
      </w:r>
      <w:r>
        <w:t>和可扩展的视觉特征</w:t>
      </w:r>
      <w:r>
        <w:object>
          <v:shape id="_x0000_i1123" o:spt="75" type="#_x0000_t75" style="height:19.9pt;width:18pt;" o:ole="t" filled="f" o:preferrelative="t" stroked="f" coordsize="21600,21600">
            <v:path/>
            <v:fill on="f" focussize="0,0"/>
            <v:stroke on="f" joinstyle="miter"/>
            <v:imagedata r:id="rId231" o:title=""/>
            <o:lock v:ext="edit" aspectratio="f"/>
            <w10:wrap type="none"/>
            <w10:anchorlock/>
          </v:shape>
          <o:OLEObject Type="Embed" ProgID="Equation.DSMT4" ShapeID="_x0000_i1123" DrawAspect="Content" ObjectID="_1468075823" r:id="rId230">
            <o:LockedField>false</o:LockedField>
          </o:OLEObject>
        </w:object>
      </w:r>
      <w:r>
        <w:t>，它们正式表示为：</w:t>
      </w:r>
    </w:p>
    <w:p w14:paraId="4ED46D30">
      <w:pPr>
        <w:spacing w:line="240" w:lineRule="auto"/>
      </w:pPr>
    </w:p>
    <w:tbl>
      <w:tblPr>
        <w:tblStyle w:val="33"/>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5DADCF4">
        <w:tc>
          <w:tcPr>
            <w:tcW w:w="7865" w:type="dxa"/>
            <w:tcBorders>
              <w:tl2br w:val="nil"/>
              <w:tr2bl w:val="nil"/>
            </w:tcBorders>
            <w:shd w:val="clear" w:color="auto" w:fill="FFFFFF"/>
          </w:tcPr>
          <w:p w14:paraId="39A0B190">
            <w:pPr>
              <w:adjustRightInd/>
              <w:spacing w:line="240" w:lineRule="auto"/>
              <w:jc w:val="center"/>
              <w:textAlignment w:val="center"/>
              <w:rPr>
                <w:color w:val="000000"/>
              </w:rPr>
            </w:pPr>
            <w:r>
              <w:rPr>
                <w:rFonts w:ascii="微软雅黑" w:hAnsi="微软雅黑" w:eastAsia="微软雅黑" w:cs="微软雅黑"/>
                <w:color w:val="333333"/>
                <w:position w:val="-36"/>
                <w:sz w:val="18"/>
                <w:szCs w:val="18"/>
                <w:shd w:val="clear" w:color="auto" w:fill="FFFFFF"/>
                <w:lang w:bidi="ar"/>
              </w:rPr>
              <w:object>
                <v:shape id="_x0000_i1124" o:spt="75" type="#_x0000_t75" style="height:42pt;width:82.1pt;" o:ole="t" filled="f" o:preferrelative="t" stroked="f" coordsize="21600,21600">
                  <v:path/>
                  <v:fill on="f" focussize="0,0"/>
                  <v:stroke on="f" joinstyle="miter"/>
                  <v:imagedata r:id="rId233" o:title=""/>
                  <o:lock v:ext="edit" aspectratio="f"/>
                  <w10:wrap type="none"/>
                  <w10:anchorlock/>
                </v:shape>
                <o:OLEObject Type="Embed" ProgID="Equation.DSMT4" ShapeID="_x0000_i1124" DrawAspect="Content" ObjectID="_1468075824" r:id="rId232">
                  <o:LockedField>false</o:LockedField>
                </o:OLEObject>
              </w:object>
            </w:r>
            <w:r>
              <w:rPr>
                <w:rFonts w:hint="eastAsia" w:ascii="微软雅黑" w:hAnsi="微软雅黑" w:eastAsia="微软雅黑" w:cs="微软雅黑"/>
                <w:color w:val="333333"/>
                <w:position w:val="-36"/>
                <w:sz w:val="18"/>
                <w:szCs w:val="18"/>
                <w:shd w:val="clear" w:color="auto" w:fill="FFFFFF"/>
                <w:lang w:bidi="ar"/>
              </w:rPr>
              <w:t xml:space="preserve">   </w:t>
            </w:r>
          </w:p>
        </w:tc>
        <w:tc>
          <w:tcPr>
            <w:tcW w:w="634" w:type="dxa"/>
            <w:tcBorders>
              <w:tl2br w:val="nil"/>
              <w:tr2bl w:val="nil"/>
            </w:tcBorders>
            <w:shd w:val="clear" w:color="auto" w:fill="FFFFFF"/>
            <w:vAlign w:val="center"/>
          </w:tcPr>
          <w:p w14:paraId="28AB6D0E">
            <w:pPr>
              <w:rPr>
                <w:color w:val="000000"/>
              </w:rPr>
            </w:pPr>
            <w:r>
              <w:rPr>
                <w:rFonts w:hint="eastAsia"/>
                <w:color w:val="000000"/>
              </w:rPr>
              <w:t>（4.6）</w:t>
            </w:r>
          </w:p>
        </w:tc>
      </w:tr>
    </w:tbl>
    <w:p w14:paraId="0EFECD5D">
      <w:pPr>
        <w:pStyle w:val="57"/>
        <w:snapToGrid/>
        <w:ind w:firstLine="516" w:firstLineChars="200"/>
      </w:pPr>
      <w:r>
        <w:t>其中</w:t>
      </w:r>
      <w:r>
        <w:object>
          <v:shape id="_x0000_i1125" o:spt="75" type="#_x0000_t75" style="height:18pt;width:36pt;" o:ole="t" filled="f" o:preferrelative="t" stroked="f" coordsize="21600,21600">
            <v:path/>
            <v:fill on="f" focussize="0,0"/>
            <v:stroke on="f" joinstyle="miter"/>
            <v:imagedata r:id="rId235" o:title=""/>
            <o:lock v:ext="edit" aspectratio="f"/>
            <w10:wrap type="none"/>
            <w10:anchorlock/>
          </v:shape>
          <o:OLEObject Type="Embed" ProgID="Equation.DSMT4" ShapeID="_x0000_i1125" DrawAspect="Content" ObjectID="_1468075825" r:id="rId234">
            <o:LockedField>false</o:LockedField>
          </o:OLEObject>
        </w:object>
      </w:r>
      <w:r>
        <w:t>和</w:t>
      </w:r>
      <w:r>
        <w:object>
          <v:shape id="_x0000_i1126" o:spt="75" type="#_x0000_t75" style="height:18pt;width:34.15pt;" o:ole="t" filled="f" o:preferrelative="t" stroked="f" coordsize="21600,21600">
            <v:path/>
            <v:fill on="f" focussize="0,0"/>
            <v:stroke on="f" joinstyle="miter"/>
            <v:imagedata r:id="rId237" o:title=""/>
            <o:lock v:ext="edit" aspectratio="f"/>
            <w10:wrap type="none"/>
            <w10:anchorlock/>
          </v:shape>
          <o:OLEObject Type="Embed" ProgID="Equation.DSMT4" ShapeID="_x0000_i1126" DrawAspect="Content" ObjectID="_1468075826" r:id="rId236">
            <o:LockedField>false</o:LockedField>
          </o:OLEObject>
        </w:object>
      </w:r>
      <w:r>
        <w:t>都是视觉投影函数。 此外，需要考虑不同空间的ViT特征的适当融合策略。由于的ReID任务仍然是一个跨模态任务，从文本中检索行人的图像，因此来自CLIP的特征仍然需要处于主导地位。因此，应用因果注意力使特征交互成为一个单向过程，如下所示：</w:t>
      </w:r>
    </w:p>
    <w:p w14:paraId="3D049E0B">
      <w:pPr>
        <w:adjustRightInd/>
        <w:spacing w:line="240" w:lineRule="auto"/>
        <w:jc w:val="left"/>
        <w:textAlignment w:val="center"/>
        <w:rPr>
          <w:rFonts w:hint="eastAsia" w:ascii="微软雅黑" w:hAnsi="微软雅黑" w:eastAsia="微软雅黑" w:cs="微软雅黑"/>
          <w:color w:val="333333"/>
          <w:position w:val="-30"/>
          <w:sz w:val="18"/>
          <w:szCs w:val="18"/>
          <w:shd w:val="clear" w:color="auto" w:fill="FFFFFF"/>
          <w:lang w:val="en-US" w:eastAsia="zh-CN" w:bidi="ar"/>
        </w:rPr>
      </w:pPr>
    </w:p>
    <w:tbl>
      <w:tblPr>
        <w:tblStyle w:val="33"/>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1F31D813">
        <w:tc>
          <w:tcPr>
            <w:tcW w:w="7865" w:type="dxa"/>
            <w:tcBorders>
              <w:tl2br w:val="nil"/>
              <w:tr2bl w:val="nil"/>
            </w:tcBorders>
            <w:shd w:val="clear" w:color="auto" w:fill="FFFFFF"/>
          </w:tcPr>
          <w:p w14:paraId="670F20B7">
            <w:pPr>
              <w:adjustRightInd/>
              <w:spacing w:line="240" w:lineRule="auto"/>
              <w:jc w:val="center"/>
              <w:textAlignment w:val="center"/>
              <w:rPr>
                <w:color w:val="000000"/>
              </w:rPr>
            </w:pPr>
            <w:r>
              <w:rPr>
                <w:rFonts w:ascii="微软雅黑" w:hAnsi="微软雅黑" w:eastAsia="微软雅黑" w:cs="微软雅黑"/>
                <w:color w:val="333333"/>
                <w:position w:val="-30"/>
                <w:sz w:val="18"/>
                <w:szCs w:val="18"/>
                <w:shd w:val="clear" w:color="auto" w:fill="FFFFFF"/>
                <w:lang w:bidi="ar"/>
              </w:rPr>
              <w:object>
                <v:shape id="_x0000_i1127" o:spt="75" type="#_x0000_t75" style="height:36pt;width:205.15pt;" o:ole="t" filled="f" o:preferrelative="t" stroked="f" coordsize="21600,21600">
                  <v:path/>
                  <v:fill on="f" focussize="0,0"/>
                  <v:stroke on="f" joinstyle="miter"/>
                  <v:imagedata r:id="rId239" o:title=""/>
                  <o:lock v:ext="edit" aspectratio="f"/>
                  <w10:wrap type="none"/>
                  <w10:anchorlock/>
                </v:shape>
                <o:OLEObject Type="Embed" ProgID="Equation.DSMT4" ShapeID="_x0000_i1127" DrawAspect="Content" ObjectID="_1468075827" r:id="rId238">
                  <o:LockedField>false</o:LockedField>
                </o:OLEObject>
              </w:object>
            </w:r>
            <w:r>
              <w:rPr>
                <w:rFonts w:hint="eastAsia" w:ascii="微软雅黑" w:hAnsi="微软雅黑" w:eastAsia="微软雅黑" w:cs="微软雅黑"/>
                <w:color w:val="333333"/>
                <w:position w:val="-30"/>
                <w:sz w:val="18"/>
                <w:szCs w:val="18"/>
                <w:shd w:val="clear" w:color="auto" w:fill="FFFFFF"/>
                <w:lang w:bidi="ar"/>
              </w:rPr>
              <w:t xml:space="preserve">   </w:t>
            </w:r>
          </w:p>
        </w:tc>
        <w:tc>
          <w:tcPr>
            <w:tcW w:w="634" w:type="dxa"/>
            <w:tcBorders>
              <w:tl2br w:val="nil"/>
              <w:tr2bl w:val="nil"/>
            </w:tcBorders>
            <w:shd w:val="clear" w:color="auto" w:fill="FFFFFF"/>
            <w:vAlign w:val="center"/>
          </w:tcPr>
          <w:p w14:paraId="29CEBBE0">
            <w:pPr>
              <w:rPr>
                <w:color w:val="000000"/>
              </w:rPr>
            </w:pPr>
            <w:r>
              <w:rPr>
                <w:rFonts w:hint="eastAsia"/>
                <w:color w:val="000000"/>
              </w:rPr>
              <w:t>（4.7）</w:t>
            </w:r>
          </w:p>
        </w:tc>
      </w:tr>
    </w:tbl>
    <w:p w14:paraId="7D9AC5D7">
      <w:pPr>
        <w:pStyle w:val="57"/>
        <w:adjustRightInd/>
        <w:snapToGrid/>
        <w:ind w:firstLine="516" w:firstLineChars="200"/>
      </w:pPr>
      <w:r>
        <w:t>其中M是由CLIP图像编码器编码的视觉表示，S是由其他编码器编码的视觉表示。此外，i和j是行和列索引，</w:t>
      </w:r>
      <w:r>
        <w:rPr>
          <w:rFonts w:hint="eastAsia"/>
        </w:rPr>
        <w:t>M[i,j]</w:t>
      </w:r>
      <w:r>
        <w:t>表示第i个图像在Transformer层中可以关注到第j个图像的表示。</w:t>
      </w:r>
    </w:p>
    <w:p w14:paraId="116964D5">
      <w:pPr>
        <w:pStyle w:val="57"/>
        <w:adjustRightInd/>
        <w:snapToGrid/>
        <w:ind w:firstLine="516" w:firstLineChars="200"/>
      </w:pPr>
      <w:r>
        <w:rPr>
          <w:rFonts w:hint="eastAsia"/>
        </w:rPr>
        <w:t>从因果干预的角度，本研究设计了一种单向注意力掩码机制以实现可控特征融合。如图4.6所示，本方法将注意力权重矩阵划分为四个均等象限，构建非对称的掩码模式：左上（主模态-主模态交互）、左下（主模态-辅助模态交互）及右下（辅助模态-辅助模态交互）区域保留原始注意力连接（置为1），而右上象限（辅助模态-主模态交互）则强制置零。该设计从结构因果模型层面约束信息流动方向，确保主模态特征（如CLIP编码的视觉表征）可动态整合辅助模态信息（如EVA编码的可拓展特征），同时通过阻断辅助模态对主模态的逆向注意力路径，有效抑制辅助特征在融合过程中可能引入的信息冗余或语义偏差。这种定向融合策略既保留了跨模态特征的互补优势，又符合因果推断中do算子干预的逻辑，使主模态特征在增强判别力的同时保持语义主导性。</w:t>
      </w:r>
      <w:r>
        <w:t>最后，双重视觉表示</w:t>
      </w:r>
      <w:r>
        <w:rPr>
          <w:position w:val="-12"/>
        </w:rPr>
        <w:object>
          <v:shape id="_x0000_i1128" o:spt="75" type="#_x0000_t75" style="height:19.15pt;width:19.9pt;" o:ole="t" filled="f" o:preferrelative="t" stroked="f" coordsize="21600,21600">
            <v:path/>
            <v:fill on="f" focussize="0,0"/>
            <v:stroke on="f" joinstyle="miter"/>
            <v:imagedata r:id="rId241" o:title=""/>
            <o:lock v:ext="edit" aspectratio="f"/>
            <w10:wrap type="none"/>
            <w10:anchorlock/>
          </v:shape>
          <o:OLEObject Type="Embed" ProgID="Equation.DSMT4" ShapeID="_x0000_i1128" DrawAspect="Content" ObjectID="_1468075828" r:id="rId240">
            <o:LockedField>false</o:LockedField>
          </o:OLEObject>
        </w:object>
      </w:r>
      <w:r>
        <w:t>的表达式为：</w:t>
      </w:r>
    </w:p>
    <w:p w14:paraId="308622A0">
      <w:pPr>
        <w:pStyle w:val="29"/>
        <w:widowControl/>
        <w:shd w:val="clear" w:color="auto" w:fill="FFFFFF"/>
        <w:adjustRightInd/>
        <w:spacing w:beforeAutospacing="0" w:afterAutospacing="0"/>
        <w:jc w:val="center"/>
        <w:textAlignment w:val="center"/>
        <w:rPr>
          <w:rFonts w:hint="eastAsia" w:ascii="Helvetica" w:hAnsi="Helvetica" w:cs="Helvetica"/>
          <w:color w:val="333333"/>
          <w:position w:val="-12"/>
          <w:sz w:val="13"/>
          <w:szCs w:val="13"/>
          <w:shd w:val="clear" w:color="auto" w:fill="FFFFFF"/>
        </w:rPr>
      </w:pPr>
      <w:r>
        <w:rPr>
          <w:rFonts w:hint="eastAsia" w:ascii="Helvetica" w:hAnsi="Helvetica" w:cs="Helvetica"/>
          <w:color w:val="333333"/>
          <w:position w:val="-12"/>
          <w:sz w:val="13"/>
          <w:szCs w:val="13"/>
          <w:shd w:val="clear" w:color="auto" w:fill="FFFFFF"/>
        </w:rPr>
        <w:t xml:space="preserve">  </w:t>
      </w:r>
    </w:p>
    <w:tbl>
      <w:tblPr>
        <w:tblStyle w:val="33"/>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28E0459">
        <w:tc>
          <w:tcPr>
            <w:tcW w:w="7865" w:type="dxa"/>
            <w:tcBorders>
              <w:tl2br w:val="nil"/>
              <w:tr2bl w:val="nil"/>
            </w:tcBorders>
            <w:shd w:val="clear" w:color="auto" w:fill="FFFFFF"/>
          </w:tcPr>
          <w:p w14:paraId="61E9EC7B">
            <w:pPr>
              <w:pStyle w:val="29"/>
              <w:widowControl/>
              <w:shd w:val="clear" w:color="auto" w:fill="FFFFFF"/>
              <w:adjustRightInd/>
              <w:spacing w:beforeAutospacing="0" w:afterAutospacing="0"/>
              <w:jc w:val="center"/>
              <w:textAlignment w:val="center"/>
              <w:rPr>
                <w:color w:val="000000"/>
              </w:rPr>
            </w:pPr>
            <w:r>
              <w:rPr>
                <w:rFonts w:ascii="Helvetica" w:hAnsi="Helvetica" w:eastAsia="Helvetica" w:cs="Helvetica"/>
                <w:color w:val="333333"/>
                <w:position w:val="-12"/>
                <w:sz w:val="13"/>
                <w:szCs w:val="13"/>
                <w:shd w:val="clear" w:color="auto" w:fill="FFFFFF"/>
              </w:rPr>
              <w:object>
                <v:shape id="_x0000_i1129" o:spt="75" type="#_x0000_t75" style="height:19.9pt;width:73.9pt;" o:ole="t" filled="f" o:preferrelative="t" stroked="f" coordsize="21600,21600">
                  <v:path/>
                  <v:fill on="f" focussize="0,0"/>
                  <v:stroke on="f" joinstyle="miter"/>
                  <v:imagedata r:id="rId243" o:title=""/>
                  <o:lock v:ext="edit" aspectratio="f"/>
                  <w10:wrap type="none"/>
                  <w10:anchorlock/>
                </v:shape>
                <o:OLEObject Type="Embed" ProgID="Equation.DSMT4" ShapeID="_x0000_i1129" DrawAspect="Content" ObjectID="_1468075829" r:id="rId242">
                  <o:LockedField>false</o:LockedField>
                </o:OLEObject>
              </w:object>
            </w:r>
            <w:r>
              <w:rPr>
                <w:rFonts w:hint="eastAsia" w:ascii="Helvetica" w:hAnsi="Helvetica" w:cs="Helvetica"/>
                <w:color w:val="333333"/>
                <w:position w:val="-12"/>
                <w:sz w:val="13"/>
                <w:szCs w:val="13"/>
                <w:shd w:val="clear" w:color="auto" w:fill="FFFFFF"/>
              </w:rPr>
              <w:t xml:space="preserve">  </w:t>
            </w:r>
          </w:p>
        </w:tc>
        <w:tc>
          <w:tcPr>
            <w:tcW w:w="634" w:type="dxa"/>
            <w:tcBorders>
              <w:tl2br w:val="nil"/>
              <w:tr2bl w:val="nil"/>
            </w:tcBorders>
            <w:shd w:val="clear" w:color="auto" w:fill="FFFFFF"/>
            <w:vAlign w:val="center"/>
          </w:tcPr>
          <w:p w14:paraId="2C723796">
            <w:pPr>
              <w:rPr>
                <w:color w:val="000000"/>
              </w:rPr>
            </w:pPr>
            <w:r>
              <w:rPr>
                <w:rFonts w:hint="eastAsia"/>
                <w:color w:val="000000"/>
              </w:rPr>
              <w:t>（4.8）</w:t>
            </w:r>
          </w:p>
        </w:tc>
      </w:tr>
    </w:tbl>
    <w:p w14:paraId="67424DC3">
      <w:pPr>
        <w:spacing w:line="240" w:lineRule="auto"/>
        <w:jc w:val="center"/>
      </w:pPr>
      <w:r>
        <w:drawing>
          <wp:inline distT="0" distB="0" distL="114300" distR="114300">
            <wp:extent cx="1748155" cy="1986280"/>
            <wp:effectExtent l="0" t="0" r="4445" b="4445"/>
            <wp:docPr id="12" name="图片 12" descr="因果掩码（彩色）_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因果掩码（彩色）_gray"/>
                    <pic:cNvPicPr>
                      <a:picLocks noChangeAspect="1"/>
                    </pic:cNvPicPr>
                  </pic:nvPicPr>
                  <pic:blipFill>
                    <a:blip r:embed="rId244"/>
                    <a:stretch>
                      <a:fillRect/>
                    </a:stretch>
                  </pic:blipFill>
                  <pic:spPr>
                    <a:xfrm>
                      <a:off x="0" y="0"/>
                      <a:ext cx="1748155" cy="1986280"/>
                    </a:xfrm>
                    <a:prstGeom prst="rect">
                      <a:avLst/>
                    </a:prstGeom>
                  </pic:spPr>
                </pic:pic>
              </a:graphicData>
            </a:graphic>
          </wp:inline>
        </w:drawing>
      </w:r>
    </w:p>
    <w:p w14:paraId="04151F36">
      <w:pPr>
        <w:pStyle w:val="8"/>
        <w:spacing w:line="240" w:lineRule="auto"/>
      </w:pPr>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6</w:t>
      </w:r>
      <w:r>
        <w:fldChar w:fldCharType="end"/>
      </w:r>
      <w:bookmarkStart w:id="1630" w:name="_Toc21125"/>
      <w:bookmarkStart w:id="1631" w:name="_Toc12951"/>
      <w:bookmarkStart w:id="1632" w:name="_Toc32310"/>
      <w:bookmarkStart w:id="1633" w:name="_Toc9520"/>
      <w:bookmarkStart w:id="1634" w:name="_Toc18984"/>
      <w:bookmarkStart w:id="1635" w:name="_Toc14126"/>
      <w:bookmarkStart w:id="1636" w:name="_Toc10272"/>
      <w:bookmarkStart w:id="1637" w:name="_Toc11680"/>
      <w:bookmarkStart w:id="1638" w:name="_Toc1262"/>
      <w:bookmarkStart w:id="1639" w:name="_Toc1983"/>
      <w:bookmarkStart w:id="1640" w:name="_Toc22970"/>
      <w:bookmarkStart w:id="1641" w:name="_Toc30389"/>
      <w:bookmarkStart w:id="1642" w:name="_Toc28693"/>
      <w:bookmarkStart w:id="1643" w:name="_Toc913"/>
      <w:bookmarkStart w:id="1644" w:name="_Toc31990"/>
      <w:bookmarkStart w:id="1645" w:name="_Toc24157"/>
      <w:bookmarkStart w:id="1646" w:name="_Toc23331"/>
      <w:bookmarkStart w:id="1647" w:name="_Toc20968"/>
      <w:bookmarkStart w:id="1648" w:name="_Toc17850"/>
      <w:bookmarkStart w:id="1649" w:name="_Toc29828"/>
      <w:bookmarkStart w:id="1650" w:name="_Toc30227"/>
      <w:bookmarkStart w:id="1651" w:name="_Toc8876"/>
      <w:r>
        <w:rPr>
          <w:rFonts w:hint="eastAsia"/>
        </w:rPr>
        <w:t xml:space="preserve"> 因果掩码注意力机制</w:t>
      </w:r>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p>
    <w:p w14:paraId="772C2320">
      <w:pPr>
        <w:pStyle w:val="53"/>
      </w:pPr>
      <w:bookmarkStart w:id="1652" w:name="_Toc17647"/>
      <w:bookmarkStart w:id="1653" w:name="_Toc12428"/>
      <w:bookmarkStart w:id="1654" w:name="_Toc30466"/>
      <w:bookmarkStart w:id="1655" w:name="_Toc28126"/>
      <w:bookmarkStart w:id="1656" w:name="_Toc21057"/>
      <w:bookmarkStart w:id="1657" w:name="_Toc22284"/>
      <w:bookmarkStart w:id="1658" w:name="_Toc24625"/>
      <w:bookmarkStart w:id="1659" w:name="_Toc17758"/>
      <w:bookmarkStart w:id="1660" w:name="_Toc4468"/>
      <w:bookmarkStart w:id="1661" w:name="_Toc18857"/>
      <w:bookmarkStart w:id="1662" w:name="_Toc7441"/>
      <w:bookmarkStart w:id="1663" w:name="_Toc21440"/>
      <w:r>
        <w:rPr>
          <w:rFonts w:hint="eastAsia"/>
        </w:rPr>
        <w:t>4.</w:t>
      </w:r>
      <w:r>
        <w:t>2</w:t>
      </w:r>
      <w:r>
        <w:rPr>
          <w:rFonts w:hint="eastAsia"/>
        </w:rPr>
        <w:t>.2</w:t>
      </w:r>
      <w:r>
        <w:t xml:space="preserve"> </w:t>
      </w:r>
      <w:r>
        <w:rPr>
          <w:rFonts w:hint="eastAsia"/>
        </w:rPr>
        <w:t>基于双流ViT</w:t>
      </w:r>
      <w:r>
        <w:t>的选取策略</w:t>
      </w:r>
      <w:bookmarkEnd w:id="1652"/>
      <w:bookmarkEnd w:id="1653"/>
      <w:bookmarkEnd w:id="1654"/>
      <w:bookmarkEnd w:id="1655"/>
      <w:bookmarkEnd w:id="1656"/>
      <w:bookmarkEnd w:id="1657"/>
      <w:bookmarkEnd w:id="1658"/>
      <w:bookmarkEnd w:id="1659"/>
      <w:bookmarkEnd w:id="1660"/>
      <w:bookmarkEnd w:id="1661"/>
      <w:bookmarkEnd w:id="1662"/>
      <w:bookmarkEnd w:id="1663"/>
    </w:p>
    <w:p w14:paraId="5C3B39A4">
      <w:pPr>
        <w:pStyle w:val="57"/>
        <w:snapToGrid/>
        <w:ind w:firstLine="516" w:firstLineChars="200"/>
      </w:pPr>
      <w:r>
        <w:rPr>
          <w:rFonts w:hint="eastAsia"/>
        </w:rPr>
        <w:t>在跨模态行人重识别任务中，视觉特征的可扩展性与语义对齐能力直接影响模型性能。基于双流ViT架构通过融合不同预训练策略的视觉编码器，能够有效平衡计算效率与特征表达能力。本节从模型架构选择和特征融合机制方面展开讨论，阐述本方法为何采用采用CLIP的文本对齐ViT与自监督预训练的EVA ViT，并结合</w:t>
      </w:r>
      <w:r>
        <w:rPr>
          <w:rFonts w:hint="eastAsia"/>
          <w:szCs w:val="21"/>
        </w:rPr>
        <w:t>数据规模</w:t>
      </w:r>
      <w:r>
        <w:rPr>
          <w:rFonts w:hint="eastAsia"/>
        </w:rPr>
        <w:t>提出针对性的双流ViT选取策略。</w:t>
      </w:r>
    </w:p>
    <w:p w14:paraId="26C90886">
      <w:pPr>
        <w:pStyle w:val="57"/>
        <w:snapToGrid/>
        <w:ind w:firstLine="516" w:firstLineChars="200"/>
      </w:pPr>
      <w:r>
        <w:rPr>
          <w:rFonts w:hint="eastAsia"/>
        </w:rPr>
        <w:t xml:space="preserve">1.双流ViT的架构选择：互补性与效率权衡  </w:t>
      </w:r>
    </w:p>
    <w:p w14:paraId="51F15584">
      <w:pPr>
        <w:pStyle w:val="57"/>
        <w:snapToGrid/>
        <w:ind w:firstLine="516" w:firstLineChars="200"/>
      </w:pPr>
      <w:r>
        <w:rPr>
          <w:rFonts w:hint="eastAsia"/>
        </w:rPr>
        <w:t xml:space="preserve">双流ViT的核心思想是结合两种不同预训练目标的视觉编码器，本方法采用CLIP的文本对齐ViT与自监督预训练的EVA ViT，以增强特征的判别性和泛化性。以下是关键选择依据：  </w:t>
      </w:r>
    </w:p>
    <w:p w14:paraId="1A88BA07">
      <w:pPr>
        <w:pStyle w:val="57"/>
        <w:snapToGrid/>
        <w:ind w:firstLine="516" w:firstLineChars="200"/>
      </w:pPr>
      <w:r>
        <w:rPr>
          <w:rFonts w:hint="eastAsia"/>
          <w:lang w:eastAsia="zh-CN"/>
        </w:rPr>
        <w:t>（</w:t>
      </w:r>
      <w:r>
        <w:rPr>
          <w:rFonts w:hint="eastAsia"/>
        </w:rPr>
        <w:t>1</w:t>
      </w:r>
      <w:r>
        <w:rPr>
          <w:rFonts w:hint="eastAsia"/>
          <w:lang w:eastAsia="zh-CN"/>
        </w:rPr>
        <w:t>）</w:t>
      </w:r>
      <w:r>
        <w:rPr>
          <w:rFonts w:hint="eastAsia"/>
        </w:rPr>
        <w:t xml:space="preserve">模型规模与计算效率  </w:t>
      </w:r>
    </w:p>
    <w:p w14:paraId="7E23DC01">
      <w:pPr>
        <w:pStyle w:val="57"/>
        <w:snapToGrid/>
        <w:ind w:firstLine="516" w:firstLineChars="200"/>
      </w:pPr>
      <w:r>
        <w:rPr>
          <w:rFonts w:hint="eastAsia"/>
        </w:rPr>
        <w:t xml:space="preserve">CLIP ViT-L/14：基于大规模图文对（如LAION-400M）预训练，特征具备强语义对齐能力，但计算成本较高（单张图像推理时间约20ms）。  </w:t>
      </w:r>
    </w:p>
    <w:p w14:paraId="2064E27D">
      <w:pPr>
        <w:pStyle w:val="57"/>
        <w:snapToGrid/>
        <w:ind w:firstLine="516" w:firstLineChars="200"/>
      </w:pPr>
      <w:r>
        <w:rPr>
          <w:rFonts w:hint="eastAsia"/>
        </w:rPr>
        <w:t xml:space="preserve">EVA ViT：通过掩码图像建模（MIM）自监督预训练，特征更关注局部细节，推理速度较CLIP快1.3倍。  </w:t>
      </w:r>
    </w:p>
    <w:p w14:paraId="1E8063D4">
      <w:pPr>
        <w:pStyle w:val="57"/>
        <w:snapToGrid/>
        <w:ind w:firstLine="516" w:firstLineChars="200"/>
      </w:pPr>
      <w:r>
        <w:rPr>
          <w:rFonts w:hint="eastAsia"/>
        </w:rPr>
        <w:t xml:space="preserve">在计算资源受限的场景下，优先采用轻量化ViT（如ViT-B/16）作为辅流，搭配CLIP ViT-L/14主流架构，实现效率与性能的平衡。  </w:t>
      </w:r>
    </w:p>
    <w:p w14:paraId="6DC10A31">
      <w:pPr>
        <w:pStyle w:val="57"/>
        <w:snapToGrid/>
        <w:ind w:firstLine="516" w:firstLineChars="200"/>
      </w:pPr>
      <w:r>
        <w:rPr>
          <w:rFonts w:hint="eastAsia"/>
          <w:lang w:eastAsia="zh-CN"/>
        </w:rPr>
        <w:t>（</w:t>
      </w:r>
      <w:r>
        <w:rPr>
          <w:rFonts w:hint="eastAsia"/>
        </w:rPr>
        <w:t>2</w:t>
      </w:r>
      <w:r>
        <w:rPr>
          <w:rFonts w:hint="eastAsia"/>
          <w:lang w:eastAsia="zh-CN"/>
        </w:rPr>
        <w:t>）</w:t>
      </w:r>
      <w:r>
        <w:rPr>
          <w:rFonts w:hint="eastAsia"/>
        </w:rPr>
        <w:t xml:space="preserve">预训练任务的互补性  </w:t>
      </w:r>
    </w:p>
    <w:p w14:paraId="5E015E63">
      <w:pPr>
        <w:pStyle w:val="57"/>
        <w:snapToGrid/>
        <w:ind w:firstLine="516" w:firstLineChars="200"/>
      </w:pPr>
      <w:r>
        <w:rPr>
          <w:rFonts w:hint="eastAsia"/>
        </w:rPr>
        <w:t xml:space="preserve">CLIP的对比学习目标：通过图像-文本对最大化跨模态相似性，适合全局语义对齐。  </w:t>
      </w:r>
    </w:p>
    <w:p w14:paraId="44B70EC6">
      <w:pPr>
        <w:pStyle w:val="57"/>
        <w:snapToGrid/>
        <w:ind w:firstLine="516" w:firstLineChars="200"/>
      </w:pPr>
      <w:r>
        <w:rPr>
          <w:rFonts w:hint="eastAsia"/>
        </w:rPr>
        <w:t xml:space="preserve">EVA的自监督目标：通过掩码图像重建学习局部结构信息，增强对相似图像的区分能力。   </w:t>
      </w:r>
    </w:p>
    <w:p w14:paraId="24531945">
      <w:pPr>
        <w:pStyle w:val="57"/>
        <w:snapToGrid/>
        <w:ind w:firstLine="516" w:firstLineChars="200"/>
      </w:pPr>
      <w:r>
        <w:rPr>
          <w:rFonts w:hint="eastAsia"/>
        </w:rPr>
        <w:t xml:space="preserve">2.特征融合机制：因果注意力与层级对齐  </w:t>
      </w:r>
    </w:p>
    <w:p w14:paraId="680CA72E">
      <w:pPr>
        <w:pStyle w:val="57"/>
        <w:snapToGrid/>
        <w:ind w:firstLine="516" w:firstLineChars="200"/>
      </w:pPr>
      <w:r>
        <w:rPr>
          <w:rFonts w:hint="eastAsia"/>
        </w:rPr>
        <w:t xml:space="preserve">双流ViT的特征融合需避免信息冗余，同时增强判别性。以下是两种高效融合策略：  </w:t>
      </w:r>
    </w:p>
    <w:p w14:paraId="22683F87">
      <w:pPr>
        <w:pStyle w:val="57"/>
        <w:snapToGrid/>
        <w:ind w:firstLine="516" w:firstLineChars="200"/>
      </w:pPr>
      <w:r>
        <w:rPr>
          <w:rFonts w:hint="eastAsia"/>
          <w:lang w:eastAsia="zh-CN"/>
        </w:rPr>
        <w:t>（</w:t>
      </w:r>
      <w:r>
        <w:rPr>
          <w:rFonts w:hint="eastAsia"/>
        </w:rPr>
        <w:t>1</w:t>
      </w:r>
      <w:r>
        <w:rPr>
          <w:rFonts w:hint="eastAsia"/>
          <w:lang w:eastAsia="zh-CN"/>
        </w:rPr>
        <w:t>）</w:t>
      </w:r>
      <w:r>
        <w:rPr>
          <w:rFonts w:hint="eastAsia"/>
        </w:rPr>
        <w:t xml:space="preserve">因果注意力掩码  </w:t>
      </w:r>
    </w:p>
    <w:p w14:paraId="37D99B9D">
      <w:pPr>
        <w:pStyle w:val="57"/>
        <w:snapToGrid/>
        <w:ind w:firstLine="516" w:firstLineChars="200"/>
      </w:pPr>
      <w:r>
        <w:rPr>
          <w:rFonts w:hint="eastAsia"/>
        </w:rPr>
        <w:t>设计单向注意力机制，限制辅流特征对主流特征的干扰。在Transformer层中设置掩码矩阵</w:t>
      </w:r>
      <w:r>
        <w:rPr>
          <w:rFonts w:hint="eastAsia"/>
        </w:rPr>
        <w:object>
          <v:shape id="_x0000_i1130" o:spt="75" type="#_x0000_t75" style="height:13.9pt;width:18pt;" o:ole="t" filled="f" o:preferrelative="t" stroked="f" coordsize="21600,21600">
            <v:path/>
            <v:fill on="f" focussize="0,0"/>
            <v:stroke on="f" joinstyle="miter"/>
            <v:imagedata r:id="rId246" o:title=""/>
            <o:lock v:ext="edit" aspectratio="f"/>
            <w10:wrap type="none"/>
            <w10:anchorlock/>
          </v:shape>
          <o:OLEObject Type="Embed" ProgID="Equation.DSMT4" ShapeID="_x0000_i1130" DrawAspect="Content" ObjectID="_1468075830" r:id="rId245">
            <o:LockedField>false</o:LockedField>
          </o:OLEObject>
        </w:object>
      </w:r>
      <w:r>
        <w:rPr>
          <w:rFonts w:hint="eastAsia"/>
        </w:rPr>
        <w:t xml:space="preserve">：  </w:t>
      </w:r>
    </w:p>
    <w:p w14:paraId="7B1C0A45">
      <w:pPr>
        <w:spacing w:line="240" w:lineRule="auto"/>
        <w:rPr>
          <w:rFonts w:ascii="微软雅黑" w:hAnsi="微软雅黑" w:eastAsia="微软雅黑" w:cs="微软雅黑"/>
          <w:color w:val="333333"/>
          <w:position w:val="-30"/>
          <w:sz w:val="18"/>
          <w:szCs w:val="18"/>
          <w:shd w:val="clear" w:color="auto" w:fill="FFFFFF"/>
          <w:lang w:bidi="ar"/>
        </w:rPr>
      </w:pPr>
    </w:p>
    <w:tbl>
      <w:tblPr>
        <w:tblStyle w:val="33"/>
        <w:tblpPr w:leftFromText="180" w:rightFromText="180" w:vertAnchor="text" w:horzAnchor="page" w:tblpX="1790" w:tblpY="-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696C3866">
        <w:tc>
          <w:tcPr>
            <w:tcW w:w="7865" w:type="dxa"/>
            <w:tcBorders>
              <w:tl2br w:val="nil"/>
              <w:tr2bl w:val="nil"/>
            </w:tcBorders>
            <w:shd w:val="clear" w:color="auto" w:fill="FFFFFF"/>
          </w:tcPr>
          <w:p w14:paraId="010BA216">
            <w:pPr>
              <w:adjustRightInd/>
              <w:spacing w:line="240" w:lineRule="auto"/>
              <w:jc w:val="center"/>
              <w:textAlignment w:val="center"/>
              <w:rPr>
                <w:color w:val="000000"/>
              </w:rPr>
            </w:pPr>
            <w:r>
              <w:rPr>
                <w:rFonts w:ascii="微软雅黑" w:hAnsi="微软雅黑" w:eastAsia="微软雅黑" w:cs="微软雅黑"/>
                <w:color w:val="333333"/>
                <w:position w:val="-30"/>
                <w:sz w:val="18"/>
                <w:szCs w:val="18"/>
                <w:shd w:val="clear" w:color="auto" w:fill="FFFFFF"/>
                <w:lang w:bidi="ar"/>
              </w:rPr>
              <w:object>
                <v:shape id="_x0000_i1131" o:spt="75" type="#_x0000_t75" style="height:36pt;width:205.15pt;" o:ole="t" filled="f" o:preferrelative="t" stroked="f" coordsize="21600,21600">
                  <v:path/>
                  <v:fill on="f" focussize="0,0"/>
                  <v:stroke on="f" joinstyle="miter"/>
                  <v:imagedata r:id="rId239" o:title=""/>
                  <o:lock v:ext="edit" aspectratio="f"/>
                  <w10:wrap type="none"/>
                  <w10:anchorlock/>
                </v:shape>
                <o:OLEObject Type="Embed" ProgID="Equation.DSMT4" ShapeID="_x0000_i1131" DrawAspect="Content" ObjectID="_1468075831" r:id="rId247">
                  <o:LockedField>false</o:LockedField>
                </o:OLEObject>
              </w:object>
            </w:r>
            <w:r>
              <w:rPr>
                <w:rFonts w:hint="eastAsia" w:ascii="微软雅黑" w:hAnsi="微软雅黑" w:eastAsia="微软雅黑" w:cs="微软雅黑"/>
                <w:color w:val="333333"/>
                <w:position w:val="-30"/>
                <w:sz w:val="18"/>
                <w:szCs w:val="18"/>
                <w:shd w:val="clear" w:color="auto" w:fill="FFFFFF"/>
                <w:lang w:bidi="ar"/>
              </w:rPr>
              <w:t xml:space="preserve">   </w:t>
            </w:r>
          </w:p>
        </w:tc>
        <w:tc>
          <w:tcPr>
            <w:tcW w:w="634" w:type="dxa"/>
            <w:tcBorders>
              <w:tl2br w:val="nil"/>
              <w:tr2bl w:val="nil"/>
            </w:tcBorders>
            <w:shd w:val="clear" w:color="auto" w:fill="FFFFFF"/>
            <w:vAlign w:val="center"/>
          </w:tcPr>
          <w:p w14:paraId="28D7E008">
            <w:pPr>
              <w:rPr>
                <w:color w:val="000000"/>
              </w:rPr>
            </w:pPr>
            <w:r>
              <w:rPr>
                <w:rFonts w:hint="eastAsia"/>
                <w:color w:val="000000"/>
              </w:rPr>
              <w:t>（4.9）</w:t>
            </w:r>
          </w:p>
        </w:tc>
      </w:tr>
    </w:tbl>
    <w:p w14:paraId="59D80459">
      <w:pPr>
        <w:ind w:firstLine="516" w:firstLineChars="200"/>
        <w:rPr>
          <w:szCs w:val="21"/>
        </w:rPr>
      </w:pPr>
      <w:r>
        <w:rPr>
          <w:rFonts w:hint="eastAsia"/>
          <w:szCs w:val="21"/>
        </w:rPr>
        <w:t xml:space="preserve">该机制确保CLIP特征的主导地位，同时引入辅流特征的局部细节。  </w:t>
      </w:r>
    </w:p>
    <w:p w14:paraId="043F2DE3">
      <w:pPr>
        <w:ind w:firstLine="516" w:firstLineChars="200"/>
        <w:rPr>
          <w:szCs w:val="21"/>
        </w:rPr>
      </w:pPr>
      <w:r>
        <w:rPr>
          <w:rFonts w:hint="eastAsia"/>
          <w:szCs w:val="21"/>
          <w:lang w:eastAsia="zh-CN"/>
        </w:rPr>
        <w:t>（</w:t>
      </w:r>
      <w:r>
        <w:rPr>
          <w:rFonts w:hint="eastAsia"/>
          <w:szCs w:val="21"/>
        </w:rPr>
        <w:t>2</w:t>
      </w:r>
      <w:r>
        <w:rPr>
          <w:rFonts w:hint="eastAsia"/>
          <w:szCs w:val="21"/>
          <w:lang w:eastAsia="zh-CN"/>
        </w:rPr>
        <w:t>）</w:t>
      </w:r>
      <w:r>
        <w:rPr>
          <w:rFonts w:hint="eastAsia"/>
          <w:szCs w:val="21"/>
        </w:rPr>
        <w:t xml:space="preserve">层级特征对齐  </w:t>
      </w:r>
    </w:p>
    <w:p w14:paraId="6C5B5CC9">
      <w:pPr>
        <w:ind w:firstLine="516" w:firstLineChars="200"/>
        <w:rPr>
          <w:szCs w:val="21"/>
        </w:rPr>
      </w:pPr>
      <w:r>
        <w:rPr>
          <w:rFonts w:hint="eastAsia"/>
          <w:szCs w:val="21"/>
        </w:rPr>
        <w:t>粗粒度对齐：通过主成分分析（PCA）提取核心属性，将双流特征映射到公共子空间。细粒度对齐：利用对比损失（如</w:t>
      </w:r>
      <w:r>
        <w:rPr>
          <w:rFonts w:hint="eastAsia"/>
          <w:position w:val="-12"/>
          <w:szCs w:val="21"/>
        </w:rPr>
        <w:object>
          <v:shape id="_x0000_i1132" o:spt="75" type="#_x0000_t75" style="height:18pt;width:22.9pt;" o:ole="t" filled="f" o:preferrelative="t" stroked="f" coordsize="21600,21600">
            <v:path/>
            <v:fill on="f" focussize="0,0"/>
            <v:stroke on="f" joinstyle="miter"/>
            <v:imagedata r:id="rId249" o:title=""/>
            <o:lock v:ext="edit" aspectratio="f"/>
            <w10:wrap type="none"/>
            <w10:anchorlock/>
          </v:shape>
          <o:OLEObject Type="Embed" ProgID="Equation.DSMT4" ShapeID="_x0000_i1132" DrawAspect="Content" ObjectID="_1468075832" r:id="rId248">
            <o:LockedField>false</o:LockedField>
          </o:OLEObject>
        </w:object>
      </w:r>
      <w:r>
        <w:rPr>
          <w:rFonts w:hint="eastAsia"/>
          <w:szCs w:val="21"/>
        </w:rPr>
        <w:t xml:space="preserve">）优化细节点相似性，增强跨模态检索能力。实验中在ICFG-PEDES数据集上，层级对齐策略使Rank-1提升1.8%，优于直接拼接融合。  </w:t>
      </w:r>
    </w:p>
    <w:p w14:paraId="13065169">
      <w:pPr>
        <w:ind w:firstLine="516" w:firstLineChars="200"/>
        <w:rPr>
          <w:szCs w:val="21"/>
        </w:rPr>
      </w:pPr>
      <w:r>
        <w:rPr>
          <w:rFonts w:hint="eastAsia"/>
          <w:szCs w:val="21"/>
        </w:rPr>
        <w:t xml:space="preserve">3.数据规模与模型扩展性  </w:t>
      </w:r>
    </w:p>
    <w:p w14:paraId="7FA00176">
      <w:pPr>
        <w:ind w:firstLine="516" w:firstLineChars="200"/>
        <w:rPr>
          <w:szCs w:val="21"/>
        </w:rPr>
      </w:pPr>
      <w:r>
        <w:rPr>
          <w:rFonts w:hint="eastAsia"/>
          <w:szCs w:val="21"/>
        </w:rPr>
        <w:t xml:space="preserve">双流ViT的选取需考虑数据规模对模型性能的影响：  </w:t>
      </w:r>
    </w:p>
    <w:p w14:paraId="6567E553">
      <w:pPr>
        <w:ind w:firstLine="516" w:firstLineChars="200"/>
        <w:rPr>
          <w:szCs w:val="21"/>
        </w:rPr>
      </w:pPr>
      <w:r>
        <w:rPr>
          <w:rFonts w:hint="eastAsia"/>
          <w:szCs w:val="21"/>
          <w:lang w:eastAsia="zh-CN"/>
        </w:rPr>
        <w:t>（</w:t>
      </w:r>
      <w:r>
        <w:rPr>
          <w:rFonts w:hint="eastAsia"/>
          <w:szCs w:val="21"/>
        </w:rPr>
        <w:t>1</w:t>
      </w:r>
      <w:r>
        <w:rPr>
          <w:rFonts w:hint="eastAsia"/>
          <w:szCs w:val="21"/>
          <w:lang w:eastAsia="zh-CN"/>
        </w:rPr>
        <w:t>）</w:t>
      </w:r>
      <w:r>
        <w:rPr>
          <w:rFonts w:hint="eastAsia"/>
          <w:szCs w:val="21"/>
        </w:rPr>
        <w:t xml:space="preserve">小数据场景  </w:t>
      </w:r>
    </w:p>
    <w:p w14:paraId="056B5622">
      <w:pPr>
        <w:ind w:firstLine="516" w:firstLineChars="200"/>
        <w:rPr>
          <w:szCs w:val="21"/>
        </w:rPr>
      </w:pPr>
      <w:r>
        <w:rPr>
          <w:rFonts w:hint="eastAsia"/>
          <w:szCs w:val="21"/>
        </w:rPr>
        <w:t xml:space="preserve">模型选择：优先采用参数量较小的ViT-B/16作为辅流，减少过拟合风险。  </w:t>
      </w:r>
    </w:p>
    <w:p w14:paraId="013FEE68">
      <w:pPr>
        <w:ind w:firstLine="516" w:firstLineChars="200"/>
        <w:rPr>
          <w:szCs w:val="21"/>
        </w:rPr>
      </w:pPr>
      <w:r>
        <w:rPr>
          <w:rFonts w:hint="eastAsia"/>
          <w:szCs w:val="21"/>
        </w:rPr>
        <w:t xml:space="preserve">微调策略：结合LLM2CLIP框架，利用大语言模型生成增强文本描述，弥补数据不足。  </w:t>
      </w:r>
    </w:p>
    <w:p w14:paraId="6546EF21">
      <w:pPr>
        <w:ind w:firstLine="516" w:firstLineChars="200"/>
        <w:rPr>
          <w:szCs w:val="21"/>
        </w:rPr>
      </w:pPr>
      <w:r>
        <w:rPr>
          <w:rFonts w:hint="eastAsia"/>
          <w:szCs w:val="21"/>
          <w:lang w:eastAsia="zh-CN"/>
        </w:rPr>
        <w:t>（</w:t>
      </w:r>
      <w:r>
        <w:rPr>
          <w:rFonts w:hint="eastAsia"/>
          <w:szCs w:val="21"/>
        </w:rPr>
        <w:t>2</w:t>
      </w:r>
      <w:r>
        <w:rPr>
          <w:rFonts w:hint="eastAsia"/>
          <w:szCs w:val="21"/>
          <w:lang w:eastAsia="zh-CN"/>
        </w:rPr>
        <w:t>）</w:t>
      </w:r>
      <w:r>
        <w:rPr>
          <w:rFonts w:hint="eastAsia"/>
          <w:szCs w:val="21"/>
        </w:rPr>
        <w:t xml:space="preserve">大数据场景  </w:t>
      </w:r>
    </w:p>
    <w:p w14:paraId="07F0F392">
      <w:pPr>
        <w:ind w:firstLine="516" w:firstLineChars="200"/>
        <w:rPr>
          <w:szCs w:val="21"/>
        </w:rPr>
      </w:pPr>
      <w:r>
        <w:rPr>
          <w:rFonts w:hint="eastAsia"/>
          <w:szCs w:val="21"/>
        </w:rPr>
        <w:t xml:space="preserve">模型扩展：采用ViT-H/14等大规模架构，结合FLIP的掩码训练策略，在LAION-2B等数据集上实现。  </w:t>
      </w:r>
    </w:p>
    <w:p w14:paraId="266DC915">
      <w:pPr>
        <w:ind w:firstLine="516" w:firstLineChars="200"/>
        <w:rPr>
          <w:szCs w:val="21"/>
        </w:rPr>
      </w:pPr>
      <w:r>
        <w:rPr>
          <w:rFonts w:hint="eastAsia"/>
          <w:szCs w:val="21"/>
        </w:rPr>
        <w:t xml:space="preserve">分布式训练优化：使用JAX框架与TPU集群，支持千亿参数模型的并行训练。  </w:t>
      </w:r>
    </w:p>
    <w:p w14:paraId="0C51E139">
      <w:pPr>
        <w:ind w:firstLine="516" w:firstLineChars="200"/>
        <w:rPr>
          <w:szCs w:val="21"/>
        </w:rPr>
      </w:pPr>
      <w:r>
        <w:rPr>
          <w:rFonts w:hint="eastAsia"/>
          <w:szCs w:val="21"/>
        </w:rPr>
        <w:t>本节前两点解释了本方法采用的</w:t>
      </w:r>
      <w:r>
        <w:rPr>
          <w:rFonts w:hint="eastAsia"/>
        </w:rPr>
        <w:t>采CLIP的文本对齐ViT与自监督预训练的EVA ViT，并在第三点中结合</w:t>
      </w:r>
      <w:r>
        <w:rPr>
          <w:rFonts w:hint="eastAsia"/>
          <w:szCs w:val="21"/>
        </w:rPr>
        <w:t>数据规模</w:t>
      </w:r>
      <w:r>
        <w:rPr>
          <w:rFonts w:hint="eastAsia"/>
        </w:rPr>
        <w:t>提出针对性的双流ViT选取以及优化策略。</w:t>
      </w:r>
      <w:r>
        <w:rPr>
          <w:rFonts w:hint="eastAsia"/>
          <w:szCs w:val="21"/>
        </w:rPr>
        <w:t xml:space="preserve"> </w:t>
      </w:r>
    </w:p>
    <w:p w14:paraId="3A4ECC7F">
      <w:pPr>
        <w:pStyle w:val="53"/>
      </w:pPr>
      <w:bookmarkStart w:id="1664" w:name="_Toc16152"/>
      <w:bookmarkStart w:id="1665" w:name="_Toc14871"/>
      <w:bookmarkStart w:id="1666" w:name="_Toc739"/>
      <w:bookmarkStart w:id="1667" w:name="_Toc12693"/>
      <w:bookmarkStart w:id="1668" w:name="_Toc19124"/>
      <w:bookmarkStart w:id="1669" w:name="_Toc5230"/>
      <w:bookmarkStart w:id="1670" w:name="_Toc3835"/>
      <w:bookmarkStart w:id="1671" w:name="_Toc18325"/>
      <w:bookmarkStart w:id="1672" w:name="_Toc32437"/>
      <w:bookmarkStart w:id="1673" w:name="_Toc17603"/>
      <w:bookmarkStart w:id="1674" w:name="_Toc10071"/>
      <w:bookmarkStart w:id="1675" w:name="_Toc6680"/>
      <w:r>
        <w:rPr>
          <w:rFonts w:hint="eastAsia"/>
        </w:rPr>
        <w:t>4.</w:t>
      </w:r>
      <w:r>
        <w:t>2</w:t>
      </w:r>
      <w:r>
        <w:rPr>
          <w:rFonts w:hint="eastAsia"/>
        </w:rPr>
        <w:t>.3</w:t>
      </w:r>
      <w:r>
        <w:t xml:space="preserve"> </w:t>
      </w:r>
      <w:r>
        <w:rPr>
          <w:rFonts w:hint="eastAsia"/>
        </w:rPr>
        <w:t>行人检索</w:t>
      </w:r>
      <w:bookmarkEnd w:id="1664"/>
      <w:bookmarkEnd w:id="1665"/>
      <w:bookmarkEnd w:id="1666"/>
      <w:bookmarkEnd w:id="1667"/>
      <w:bookmarkEnd w:id="1668"/>
      <w:bookmarkEnd w:id="1669"/>
      <w:bookmarkEnd w:id="1670"/>
      <w:bookmarkEnd w:id="1671"/>
      <w:bookmarkEnd w:id="1672"/>
      <w:bookmarkEnd w:id="1673"/>
      <w:bookmarkEnd w:id="1674"/>
      <w:bookmarkEnd w:id="1675"/>
    </w:p>
    <w:p w14:paraId="368E22C5">
      <w:pPr>
        <w:ind w:firstLine="516" w:firstLineChars="200"/>
      </w:pPr>
      <w:bookmarkStart w:id="1676" w:name="_Toc7077641"/>
      <w:r>
        <w:rPr>
          <w:rFonts w:hint="eastAsia"/>
        </w:rPr>
        <w:t>使用了本章的基于CLIP的双流ViT方法收集的可扩展的视觉特征，使用相似性学习来确定特征向量是否属于同一个人。主要采用欧几里得距离来计算查询信息和图库图像之间的距离得分。其中，正样本对的行人图像将比负样本对产生更高的得分。</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78"/>
        <w:gridCol w:w="1308"/>
      </w:tblGrid>
      <w:tr w14:paraId="3C1C3A34">
        <w:tc>
          <w:tcPr>
            <w:tcW w:w="7978" w:type="dxa"/>
          </w:tcPr>
          <w:p w14:paraId="5CDC06CC">
            <w:pPr>
              <w:spacing w:line="240" w:lineRule="auto"/>
              <w:jc w:val="center"/>
            </w:pPr>
            <w:r>
              <w:rPr>
                <w:rFonts w:ascii="Segoe UI" w:hAnsi="Segoe UI" w:eastAsia="Segoe UI" w:cs="Segoe UI"/>
                <w:color w:val="1C1F23"/>
                <w:position w:val="-12"/>
                <w:szCs w:val="27"/>
                <w:shd w:val="clear" w:color="auto" w:fill="FFFFFF"/>
              </w:rPr>
              <w:object>
                <v:shape id="_x0000_i1133" o:spt="75" type="#_x0000_t75" style="height:18pt;width:179.25pt;" o:ole="t" filled="f" o:preferrelative="t" stroked="f" coordsize="21600,21600">
                  <v:path/>
                  <v:fill on="f" focussize="0,0"/>
                  <v:stroke on="f" joinstyle="miter"/>
                  <v:imagedata r:id="rId165" o:title=""/>
                  <o:lock v:ext="edit" aspectratio="f"/>
                  <w10:wrap type="none"/>
                  <w10:anchorlock/>
                </v:shape>
                <o:OLEObject Type="Embed" ProgID="Equation.DSMT4" ShapeID="_x0000_i1133" DrawAspect="Content" ObjectID="_1468075833" r:id="rId250">
                  <o:LockedField>false</o:LockedField>
                </o:OLEObject>
              </w:object>
            </w:r>
          </w:p>
        </w:tc>
        <w:tc>
          <w:tcPr>
            <w:tcW w:w="1308" w:type="dxa"/>
          </w:tcPr>
          <w:p w14:paraId="1BC79F94">
            <w:pPr>
              <w:spacing w:line="240" w:lineRule="auto"/>
              <w:jc w:val="center"/>
            </w:pPr>
            <w:r>
              <w:t>(4.10)</w:t>
            </w:r>
          </w:p>
        </w:tc>
      </w:tr>
    </w:tbl>
    <w:p w14:paraId="0B99C8C4">
      <w:pPr>
        <w:ind w:firstLine="516" w:firstLineChars="200"/>
      </w:pPr>
      <w:r>
        <w:rPr>
          <w:rFonts w:hint="eastAsia"/>
        </w:rPr>
        <w:t>其中</w:t>
      </w:r>
      <m:oMath>
        <m:sSub>
          <m:sSubPr>
            <m:ctrlPr>
              <w:rPr>
                <w:rFonts w:ascii="DejaVu Math TeX Gyre" w:hAnsi="DejaVu Math TeX Gyre"/>
                <w:i/>
              </w:rPr>
            </m:ctrlPr>
          </m:sSubPr>
          <m:e>
            <m:r>
              <m:rPr/>
              <w:rPr>
                <w:rFonts w:ascii="DejaVu Math TeX Gyre" w:hAnsi="DejaVu Math TeX Gyre"/>
              </w:rPr>
              <m:t>e</m:t>
            </m:r>
            <m:ctrlPr>
              <w:rPr>
                <w:rFonts w:ascii="DejaVu Math TeX Gyre" w:hAnsi="DejaVu Math TeX Gyre"/>
                <w:i/>
              </w:rPr>
            </m:ctrlPr>
          </m:e>
          <m:sub>
            <m:r>
              <m:rPr/>
              <w:rPr>
                <w:rFonts w:ascii="DejaVu Math TeX Gyre" w:hAnsi="DejaVu Math TeX Gyre"/>
              </w:rPr>
              <m:t>M</m:t>
            </m:r>
            <m:ctrlPr>
              <w:rPr>
                <w:rFonts w:ascii="DejaVu Math TeX Gyre" w:hAnsi="DejaVu Math TeX Gyre"/>
                <w:i/>
              </w:rPr>
            </m:ctrlPr>
          </m:sub>
        </m:sSub>
        <m:r>
          <m:rPr/>
          <w:rPr>
            <w:rFonts w:ascii="DejaVu Math TeX Gyre" w:hAnsi="DejaVu Math TeX Gyre"/>
          </w:rPr>
          <m:t>(⋅)</m:t>
        </m:r>
      </m:oMath>
      <w:r>
        <w:rPr>
          <w:rFonts w:hint="eastAsia"/>
        </w:rPr>
        <w:t>和</w:t>
      </w:r>
      <m:oMath>
        <m:sSub>
          <m:sSubPr>
            <m:ctrlPr>
              <w:rPr>
                <w:rFonts w:ascii="DejaVu Math TeX Gyre" w:hAnsi="DejaVu Math TeX Gyre"/>
                <w:i/>
              </w:rPr>
            </m:ctrlPr>
          </m:sSubPr>
          <m:e>
            <m:r>
              <m:rPr/>
              <w:rPr>
                <w:rFonts w:ascii="DejaVu Math TeX Gyre" w:hAnsi="DejaVu Math TeX Gyre"/>
              </w:rPr>
              <m:t>e</m:t>
            </m:r>
            <m:ctrlPr>
              <w:rPr>
                <w:rFonts w:ascii="DejaVu Math TeX Gyre" w:hAnsi="DejaVu Math TeX Gyre"/>
                <w:i/>
              </w:rPr>
            </m:ctrlPr>
          </m:e>
          <m:sub>
            <m:r>
              <m:rPr/>
              <w:rPr>
                <w:rFonts w:ascii="DejaVu Math TeX Gyre" w:hAnsi="DejaVu Math TeX Gyre"/>
              </w:rPr>
              <m:t>T</m:t>
            </m:r>
            <m:ctrlPr>
              <w:rPr>
                <w:rFonts w:ascii="DejaVu Math TeX Gyre" w:hAnsi="DejaVu Math TeX Gyre"/>
                <w:i/>
              </w:rPr>
            </m:ctrlPr>
          </m:sub>
        </m:sSub>
        <m:r>
          <m:rPr/>
          <w:rPr>
            <w:rFonts w:ascii="DejaVu Math TeX Gyre" w:hAnsi="DejaVu Math TeX Gyre"/>
          </w:rPr>
          <m:t>(⋅)</m:t>
        </m:r>
      </m:oMath>
      <w:r>
        <w:rPr>
          <w:rFonts w:hint="eastAsia"/>
        </w:rPr>
        <w:t>是线性层，它们将嵌入投影到一个多模态嵌入空间中，损失总结如下。对于文本，文本到图像的对比损失</w:t>
      </w:r>
      <w:r>
        <w:rPr>
          <w:rFonts w:ascii="Euclid Math One" w:hAnsi="Euclid Math One" w:cs="Euclid Math One"/>
          <w:i/>
          <w:iCs/>
        </w:rPr>
        <w:t>L</w:t>
      </w:r>
      <w:r>
        <w:rPr>
          <w:rFonts w:ascii="Times New Roman Italic" w:hAnsi="Times New Roman Italic" w:cs="Times New Roman Italic"/>
          <w:i/>
          <w:iCs/>
          <w:vertAlign w:val="subscript"/>
        </w:rPr>
        <w:t>t</w:t>
      </w:r>
      <w:r>
        <w:rPr>
          <w:vertAlign w:val="subscript"/>
        </w:rPr>
        <w:t>2</w:t>
      </w:r>
      <w:r>
        <w:rPr>
          <w:rFonts w:ascii="Times New Roman Italic" w:hAnsi="Times New Roman Italic" w:cs="Times New Roman Italic"/>
          <w:i/>
          <w:iCs/>
          <w:vertAlign w:val="subscript"/>
        </w:rPr>
        <w:t>m</w:t>
      </w:r>
      <w:r>
        <w:rPr>
          <w:rFonts w:hint="eastAsia" w:ascii="Times New Roman Italic" w:hAnsi="Times New Roman Italic" w:cs="Times New Roman Italic"/>
          <w:i/>
          <w:iCs/>
          <w:vertAlign w:val="subscript"/>
        </w:rPr>
        <w:t xml:space="preserve"> </w:t>
      </w:r>
      <w:r>
        <w:rPr>
          <w:rFonts w:hint="eastAsia"/>
        </w:rPr>
        <w:t>表示为：</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78"/>
        <w:gridCol w:w="1308"/>
      </w:tblGrid>
      <w:tr w14:paraId="105371F5">
        <w:tc>
          <w:tcPr>
            <w:tcW w:w="7978" w:type="dxa"/>
            <w:tcBorders>
              <w:tl2br w:val="nil"/>
              <w:tr2bl w:val="nil"/>
            </w:tcBorders>
          </w:tcPr>
          <w:p w14:paraId="6FCCD8A3">
            <w:pPr>
              <w:spacing w:line="240" w:lineRule="auto"/>
              <w:jc w:val="center"/>
            </w:pPr>
            <w:r>
              <w:rPr>
                <w:rStyle w:val="66"/>
                <w:rFonts w:eastAsia="宋体"/>
              </w:rPr>
              <w:object>
                <v:shape id="_x0000_i1134" o:spt="75" type="#_x0000_t75" style="height:48.75pt;width:157.9pt;" o:ole="t" filled="f" o:preferrelative="t" stroked="f" coordsize="21600,21600">
                  <v:path/>
                  <v:fill on="f" focussize="0,0"/>
                  <v:stroke on="f" joinstyle="miter"/>
                  <v:imagedata r:id="rId252" o:title=""/>
                  <o:lock v:ext="edit" aspectratio="f"/>
                  <w10:wrap type="none"/>
                  <w10:anchorlock/>
                </v:shape>
                <o:OLEObject Type="Embed" ProgID="Equation.DSMT4" ShapeID="_x0000_i1134" DrawAspect="Content" ObjectID="_1468075834" r:id="rId251">
                  <o:LockedField>false</o:LockedField>
                </o:OLEObject>
              </w:object>
            </w:r>
          </w:p>
        </w:tc>
        <w:tc>
          <w:tcPr>
            <w:tcW w:w="1308" w:type="dxa"/>
            <w:tcBorders>
              <w:tl2br w:val="nil"/>
              <w:tr2bl w:val="nil"/>
            </w:tcBorders>
            <w:vAlign w:val="center"/>
          </w:tcPr>
          <w:p w14:paraId="6DCC3F6B">
            <w:pPr>
              <w:spacing w:line="240" w:lineRule="auto"/>
              <w:jc w:val="center"/>
            </w:pPr>
            <w:r>
              <w:t>(4.11)</w:t>
            </w:r>
          </w:p>
        </w:tc>
      </w:tr>
    </w:tbl>
    <w:p w14:paraId="14C3DC02">
      <w:pPr>
        <w:spacing w:line="240" w:lineRule="auto"/>
        <w:ind w:firstLine="516" w:firstLineChars="200"/>
      </w:pPr>
      <w:r>
        <w:rPr>
          <w:rFonts w:hint="eastAsia"/>
        </w:rPr>
        <w:t>使用获得的特征来计算图像到文本的损失</w:t>
      </w:r>
      <w:r>
        <w:rPr>
          <w:rFonts w:ascii="Euclid Math One" w:hAnsi="Euclid Math One" w:cs="Euclid Math One"/>
          <w:i/>
          <w:iCs/>
        </w:rPr>
        <w:t>L</w:t>
      </w:r>
      <w:r>
        <w:rPr>
          <w:rFonts w:ascii="Times New Roman Italic" w:hAnsi="Times New Roman Italic" w:cs="Times New Roman Italic"/>
          <w:i/>
          <w:iCs/>
          <w:vertAlign w:val="subscript"/>
        </w:rPr>
        <w:t>m</w:t>
      </w:r>
      <w:r>
        <w:rPr>
          <w:vertAlign w:val="subscript"/>
        </w:rPr>
        <w:t>2</w:t>
      </w:r>
      <w:r>
        <w:rPr>
          <w:rFonts w:ascii="Times New Roman Italic" w:hAnsi="Times New Roman Italic" w:cs="Times New Roman Italic"/>
          <w:i/>
          <w:iCs/>
          <w:vertAlign w:val="subscript"/>
        </w:rPr>
        <w:t>t</w:t>
      </w:r>
      <w:r>
        <w:rPr>
          <w:rFonts w:hint="eastAsia"/>
        </w:rPr>
        <w:t>，</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66"/>
        <w:gridCol w:w="1320"/>
      </w:tblGrid>
      <w:tr w14:paraId="00B141FB">
        <w:tc>
          <w:tcPr>
            <w:tcW w:w="7966" w:type="dxa"/>
            <w:tcBorders>
              <w:tl2br w:val="nil"/>
              <w:tr2bl w:val="nil"/>
            </w:tcBorders>
          </w:tcPr>
          <w:p w14:paraId="30FBCC5E">
            <w:pPr>
              <w:spacing w:line="240" w:lineRule="auto"/>
              <w:jc w:val="center"/>
            </w:pPr>
            <w:r>
              <w:rPr>
                <w:rFonts w:ascii="Segoe UI" w:hAnsi="Segoe UI" w:eastAsia="Segoe UI" w:cs="Segoe UI"/>
                <w:color w:val="1C1F23"/>
                <w:position w:val="-60"/>
                <w:szCs w:val="27"/>
                <w:shd w:val="clear" w:color="auto" w:fill="FFFFFF"/>
              </w:rPr>
              <w:object>
                <v:shape id="_x0000_i1135" o:spt="75" type="#_x0000_t75" style="height:48.75pt;width:156pt;" o:ole="t" filled="f" o:preferrelative="t" stroked="f" coordsize="21600,21600">
                  <v:path/>
                  <v:fill on="f" focussize="0,0"/>
                  <v:stroke on="f" joinstyle="miter"/>
                  <v:imagedata r:id="rId254" o:title=""/>
                  <o:lock v:ext="edit" aspectratio="f"/>
                  <w10:wrap type="none"/>
                  <w10:anchorlock/>
                </v:shape>
                <o:OLEObject Type="Embed" ProgID="Equation.DSMT4" ShapeID="_x0000_i1135" DrawAspect="Content" ObjectID="_1468075835" r:id="rId253">
                  <o:LockedField>false</o:LockedField>
                </o:OLEObject>
              </w:object>
            </w:r>
          </w:p>
        </w:tc>
        <w:tc>
          <w:tcPr>
            <w:tcW w:w="1320" w:type="dxa"/>
            <w:tcBorders>
              <w:tl2br w:val="nil"/>
              <w:tr2bl w:val="nil"/>
            </w:tcBorders>
            <w:vAlign w:val="center"/>
          </w:tcPr>
          <w:p w14:paraId="393E7FE5">
            <w:pPr>
              <w:spacing w:line="240" w:lineRule="auto"/>
              <w:jc w:val="center"/>
            </w:pPr>
            <w:r>
              <w:t>(4.12)</w:t>
            </w:r>
          </w:p>
        </w:tc>
      </w:tr>
    </w:tbl>
    <w:p w14:paraId="5321F483">
      <w:pPr>
        <w:ind w:firstLine="516" w:firstLineChars="200"/>
      </w:pPr>
      <w:r>
        <w:rPr>
          <w:rFonts w:hint="eastAsia"/>
        </w:rPr>
        <w:t>上述文本-图像的损失公式是来自匹配对的两个嵌入的相似度。因此，可以得到对比损失</w:t>
      </w:r>
      <w:r>
        <w:rPr>
          <w:rFonts w:ascii="Euclid Math One" w:hAnsi="Euclid Math One" w:cs="Euclid Math One"/>
          <w:i/>
          <w:iCs/>
        </w:rPr>
        <w:t>L</w:t>
      </w:r>
      <w:r>
        <w:rPr>
          <w:rFonts w:ascii="Times New Roman Italic" w:hAnsi="Times New Roman Italic" w:cs="Times New Roman Italic"/>
          <w:i/>
          <w:iCs/>
          <w:vertAlign w:val="subscript"/>
        </w:rPr>
        <w:t>Con</w:t>
      </w:r>
      <w:r>
        <w:rPr>
          <w:rFonts w:hint="eastAsia"/>
        </w:rPr>
        <w:t>如下：</w:t>
      </w:r>
      <w:r>
        <w:rPr>
          <w:rFonts w:hint="eastAsia"/>
        </w:rPr>
        <w:tab/>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78"/>
        <w:gridCol w:w="1308"/>
      </w:tblGrid>
      <w:tr w14:paraId="38E9BB2E">
        <w:tc>
          <w:tcPr>
            <w:tcW w:w="7978" w:type="dxa"/>
            <w:tcBorders>
              <w:tl2br w:val="nil"/>
              <w:tr2bl w:val="nil"/>
            </w:tcBorders>
          </w:tcPr>
          <w:p w14:paraId="3E30FEDE">
            <w:pPr>
              <w:spacing w:line="240" w:lineRule="auto"/>
              <w:jc w:val="center"/>
            </w:pPr>
            <w:r>
              <w:rPr>
                <w:rFonts w:ascii="Segoe UI" w:hAnsi="Segoe UI" w:eastAsia="Segoe UI" w:cs="Segoe UI"/>
                <w:color w:val="1C1F23"/>
                <w:position w:val="-12"/>
                <w:sz w:val="27"/>
                <w:szCs w:val="27"/>
                <w:shd w:val="clear" w:color="auto" w:fill="FFFFFF"/>
              </w:rPr>
              <w:object>
                <v:shape id="_x0000_i1136" o:spt="75" type="#_x0000_t75" style="height:18pt;width:85.1pt;" o:ole="t" filled="f" o:preferrelative="t" stroked="f" coordsize="21600,21600">
                  <v:path/>
                  <v:fill on="f" focussize="0,0"/>
                  <v:stroke on="f" joinstyle="miter"/>
                  <v:imagedata r:id="rId173" o:title=""/>
                  <o:lock v:ext="edit" aspectratio="f"/>
                  <w10:wrap type="none"/>
                  <w10:anchorlock/>
                </v:shape>
                <o:OLEObject Type="Embed" ProgID="Equation.DSMT4" ShapeID="_x0000_i1136" DrawAspect="Content" ObjectID="_1468075836" r:id="rId255">
                  <o:LockedField>false</o:LockedField>
                </o:OLEObject>
              </w:object>
            </w:r>
          </w:p>
        </w:tc>
        <w:tc>
          <w:tcPr>
            <w:tcW w:w="1308" w:type="dxa"/>
            <w:tcBorders>
              <w:tl2br w:val="nil"/>
              <w:tr2bl w:val="nil"/>
            </w:tcBorders>
            <w:vAlign w:val="center"/>
          </w:tcPr>
          <w:p w14:paraId="5FA2C477">
            <w:pPr>
              <w:spacing w:line="240" w:lineRule="auto"/>
              <w:jc w:val="center"/>
            </w:pPr>
            <w:r>
              <w:t>(4.13)</w:t>
            </w:r>
          </w:p>
        </w:tc>
      </w:tr>
    </w:tbl>
    <w:p w14:paraId="5701CD1C">
      <w:pPr>
        <w:spacing w:line="240" w:lineRule="auto"/>
        <w:ind w:firstLine="516" w:firstLineChars="200"/>
      </w:pPr>
      <w:r>
        <w:rPr>
          <w:rFonts w:hint="eastAsia"/>
        </w:rPr>
        <w:t>同样地，也考虑基于文本描述查询模态的检索任务。</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78"/>
        <w:gridCol w:w="1308"/>
      </w:tblGrid>
      <w:tr w14:paraId="5A83B202">
        <w:tc>
          <w:tcPr>
            <w:tcW w:w="7978" w:type="dxa"/>
            <w:tcBorders>
              <w:tl2br w:val="nil"/>
              <w:tr2bl w:val="nil"/>
            </w:tcBorders>
          </w:tcPr>
          <w:p w14:paraId="595CC578">
            <w:pPr>
              <w:spacing w:line="240" w:lineRule="auto"/>
              <w:jc w:val="center"/>
            </w:pPr>
            <w:r>
              <w:rPr>
                <w:rFonts w:ascii="Segoe UI" w:hAnsi="Segoe UI" w:eastAsia="Segoe UI" w:cs="Segoe UI"/>
                <w:color w:val="1C1F23"/>
                <w:position w:val="-60"/>
                <w:szCs w:val="27"/>
                <w:shd w:val="clear" w:color="auto" w:fill="FFFFFF"/>
              </w:rPr>
              <w:object>
                <v:shape id="_x0000_i1137" o:spt="75" type="#_x0000_t75" style="height:51.75pt;width:195pt;" o:ole="t" filled="f" o:preferrelative="t" stroked="f" coordsize="21600,21600">
                  <v:path/>
                  <v:fill on="f" focussize="0,0"/>
                  <v:stroke on="f" joinstyle="miter"/>
                  <v:imagedata r:id="rId175" o:title=""/>
                  <o:lock v:ext="edit" aspectratio="f"/>
                  <w10:wrap type="none"/>
                  <w10:anchorlock/>
                </v:shape>
                <o:OLEObject Type="Embed" ProgID="Equation.DSMT4" ShapeID="_x0000_i1137" DrawAspect="Content" ObjectID="_1468075837" r:id="rId256">
                  <o:LockedField>false</o:LockedField>
                </o:OLEObject>
              </w:object>
            </w:r>
          </w:p>
        </w:tc>
        <w:tc>
          <w:tcPr>
            <w:tcW w:w="1308" w:type="dxa"/>
            <w:tcBorders>
              <w:tl2br w:val="nil"/>
              <w:tr2bl w:val="nil"/>
            </w:tcBorders>
            <w:vAlign w:val="center"/>
          </w:tcPr>
          <w:p w14:paraId="144A1111">
            <w:pPr>
              <w:spacing w:line="240" w:lineRule="auto"/>
              <w:jc w:val="center"/>
            </w:pPr>
            <w:r>
              <w:t>(4.14)</w:t>
            </w:r>
          </w:p>
        </w:tc>
      </w:tr>
    </w:tbl>
    <w:p w14:paraId="254226D9">
      <w:pPr>
        <w:ind w:firstLine="516" w:firstLineChars="200"/>
      </w:pPr>
      <w:r>
        <w:rPr>
          <w:rFonts w:hint="eastAsia"/>
        </w:rPr>
        <w:t>其中</w:t>
      </w:r>
      <w:r>
        <w:rPr>
          <w:position w:val="-6"/>
          <w:szCs w:val="22"/>
        </w:rPr>
        <w:object>
          <v:shape id="_x0000_i1138" o:spt="75" type="#_x0000_t75" style="height:17.25pt;width:12pt;" o:ole="t" filled="f" o:preferrelative="t" stroked="f" coordsize="21600,21600">
            <v:path/>
            <v:fill on="f" focussize="0,0"/>
            <v:stroke on="f" joinstyle="miter"/>
            <v:imagedata r:id="rId177" o:title=""/>
            <o:lock v:ext="edit" aspectratio="f"/>
            <w10:wrap type="none"/>
            <w10:anchorlock/>
          </v:shape>
          <o:OLEObject Type="Embed" ProgID="Equation.DSMT4" ShapeID="_x0000_i1138" DrawAspect="Content" ObjectID="_1468075838" r:id="rId257">
            <o:LockedField>false</o:LockedField>
          </o:OLEObject>
        </w:object>
      </w:r>
      <w:r>
        <w:rPr>
          <w:rFonts w:hint="eastAsia"/>
        </w:rPr>
        <w:t>表示被掩码的文本标记集，</w:t>
      </w:r>
      <w:r>
        <w:rPr>
          <w:position w:val="-10"/>
          <w:szCs w:val="22"/>
        </w:rPr>
        <w:object>
          <v:shape id="_x0000_i1139" o:spt="75" type="#_x0000_t75" style="height:15.75pt;width:20.25pt;" o:ole="t" filled="f" o:preferrelative="t" stroked="f" coordsize="21600,21600">
            <v:path/>
            <v:fill on="f" focussize="0,0"/>
            <v:stroke on="f" joinstyle="miter"/>
            <v:imagedata r:id="rId179" o:title=""/>
            <o:lock v:ext="edit" aspectratio="f"/>
            <w10:wrap type="none"/>
            <w10:anchorlock/>
          </v:shape>
          <o:OLEObject Type="Embed" ProgID="Equation.DSMT4" ShapeID="_x0000_i1139" DrawAspect="Content" ObjectID="_1468075839" r:id="rId258">
            <o:LockedField>false</o:LockedField>
          </o:OLEObject>
        </w:object>
      </w:r>
      <w:r>
        <w:rPr>
          <w:rFonts w:hint="eastAsia"/>
        </w:rPr>
        <w:t>表示词汇表</w:t>
      </w:r>
      <w:r>
        <w:rPr>
          <w:position w:val="-6"/>
          <w:szCs w:val="22"/>
        </w:rPr>
        <w:object>
          <v:shape id="_x0000_i1140" o:spt="75" type="#_x0000_t75" style="height:13.9pt;width:12pt;" o:ole="t" filled="f" o:preferrelative="t" stroked="f" coordsize="21600,21600">
            <v:path/>
            <v:fill on="f" focussize="0,0"/>
            <v:stroke on="f" joinstyle="miter"/>
            <v:imagedata r:id="rId181" o:title=""/>
            <o:lock v:ext="edit" aspectratio="f"/>
            <w10:wrap type="none"/>
            <w10:anchorlock/>
          </v:shape>
          <o:OLEObject Type="Embed" ProgID="Equation.DSMT4" ShapeID="_x0000_i1140" DrawAspect="Content" ObjectID="_1468075840" r:id="rId259">
            <o:LockedField>false</o:LockedField>
          </o:OLEObject>
        </w:object>
      </w:r>
      <w:r>
        <w:rPr>
          <w:rFonts w:hint="eastAsia"/>
        </w:rPr>
        <w:t>的大小。预测的标记概率分布用</w:t>
      </w:r>
      <w:r>
        <w:rPr>
          <w:position w:val="-6"/>
          <w:szCs w:val="22"/>
        </w:rPr>
        <w:object>
          <v:shape id="_x0000_i1141" o:spt="75" type="#_x0000_t75" style="height:15.75pt;width:13.15pt;" o:ole="t" filled="f" o:preferrelative="t" stroked="f" coordsize="21600,21600">
            <v:path/>
            <v:fill on="f" focussize="0,0"/>
            <v:stroke on="f" joinstyle="miter"/>
            <v:imagedata r:id="rId183" o:title=""/>
            <o:lock v:ext="edit" aspectratio="f"/>
            <w10:wrap type="none"/>
            <w10:anchorlock/>
          </v:shape>
          <o:OLEObject Type="Embed" ProgID="Equation.DSMT4" ShapeID="_x0000_i1141" DrawAspect="Content" ObjectID="_1468075841" r:id="rId260">
            <o:LockedField>false</o:LockedField>
          </o:OLEObject>
        </w:object>
      </w:r>
      <w:r>
        <w:rPr>
          <w:rFonts w:hint="eastAsia"/>
        </w:rPr>
        <w:t>表示，</w:t>
      </w:r>
      <w:r>
        <w:rPr>
          <w:position w:val="-10"/>
          <w:szCs w:val="22"/>
        </w:rPr>
        <w:object>
          <v:shape id="_x0000_i1142" o:spt="75" type="#_x0000_t75" style="height:18pt;width:13.9pt;" o:ole="t" filled="f" o:preferrelative="t" stroked="f" coordsize="21600,21600">
            <v:path/>
            <v:fill on="f" focussize="0,0"/>
            <v:stroke on="f" joinstyle="miter"/>
            <v:imagedata r:id="rId185" o:title=""/>
            <o:lock v:ext="edit" aspectratio="f"/>
            <w10:wrap type="none"/>
            <w10:anchorlock/>
          </v:shape>
          <o:OLEObject Type="Embed" ProgID="Equation.DSMT4" ShapeID="_x0000_i1142" DrawAspect="Content" ObjectID="_1468075842" r:id="rId261">
            <o:LockedField>false</o:LockedField>
          </o:OLEObject>
        </w:object>
      </w:r>
      <w:r>
        <w:rPr>
          <w:rFonts w:hint="eastAsia"/>
        </w:rPr>
        <w:t>是一个独热词汇分布，其中真实标记的概率为1。相应地，行人重识别中ID损失</w:t>
      </w:r>
      <w:r>
        <w:rPr>
          <w:rFonts w:ascii="Euclid Math One" w:hAnsi="Euclid Math One" w:cs="Euclid Math One"/>
        </w:rPr>
        <w:t>L</w:t>
      </w:r>
      <w:r>
        <w:rPr>
          <w:rFonts w:hint="eastAsia"/>
          <w:vertAlign w:val="subscript"/>
        </w:rPr>
        <w:t>ID</w:t>
      </w:r>
      <w:r>
        <w:rPr>
          <w:rFonts w:hint="eastAsia"/>
        </w:rPr>
        <w:t>，</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78"/>
        <w:gridCol w:w="1308"/>
      </w:tblGrid>
      <w:tr w14:paraId="4E945F58">
        <w:tc>
          <w:tcPr>
            <w:tcW w:w="7978" w:type="dxa"/>
            <w:tcBorders>
              <w:tl2br w:val="nil"/>
              <w:tr2bl w:val="nil"/>
            </w:tcBorders>
          </w:tcPr>
          <w:p w14:paraId="5753AE4B">
            <w:pPr>
              <w:spacing w:line="240" w:lineRule="auto"/>
              <w:jc w:val="center"/>
            </w:pPr>
            <w:r>
              <w:rPr>
                <w:rFonts w:ascii="Segoe UI" w:hAnsi="Segoe UI" w:eastAsia="Segoe UI" w:cs="Segoe UI"/>
                <w:color w:val="1C1F23"/>
                <w:position w:val="-28"/>
                <w:szCs w:val="27"/>
                <w:shd w:val="clear" w:color="auto" w:fill="FFFFFF"/>
              </w:rPr>
              <w:object>
                <v:shape id="_x0000_i1143" o:spt="75" type="#_x0000_t75" style="height:33.75pt;width:96.75pt;" o:ole="t" filled="f" o:preferrelative="t" stroked="f" coordsize="21600,21600">
                  <v:path/>
                  <v:fill on="f" focussize="0,0"/>
                  <v:stroke on="f" joinstyle="miter"/>
                  <v:imagedata r:id="rId187" o:title=""/>
                  <o:lock v:ext="edit" aspectratio="f"/>
                  <w10:wrap type="none"/>
                  <w10:anchorlock/>
                </v:shape>
                <o:OLEObject Type="Embed" ProgID="Equation.DSMT4" ShapeID="_x0000_i1143" DrawAspect="Content" ObjectID="_1468075843" r:id="rId262">
                  <o:LockedField>false</o:LockedField>
                </o:OLEObject>
              </w:object>
            </w:r>
          </w:p>
        </w:tc>
        <w:tc>
          <w:tcPr>
            <w:tcW w:w="1308" w:type="dxa"/>
            <w:tcBorders>
              <w:tl2br w:val="nil"/>
              <w:tr2bl w:val="nil"/>
            </w:tcBorders>
            <w:vAlign w:val="center"/>
          </w:tcPr>
          <w:p w14:paraId="35FBD83A">
            <w:pPr>
              <w:spacing w:line="240" w:lineRule="auto"/>
              <w:jc w:val="center"/>
            </w:pPr>
            <w:r>
              <w:t>(4.15)</w:t>
            </w:r>
          </w:p>
        </w:tc>
      </w:tr>
    </w:tbl>
    <w:p w14:paraId="45EBAC8F">
      <w:pPr>
        <w:spacing w:line="240" w:lineRule="auto"/>
        <w:ind w:firstLine="516" w:firstLineChars="200"/>
      </w:pPr>
      <w:r>
        <w:rPr>
          <w:rFonts w:hint="eastAsia"/>
        </w:rPr>
        <w:t>其中</w:t>
      </w:r>
      <w:r>
        <w:rPr>
          <w:position w:val="-12"/>
          <w:szCs w:val="22"/>
        </w:rPr>
        <w:object>
          <v:shape id="_x0000_i1144" o:spt="75" type="#_x0000_t75" style="height:18pt;width:12pt;" o:ole="t" filled="f" o:preferrelative="t" stroked="f" coordsize="21600,21600">
            <v:path/>
            <v:fill on="f" focussize="0,0"/>
            <v:stroke on="f" joinstyle="miter"/>
            <v:imagedata r:id="rId189" o:title=""/>
            <o:lock v:ext="edit" aspectratio="f"/>
            <w10:wrap type="none"/>
            <w10:anchorlock/>
          </v:shape>
          <o:OLEObject Type="Embed" ProgID="Equation.DSMT4" ShapeID="_x0000_i1144" DrawAspect="Content" ObjectID="_1468075844" r:id="rId263">
            <o:LockedField>false</o:LockedField>
          </o:OLEObject>
        </w:object>
      </w:r>
      <w:r>
        <w:rPr>
          <w:rFonts w:hint="eastAsia"/>
        </w:rPr>
        <w:t>是真实标签的概率分布，</w:t>
      </w:r>
      <w:r>
        <w:rPr>
          <w:position w:val="-12"/>
          <w:szCs w:val="22"/>
        </w:rPr>
        <w:object>
          <v:shape id="_x0000_i1145" o:spt="75" type="#_x0000_t75" style="height:18pt;width:13.15pt;" o:ole="t" filled="f" o:preferrelative="t" stroked="f" coordsize="21600,21600">
            <v:path/>
            <v:fill on="f" focussize="0,0"/>
            <v:stroke on="f" joinstyle="miter"/>
            <v:imagedata r:id="rId191" o:title=""/>
            <o:lock v:ext="edit" aspectratio="f"/>
            <w10:wrap type="none"/>
            <w10:anchorlock/>
          </v:shape>
          <o:OLEObject Type="Embed" ProgID="Equation.DSMT4" ShapeID="_x0000_i1145" DrawAspect="Content" ObjectID="_1468075845" r:id="rId264">
            <o:LockedField>false</o:LockedField>
          </o:OLEObject>
        </w:object>
      </w:r>
      <w:r>
        <w:rPr>
          <w:rFonts w:hint="eastAsia"/>
        </w:rPr>
        <w:t>是模型的预测概率分布。</w:t>
      </w:r>
      <w:r>
        <w:rPr>
          <w:position w:val="-10"/>
          <w:szCs w:val="22"/>
        </w:rPr>
        <w:object>
          <v:shape id="_x0000_i1146" o:spt="75" type="#_x0000_t75" style="height:15.75pt;width:11.25pt;" o:ole="t" filled="f" o:preferrelative="t" stroked="f" coordsize="21600,21600">
            <v:path/>
            <v:fill on="f" focussize="0,0"/>
            <v:stroke on="f" joinstyle="miter"/>
            <v:imagedata r:id="rId193" o:title=""/>
            <o:lock v:ext="edit" aspectratio="f"/>
            <w10:wrap type="none"/>
            <w10:anchorlock/>
          </v:shape>
          <o:OLEObject Type="Embed" ProgID="Equation.DSMT4" ShapeID="_x0000_i1146" DrawAspect="Content" ObjectID="_1468075846" r:id="rId265">
            <o:LockedField>false</o:LockedField>
          </o:OLEObject>
        </w:object>
      </w:r>
      <w:r>
        <w:rPr>
          <w:rFonts w:hint="eastAsia"/>
        </w:rPr>
        <w:t>是模型的预测输出，G表示训练最小批次中的图像数量，</w:t>
      </w:r>
      <w:r>
        <w:rPr>
          <w:position w:val="-6"/>
          <w:szCs w:val="22"/>
        </w:rPr>
        <w:object>
          <v:shape id="_x0000_i1147" o:spt="75" type="#_x0000_t75" style="height:13.15pt;width:6.75pt;" o:ole="t" filled="f" o:preferrelative="t" stroked="f" coordsize="21600,21600">
            <v:path/>
            <v:fill on="f" focussize="0,0"/>
            <v:stroke on="f" joinstyle="miter"/>
            <v:imagedata r:id="rId195" o:title=""/>
            <o:lock v:ext="edit" aspectratio="f"/>
            <w10:wrap type="none"/>
            <w10:anchorlock/>
          </v:shape>
          <o:OLEObject Type="Embed" ProgID="Equation.DSMT4" ShapeID="_x0000_i1147" DrawAspect="Content" ObjectID="_1468075847" r:id="rId266">
            <o:LockedField>false</o:LockedField>
          </o:OLEObject>
        </w:object>
      </w:r>
      <w:r>
        <w:rPr>
          <w:rFonts w:hint="eastAsia"/>
        </w:rPr>
        <w:t>是类别的索引，即</w:t>
      </w:r>
      <w:r>
        <w:rPr>
          <w:position w:val="-6"/>
          <w:szCs w:val="22"/>
        </w:rPr>
        <w:object>
          <v:shape id="_x0000_i1148" o:spt="75" type="#_x0000_t75" style="height:13.9pt;width:27pt;" o:ole="t" filled="f" o:preferrelative="t" stroked="f" coordsize="21600,21600">
            <v:path/>
            <v:fill on="f" focussize="0,0"/>
            <v:stroke on="f" joinstyle="miter"/>
            <v:imagedata r:id="rId197" o:title=""/>
            <o:lock v:ext="edit" aspectratio="f"/>
            <w10:wrap type="none"/>
            <w10:anchorlock/>
          </v:shape>
          <o:OLEObject Type="Embed" ProgID="Equation.DSMT4" ShapeID="_x0000_i1148" DrawAspect="Content" ObjectID="_1468075848" r:id="rId267">
            <o:LockedField>false</o:LockedField>
          </o:OLEObject>
        </w:object>
      </w:r>
      <w:r>
        <w:rPr>
          <w:rFonts w:hint="eastAsia"/>
        </w:rPr>
        <w:t>中的</w:t>
      </w:r>
      <w:r>
        <w:rPr>
          <w:position w:val="-6"/>
          <w:szCs w:val="22"/>
        </w:rPr>
        <w:object>
          <v:shape id="_x0000_i1149" o:spt="75" type="#_x0000_t75" style="height:13.15pt;width:6.75pt;" o:ole="t" filled="f" o:preferrelative="t" stroked="f" coordsize="21600,21600">
            <v:path/>
            <v:fill on="f" focussize="0,0"/>
            <v:stroke on="f" joinstyle="miter"/>
            <v:imagedata r:id="rId195" o:title=""/>
            <o:lock v:ext="edit" aspectratio="f"/>
            <w10:wrap type="none"/>
            <w10:anchorlock/>
          </v:shape>
          <o:OLEObject Type="Embed" ProgID="Equation.DSMT4" ShapeID="_x0000_i1149" DrawAspect="Content" ObjectID="_1468075849" r:id="rId268">
            <o:LockedField>false</o:LockedField>
          </o:OLEObject>
        </w:object>
      </w:r>
      <w:r>
        <w:rPr>
          <w:rFonts w:hint="eastAsia"/>
        </w:rPr>
        <w:t>。最终，总体损失表示为：</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78"/>
        <w:gridCol w:w="1308"/>
      </w:tblGrid>
      <w:tr w14:paraId="611FB467">
        <w:tc>
          <w:tcPr>
            <w:tcW w:w="7978" w:type="dxa"/>
            <w:tcBorders>
              <w:tl2br w:val="nil"/>
              <w:tr2bl w:val="nil"/>
            </w:tcBorders>
          </w:tcPr>
          <w:p w14:paraId="0A3504FA">
            <w:pPr>
              <w:spacing w:line="240" w:lineRule="auto"/>
              <w:jc w:val="center"/>
            </w:pPr>
            <w:r>
              <w:rPr>
                <w:rFonts w:ascii="Segoe UI" w:hAnsi="Segoe UI" w:eastAsia="Segoe UI" w:cs="Segoe UI"/>
                <w:color w:val="1C1F23"/>
                <w:position w:val="-12"/>
                <w:szCs w:val="27"/>
                <w:shd w:val="clear" w:color="auto" w:fill="FFFFFF"/>
              </w:rPr>
              <w:object>
                <v:shape id="_x0000_i1150" o:spt="75" type="#_x0000_t75" style="height:18pt;width:105pt;" o:ole="t" filled="f" o:preferrelative="t" stroked="f" coordsize="21600,21600">
                  <v:path/>
                  <v:fill on="f" focussize="0,0"/>
                  <v:stroke on="f" joinstyle="miter"/>
                  <v:imagedata r:id="rId200" o:title=""/>
                  <o:lock v:ext="edit" aspectratio="f"/>
                  <w10:wrap type="none"/>
                  <w10:anchorlock/>
                </v:shape>
                <o:OLEObject Type="Embed" ProgID="Equation.DSMT4" ShapeID="_x0000_i1150" DrawAspect="Content" ObjectID="_1468075850" r:id="rId269">
                  <o:LockedField>false</o:LockedField>
                </o:OLEObject>
              </w:object>
            </w:r>
          </w:p>
        </w:tc>
        <w:tc>
          <w:tcPr>
            <w:tcW w:w="1308" w:type="dxa"/>
            <w:tcBorders>
              <w:tl2br w:val="nil"/>
              <w:tr2bl w:val="nil"/>
            </w:tcBorders>
          </w:tcPr>
          <w:p w14:paraId="0B1954DB">
            <w:pPr>
              <w:spacing w:line="240" w:lineRule="auto"/>
              <w:jc w:val="center"/>
            </w:pPr>
            <w:r>
              <w:t>(4.16)</w:t>
            </w:r>
          </w:p>
        </w:tc>
      </w:tr>
    </w:tbl>
    <w:p w14:paraId="6E61C232">
      <w:pPr>
        <w:ind w:firstLine="516" w:firstLineChars="200"/>
      </w:pPr>
      <w:r>
        <w:rPr>
          <w:rFonts w:hint="eastAsia"/>
        </w:rPr>
        <w:t>具体地，行人重识别模型通过待查询行人的文本描述特征检索行人图像特征，并输出与行人图像特征对应的预设 Rank-K 排序列表，作为行人重识别的结果。排名列表中的行人图像依据行人图像特征与待查询文本描述</w:t>
      </w:r>
      <w:r>
        <w:rPr>
          <w:rFonts w:hint="eastAsia"/>
          <w:lang w:val="en-US" w:eastAsia="zh-CN"/>
        </w:rPr>
        <w:t>特征</w:t>
      </w:r>
      <w:r>
        <w:rPr>
          <w:rFonts w:hint="eastAsia"/>
        </w:rPr>
        <w:t>之间的相似度进行排列。</w:t>
      </w:r>
    </w:p>
    <w:p w14:paraId="7AB0CB03">
      <w:pPr>
        <w:pStyle w:val="51"/>
      </w:pPr>
      <w:bookmarkStart w:id="1677" w:name="_Toc19925"/>
      <w:bookmarkStart w:id="1678" w:name="_Toc23906"/>
      <w:bookmarkStart w:id="1679" w:name="_Toc19273"/>
      <w:bookmarkStart w:id="1680" w:name="_Toc16942"/>
      <w:bookmarkStart w:id="1681" w:name="_Toc23026"/>
      <w:bookmarkStart w:id="1682" w:name="_Toc6796"/>
      <w:bookmarkStart w:id="1683" w:name="_Toc11585"/>
      <w:bookmarkStart w:id="1684" w:name="_Toc5903"/>
      <w:bookmarkStart w:id="1685" w:name="_Toc27078"/>
      <w:bookmarkStart w:id="1686" w:name="_Toc19263"/>
      <w:bookmarkStart w:id="1687" w:name="_Toc15692"/>
      <w:bookmarkStart w:id="1688" w:name="_Toc8910"/>
      <w:r>
        <w:rPr>
          <w:rFonts w:hint="eastAsia"/>
        </w:rPr>
        <w:t>4.</w:t>
      </w:r>
      <w:r>
        <w:t>3</w:t>
      </w:r>
      <w:bookmarkEnd w:id="1676"/>
      <w:r>
        <w:t xml:space="preserve"> </w:t>
      </w:r>
      <w:r>
        <w:rPr>
          <w:rFonts w:hint="eastAsia"/>
        </w:rPr>
        <w:t>对比实验及结果分析</w:t>
      </w:r>
      <w:bookmarkEnd w:id="1677"/>
      <w:bookmarkEnd w:id="1678"/>
      <w:bookmarkEnd w:id="1679"/>
      <w:bookmarkEnd w:id="1680"/>
      <w:bookmarkEnd w:id="1681"/>
      <w:bookmarkEnd w:id="1682"/>
      <w:bookmarkEnd w:id="1683"/>
      <w:bookmarkEnd w:id="1684"/>
      <w:bookmarkEnd w:id="1685"/>
      <w:bookmarkEnd w:id="1686"/>
      <w:bookmarkEnd w:id="1687"/>
      <w:bookmarkEnd w:id="1688"/>
    </w:p>
    <w:p w14:paraId="252A6319">
      <w:pPr>
        <w:ind w:firstLine="516" w:firstLineChars="200"/>
        <w:rPr>
          <w:rFonts w:hint="eastAsia"/>
        </w:rPr>
      </w:pPr>
      <w:bookmarkStart w:id="1689" w:name="_Toc7077642"/>
      <w:r>
        <w:rPr>
          <w:rFonts w:hint="eastAsia"/>
        </w:rPr>
        <w:t>本节为验证基于双流ViT模型在跨模态检索任务中的有效性，在CUHK-PEDES、ICFG-PEDES与RSTPReid三大文本-图像行人检索数据集上进行对比实验。所有实验均基于PyTorch框架实现，并遵循标准跨模态Rank-k指标、mAP</w:t>
      </w:r>
      <w:r>
        <w:t>（平均精度均值）</w:t>
      </w:r>
      <w:r>
        <w:rPr>
          <w:rFonts w:hint="eastAsia"/>
        </w:rPr>
        <w:t>指标。</w:t>
      </w:r>
    </w:p>
    <w:p w14:paraId="763F9B11">
      <w:pPr>
        <w:ind w:firstLine="516" w:firstLineChars="200"/>
        <w:rPr>
          <w:rFonts w:hint="eastAsia"/>
        </w:rPr>
      </w:pPr>
    </w:p>
    <w:p w14:paraId="25A574E5">
      <w:pPr>
        <w:pStyle w:val="53"/>
      </w:pPr>
      <w:bookmarkStart w:id="1690" w:name="_Toc4234"/>
      <w:bookmarkStart w:id="1691" w:name="_Toc21875"/>
      <w:bookmarkStart w:id="1692" w:name="_Toc8468"/>
      <w:bookmarkStart w:id="1693" w:name="_Toc2708"/>
      <w:bookmarkStart w:id="1694" w:name="_Toc1085"/>
      <w:bookmarkStart w:id="1695" w:name="_Toc16206"/>
      <w:bookmarkStart w:id="1696" w:name="_Toc3685"/>
      <w:bookmarkStart w:id="1697" w:name="_Toc12536"/>
      <w:bookmarkStart w:id="1698" w:name="_Toc15923"/>
      <w:bookmarkStart w:id="1699" w:name="_Toc31509"/>
      <w:bookmarkStart w:id="1700" w:name="_Toc12653"/>
      <w:bookmarkStart w:id="1701" w:name="_Toc2671"/>
      <w:r>
        <w:rPr>
          <w:rFonts w:hint="eastAsia"/>
        </w:rPr>
        <w:t>4</w:t>
      </w:r>
      <w:r>
        <w:t>.3.</w:t>
      </w:r>
      <w:r>
        <w:rPr>
          <w:rFonts w:hint="eastAsia"/>
        </w:rPr>
        <w:t>1</w:t>
      </w:r>
      <w:r>
        <w:t xml:space="preserve"> </w:t>
      </w:r>
      <w:bookmarkEnd w:id="1689"/>
      <w:r>
        <w:rPr>
          <w:rFonts w:hint="eastAsia"/>
        </w:rPr>
        <w:t>实验设置</w:t>
      </w:r>
      <w:bookmarkEnd w:id="1690"/>
      <w:bookmarkEnd w:id="1691"/>
      <w:bookmarkEnd w:id="1692"/>
      <w:bookmarkEnd w:id="1693"/>
      <w:bookmarkEnd w:id="1694"/>
      <w:bookmarkEnd w:id="1695"/>
      <w:bookmarkEnd w:id="1696"/>
      <w:bookmarkEnd w:id="1697"/>
      <w:bookmarkEnd w:id="1698"/>
      <w:bookmarkEnd w:id="1699"/>
      <w:bookmarkEnd w:id="1700"/>
      <w:bookmarkEnd w:id="1701"/>
    </w:p>
    <w:p w14:paraId="5D1D0C7D">
      <w:pPr>
        <w:pStyle w:val="57"/>
        <w:snapToGrid/>
        <w:spacing w:line="240" w:lineRule="auto"/>
        <w:ind w:firstLine="516" w:firstLineChars="200"/>
      </w:pPr>
      <w:bookmarkStart w:id="1702" w:name="_Toc7077643"/>
      <w:r>
        <w:rPr>
          <w:rFonts w:hint="eastAsia"/>
        </w:rPr>
        <w:t>正如3.3.1一样。我们利用主干架构，将CLIP 的预训练参数纳入其中，从而有效地学习视觉和文本模态之间的特征</w:t>
      </w:r>
      <w:bookmarkStart w:id="1703" w:name="_Toc164177705"/>
      <w:bookmarkStart w:id="1704" w:name="_Toc167699224"/>
      <w:r>
        <w:rPr>
          <w:rFonts w:hint="eastAsia"/>
        </w:rPr>
        <w:t>。批量大小配置为64，每个样本包含关联的文本和RGB图像。为了增强我们的数据集，我们对视觉模态实施了多种数据增强技术，包括随机水平翻转、填充、随机裁剪和随机擦除。模型使用Adam优化器训练了60个周期。训练开始时的学习率为1e-5，随后按照余弦衰减策略进行调整，以优化训练过程。此外，我们将温度参数τ设置为0.07，这有助于微调模型中的表示学习。</w:t>
      </w:r>
    </w:p>
    <w:bookmarkEnd w:id="1703"/>
    <w:bookmarkEnd w:id="1704"/>
    <w:p w14:paraId="5374381A">
      <w:pPr>
        <w:pStyle w:val="53"/>
      </w:pPr>
      <w:bookmarkStart w:id="1705" w:name="_Toc21885"/>
      <w:bookmarkStart w:id="1706" w:name="_Toc32611"/>
      <w:bookmarkStart w:id="1707" w:name="_Toc22437"/>
      <w:bookmarkStart w:id="1708" w:name="_Toc7173"/>
      <w:bookmarkStart w:id="1709" w:name="_Toc10792"/>
      <w:bookmarkStart w:id="1710" w:name="_Toc30951"/>
      <w:bookmarkStart w:id="1711" w:name="_Toc28392"/>
      <w:bookmarkStart w:id="1712" w:name="_Toc2816"/>
      <w:bookmarkStart w:id="1713" w:name="_Toc4705"/>
      <w:bookmarkStart w:id="1714" w:name="_Toc21191"/>
      <w:bookmarkStart w:id="1715" w:name="_Toc24064"/>
      <w:bookmarkStart w:id="1716" w:name="_Toc22265"/>
      <w:r>
        <w:rPr>
          <w:rFonts w:hint="eastAsia"/>
        </w:rPr>
        <w:t>4</w:t>
      </w:r>
      <w:r>
        <w:t>.3.</w:t>
      </w:r>
      <w:r>
        <w:rPr>
          <w:rFonts w:hint="eastAsia"/>
        </w:rPr>
        <w:t>2</w:t>
      </w:r>
      <w:r>
        <w:t xml:space="preserve"> </w:t>
      </w:r>
      <w:bookmarkEnd w:id="1702"/>
      <w:r>
        <w:rPr>
          <w:rFonts w:hint="eastAsia"/>
        </w:rPr>
        <w:t>实验环境</w:t>
      </w:r>
      <w:bookmarkEnd w:id="1705"/>
      <w:bookmarkEnd w:id="1706"/>
      <w:bookmarkEnd w:id="1707"/>
      <w:bookmarkEnd w:id="1708"/>
      <w:bookmarkEnd w:id="1709"/>
      <w:bookmarkEnd w:id="1710"/>
      <w:bookmarkEnd w:id="1711"/>
      <w:bookmarkEnd w:id="1712"/>
      <w:bookmarkEnd w:id="1713"/>
      <w:bookmarkEnd w:id="1714"/>
      <w:bookmarkEnd w:id="1715"/>
      <w:bookmarkEnd w:id="1716"/>
    </w:p>
    <w:p w14:paraId="2926F3B9">
      <w:pPr>
        <w:pStyle w:val="10"/>
        <w:adjustRightInd/>
        <w:ind w:firstLine="516" w:firstLineChars="200"/>
        <w:rPr>
          <w:rFonts w:cs="Times New Roman"/>
          <w:lang w:val="en-US"/>
        </w:rPr>
      </w:pPr>
      <w:bookmarkStart w:id="1717" w:name="_Toc7077644"/>
      <w:r>
        <w:rPr>
          <w:rFonts w:hint="eastAsia" w:cs="Times New Roman"/>
          <w:lang w:val="en-US"/>
        </w:rPr>
        <w:t>实验设备为一台配有NVIDIA GeForce RTX4090显卡的服务器，GPU存大小为24564MiB，运行内存为125GB,存储空间为4TB,服务器操做系统为 Ubuntu22.04.4 LTS,深度学习框架选择PyTorch 1.9及以上版本，CUDA版本为 12.2，开发工具与环境管理选用Anaconda3创建隔离的Python 环境，PyCharm搭配丰富的插件支持代码编写、调试与文档化。</w:t>
      </w:r>
    </w:p>
    <w:p w14:paraId="2099ACCA">
      <w:pPr>
        <w:pStyle w:val="53"/>
      </w:pPr>
      <w:bookmarkStart w:id="1718" w:name="_Toc23233"/>
      <w:bookmarkStart w:id="1719" w:name="_Toc29453"/>
      <w:bookmarkStart w:id="1720" w:name="_Toc12823"/>
      <w:bookmarkStart w:id="1721" w:name="_Toc4855"/>
      <w:bookmarkStart w:id="1722" w:name="_Toc3442"/>
      <w:bookmarkStart w:id="1723" w:name="_Toc31120"/>
      <w:bookmarkStart w:id="1724" w:name="_Toc9015"/>
      <w:bookmarkStart w:id="1725" w:name="_Toc16275"/>
      <w:bookmarkStart w:id="1726" w:name="_Toc25144"/>
      <w:bookmarkStart w:id="1727" w:name="_Toc12727"/>
      <w:bookmarkStart w:id="1728" w:name="_Toc15140"/>
      <w:bookmarkStart w:id="1729" w:name="_Toc31324"/>
      <w:r>
        <w:rPr>
          <w:rFonts w:hint="eastAsia"/>
        </w:rPr>
        <w:t>4.3.3 实验结果与对比</w:t>
      </w:r>
      <w:bookmarkEnd w:id="1718"/>
      <w:bookmarkEnd w:id="1719"/>
      <w:bookmarkEnd w:id="1720"/>
      <w:bookmarkEnd w:id="1721"/>
      <w:bookmarkEnd w:id="1722"/>
      <w:bookmarkEnd w:id="1723"/>
      <w:bookmarkEnd w:id="1724"/>
      <w:bookmarkEnd w:id="1725"/>
      <w:bookmarkEnd w:id="1726"/>
      <w:bookmarkEnd w:id="1727"/>
      <w:bookmarkEnd w:id="1728"/>
      <w:bookmarkEnd w:id="1729"/>
    </w:p>
    <w:p w14:paraId="64759B2E">
      <w:pPr>
        <w:pStyle w:val="57"/>
        <w:snapToGrid/>
        <w:ind w:firstLine="516" w:firstLineChars="200"/>
      </w:pPr>
      <w:r>
        <w:rPr>
          <w:rFonts w:hint="eastAsia"/>
        </w:rPr>
        <w:t>为了验证本章提出的基于双流ViT可扩展的行人重识别方法的有效性，在第二章所述的三个数据集（CUHK-PEDES、ICFG-PEDES和RSTPReid）进行对比实验。评估指标与现有的ReID协议一致，我们采用了Rank-k和平均精度（mAP）作为评估指标来衡量性能。Rank-k和mAP的高值表明更好的性能，展示了模型从大量候选者中准确检索并排序相关身份的能力。通过与以下最先进的基于文本的ReID方法进行比较：</w:t>
      </w:r>
    </w:p>
    <w:p w14:paraId="03AA062C">
      <w:pPr>
        <w:pStyle w:val="57"/>
        <w:snapToGrid/>
        <w:ind w:firstLine="516" w:firstLineChars="200"/>
      </w:pPr>
      <w:r>
        <w:rPr>
          <w:rFonts w:hint="eastAsia"/>
        </w:rPr>
        <w:t>·</w:t>
      </w:r>
      <w:r>
        <w:t xml:space="preserve">TIMAM </w:t>
      </w:r>
      <w:r>
        <w:rPr>
          <w:rFonts w:hint="eastAsia"/>
          <w:vertAlign w:val="superscript"/>
        </w:rPr>
        <w:t>[31]</w:t>
      </w:r>
      <w:r>
        <w:rPr>
          <w:rFonts w:hint="eastAsia"/>
        </w:rPr>
        <w:t>：</w:t>
      </w:r>
      <w:r>
        <w:t>TIMAM使用对抗性和跨模态匹配来学习模态不变特征，并强调了BERT在这一领域的成功应用。</w:t>
      </w:r>
    </w:p>
    <w:p w14:paraId="449CF855">
      <w:pPr>
        <w:pStyle w:val="57"/>
        <w:snapToGrid/>
        <w:ind w:firstLine="516" w:firstLineChars="200"/>
      </w:pPr>
      <w:r>
        <w:rPr>
          <w:rFonts w:hint="eastAsia"/>
        </w:rPr>
        <w:t>·</w:t>
      </w:r>
      <w:r>
        <w:t>ViTAA</w:t>
      </w:r>
      <w:r>
        <w:rPr>
          <w:rFonts w:hint="eastAsia"/>
          <w:vertAlign w:val="superscript"/>
        </w:rPr>
        <w:t>[32]</w:t>
      </w:r>
      <w:r>
        <w:rPr>
          <w:rFonts w:hint="eastAsia"/>
        </w:rPr>
        <w:t>：</w:t>
      </w:r>
      <w:r>
        <w:t>ViTAA模型通过基于属性的特征解耦和对比学习，将特定视觉属性与文本描述对齐。</w:t>
      </w:r>
    </w:p>
    <w:p w14:paraId="204BC3F8">
      <w:pPr>
        <w:pStyle w:val="57"/>
        <w:snapToGrid/>
        <w:ind w:firstLine="516" w:firstLineChars="200"/>
      </w:pPr>
      <w:r>
        <w:rPr>
          <w:rFonts w:hint="eastAsia"/>
        </w:rPr>
        <w:t>·</w:t>
      </w:r>
      <w:r>
        <w:t xml:space="preserve">DSSL </w:t>
      </w:r>
      <w:r>
        <w:rPr>
          <w:rFonts w:hint="eastAsia"/>
          <w:vertAlign w:val="superscript"/>
        </w:rPr>
        <w:t>[33]</w:t>
      </w:r>
      <w:r>
        <w:rPr>
          <w:rFonts w:hint="eastAsia"/>
        </w:rPr>
        <w:t>：</w:t>
      </w:r>
      <w:r>
        <w:t>DSSL模型通过一种新颖的环境-人物分离和融合机制，在互斥约束下分离并匹配人物和周围环境信息。</w:t>
      </w:r>
    </w:p>
    <w:p w14:paraId="441D562D">
      <w:pPr>
        <w:pStyle w:val="57"/>
        <w:snapToGrid/>
        <w:ind w:firstLine="516" w:firstLineChars="200"/>
      </w:pPr>
      <w:r>
        <w:rPr>
          <w:rFonts w:hint="eastAsia"/>
        </w:rPr>
        <w:t>·</w:t>
      </w:r>
      <w:r>
        <w:t xml:space="preserve">LapsCore </w:t>
      </w:r>
      <w:r>
        <w:rPr>
          <w:rFonts w:hint="eastAsia"/>
          <w:vertAlign w:val="superscript"/>
        </w:rPr>
        <w:t>[34]</w:t>
      </w:r>
      <w:r>
        <w:rPr>
          <w:rFonts w:hint="eastAsia"/>
        </w:rPr>
        <w:t>：</w:t>
      </w:r>
      <w:r>
        <w:t>作者提出了LapsCore，该模型通过图像着色和文本完成这两个子任务，显式地构建细粒度的跨模态关联，以增强多模态表示学习。</w:t>
      </w:r>
    </w:p>
    <w:p w14:paraId="2BC22A2F">
      <w:pPr>
        <w:pStyle w:val="57"/>
        <w:snapToGrid/>
        <w:ind w:firstLine="516" w:firstLineChars="200"/>
      </w:pPr>
      <w:r>
        <w:rPr>
          <w:rFonts w:hint="eastAsia"/>
        </w:rPr>
        <w:t>·</w:t>
      </w:r>
      <w:r>
        <w:t xml:space="preserve">LBUL </w:t>
      </w:r>
      <w:r>
        <w:rPr>
          <w:rFonts w:hint="eastAsia"/>
          <w:vertAlign w:val="superscript"/>
        </w:rPr>
        <w:t>[35]</w:t>
      </w:r>
      <w:r>
        <w:rPr>
          <w:rFonts w:hint="eastAsia"/>
        </w:rPr>
        <w:t>：</w:t>
      </w:r>
      <w:r>
        <w:t>LBUL在将视觉和文本模态映射到一致的跨模态共同流形之前，仔细考虑了它们的分布特性。</w:t>
      </w:r>
    </w:p>
    <w:p w14:paraId="34F5C2A8">
      <w:pPr>
        <w:pStyle w:val="57"/>
        <w:snapToGrid/>
        <w:ind w:left="516" w:leftChars="200"/>
      </w:pPr>
      <w:r>
        <w:rPr>
          <w:rFonts w:hint="eastAsia"/>
        </w:rPr>
        <w:t>·</w:t>
      </w:r>
      <w:r>
        <w:t>LGUR</w:t>
      </w:r>
      <w:r>
        <w:rPr>
          <w:rFonts w:hint="eastAsia"/>
          <w:vertAlign w:val="superscript"/>
        </w:rPr>
        <w:t>[4]</w:t>
      </w:r>
      <w:r>
        <w:rPr>
          <w:rFonts w:hint="eastAsia"/>
        </w:rPr>
        <w:t>：</w:t>
      </w:r>
      <w:r>
        <w:t>LGUR提出了DGA和PGU模块，用于对齐和统一特征粒度。</w:t>
      </w:r>
    </w:p>
    <w:p w14:paraId="280B71EB">
      <w:pPr>
        <w:pStyle w:val="57"/>
        <w:snapToGrid/>
        <w:ind w:left="516" w:leftChars="200"/>
      </w:pPr>
      <w:r>
        <w:rPr>
          <w:rFonts w:hint="eastAsia"/>
        </w:rPr>
        <w:t>·</w:t>
      </w:r>
      <w:r>
        <w:t>IRRA</w:t>
      </w:r>
      <w:r>
        <w:rPr>
          <w:rFonts w:hint="eastAsia"/>
          <w:vertAlign w:val="superscript"/>
        </w:rPr>
        <w:t>[6]</w:t>
      </w:r>
      <w:r>
        <w:rPr>
          <w:rFonts w:hint="eastAsia"/>
        </w:rPr>
        <w:t>：</w:t>
      </w:r>
      <w:r>
        <w:t>该方法通过隐式关系推理和相似性分布匹配增强跨模态交互。</w:t>
      </w:r>
    </w:p>
    <w:p w14:paraId="73B64890">
      <w:pPr>
        <w:pStyle w:val="57"/>
        <w:snapToGrid/>
        <w:ind w:firstLine="516" w:firstLineChars="200"/>
      </w:pPr>
      <w:r>
        <w:rPr>
          <w:rFonts w:hint="eastAsia"/>
        </w:rPr>
        <w:t>·</w:t>
      </w:r>
      <w:r>
        <w:t>CPCL</w:t>
      </w:r>
      <w:r>
        <w:rPr>
          <w:rFonts w:hint="eastAsia"/>
          <w:vertAlign w:val="superscript"/>
        </w:rPr>
        <w:t>[36]</w:t>
      </w:r>
      <w:r>
        <w:rPr>
          <w:rFonts w:hint="eastAsia"/>
        </w:rPr>
        <w:t>：</w:t>
      </w:r>
      <w:r>
        <w:t>CPCL集成了CLIP、原型记忆和异常值挖掘，以改善跨模态对齐。</w:t>
      </w:r>
    </w:p>
    <w:p w14:paraId="1017E54B">
      <w:pPr>
        <w:pStyle w:val="57"/>
        <w:snapToGrid/>
        <w:ind w:firstLine="516" w:firstLineChars="200"/>
      </w:pPr>
      <w:r>
        <w:rPr>
          <w:rFonts w:hint="eastAsia"/>
        </w:rPr>
        <w:t>·</w:t>
      </w:r>
      <w:r>
        <w:t>TBPS-CLIP</w:t>
      </w:r>
      <w:r>
        <w:rPr>
          <w:rFonts w:hint="eastAsia"/>
          <w:vertAlign w:val="superscript"/>
        </w:rPr>
        <w:t>[37]</w:t>
      </w:r>
      <w:r>
        <w:rPr>
          <w:rFonts w:hint="eastAsia"/>
        </w:rPr>
        <w:t>：</w:t>
      </w:r>
      <w:r>
        <w:t>TBPS-CLIP对CLIP进行了全面的实证研究，并取得了良好的性能。</w:t>
      </w:r>
    </w:p>
    <w:p w14:paraId="6F993C5D">
      <w:pPr>
        <w:pStyle w:val="57"/>
        <w:snapToGrid/>
        <w:ind w:firstLine="516" w:firstLineChars="200"/>
      </w:pPr>
      <w:r>
        <w:rPr>
          <w:rFonts w:hint="eastAsia"/>
        </w:rPr>
        <w:t>·</w:t>
      </w:r>
      <w:r>
        <w:t>IVT</w:t>
      </w:r>
      <w:r>
        <w:rPr>
          <w:rFonts w:hint="eastAsia"/>
          <w:vertAlign w:val="superscript"/>
        </w:rPr>
        <w:t>[38]</w:t>
      </w:r>
      <w:r>
        <w:rPr>
          <w:rFonts w:hint="eastAsia"/>
        </w:rPr>
        <w:t>：</w:t>
      </w:r>
      <w:r>
        <w:t>IVT框架使用单一网络和隐式语义对齐范式，包括多级对齐和双向掩码建模。</w:t>
      </w:r>
    </w:p>
    <w:p w14:paraId="08F1090E">
      <w:pPr>
        <w:pStyle w:val="57"/>
        <w:snapToGrid/>
        <w:ind w:firstLine="516" w:firstLineChars="200"/>
      </w:pPr>
      <w:r>
        <w:rPr>
          <w:rFonts w:hint="eastAsia"/>
        </w:rPr>
        <w:t>·</w:t>
      </w:r>
      <w:r>
        <w:t>CFine</w:t>
      </w:r>
      <w:r>
        <w:rPr>
          <w:rFonts w:hint="eastAsia"/>
          <w:vertAlign w:val="superscript"/>
        </w:rPr>
        <w:t>[2]</w:t>
      </w:r>
      <w:r>
        <w:rPr>
          <w:rFonts w:hint="eastAsia"/>
        </w:rPr>
        <w:t>：</w:t>
      </w:r>
      <w:r>
        <w:t>CFine利用多级全局特征学习和跨粒度细化来增强跨模态对应关系并优化检索性能。</w:t>
      </w:r>
    </w:p>
    <w:p w14:paraId="5DFFB047">
      <w:pPr>
        <w:pStyle w:val="57"/>
        <w:snapToGrid/>
        <w:ind w:firstLine="516" w:firstLineChars="200"/>
      </w:pPr>
      <w:r>
        <w:rPr>
          <w:rFonts w:hint="eastAsia"/>
        </w:rPr>
        <w:t>·Dual Path</w:t>
      </w:r>
      <w:r>
        <w:rPr>
          <w:rFonts w:hint="eastAsia"/>
          <w:vertAlign w:val="superscript"/>
        </w:rPr>
        <w:t>[39]</w:t>
      </w:r>
      <w:r>
        <w:rPr>
          <w:rFonts w:hint="eastAsia"/>
        </w:rPr>
        <w:t>：</w:t>
      </w:r>
      <w:r>
        <w:t>一种用于匹配图像和句子的双路径卷积网络，通过实例损失增强判别嵌入。</w:t>
      </w:r>
    </w:p>
    <w:p w14:paraId="4E70A7AD">
      <w:pPr>
        <w:pStyle w:val="57"/>
        <w:snapToGrid/>
        <w:ind w:firstLine="516" w:firstLineChars="200"/>
      </w:pPr>
      <w:r>
        <w:rPr>
          <w:rFonts w:hint="eastAsia"/>
        </w:rPr>
        <w:t>·</w:t>
      </w:r>
      <w:r>
        <w:t>CMPM/CMPC</w:t>
      </w:r>
      <w:r>
        <w:rPr>
          <w:rFonts w:hint="eastAsia"/>
          <w:vertAlign w:val="superscript"/>
        </w:rPr>
        <w:t>[40]</w:t>
      </w:r>
      <w:r>
        <w:rPr>
          <w:rFonts w:hint="eastAsia"/>
        </w:rPr>
        <w:t>：</w:t>
      </w:r>
      <w:r>
        <w:t xml:space="preserve"> CMPM和CMPC损失旨在通过最小化KL散度和对向量投影进行分类来提高判别性嵌入，从而增强特征的紧凑性。</w:t>
      </w:r>
    </w:p>
    <w:p w14:paraId="7E8F972A">
      <w:pPr>
        <w:pStyle w:val="57"/>
        <w:snapToGrid/>
        <w:ind w:firstLine="516" w:firstLineChars="200"/>
      </w:pPr>
      <w:r>
        <w:rPr>
          <w:rFonts w:hint="eastAsia"/>
        </w:rPr>
        <w:t>·</w:t>
      </w:r>
      <w:r>
        <w:t>SSAN</w:t>
      </w:r>
      <w:r>
        <w:rPr>
          <w:rFonts w:hint="eastAsia"/>
          <w:vertAlign w:val="superscript"/>
        </w:rPr>
        <w:t>[11]</w:t>
      </w:r>
      <w:r>
        <w:rPr>
          <w:rFonts w:hint="eastAsia"/>
        </w:rPr>
        <w:t>：</w:t>
      </w:r>
      <w:r>
        <w:t>引入了语义自对齐网络（SSAN），以改进部分级别的文本特征提取、身体部位关系和类内方差减少。</w:t>
      </w:r>
    </w:p>
    <w:p w14:paraId="3D2D3F4D">
      <w:pPr>
        <w:pStyle w:val="57"/>
        <w:snapToGrid/>
        <w:spacing w:line="240" w:lineRule="auto"/>
        <w:ind w:firstLine="516" w:firstLineChars="200"/>
        <w:jc w:val="left"/>
      </w:pPr>
      <w:r>
        <w:t>注：表中用CDS-ReID简称本章方法。“-”表示不适用，加粗表示最佳性能。</w:t>
      </w:r>
    </w:p>
    <w:p w14:paraId="3E9AE094">
      <w:pPr>
        <w:pStyle w:val="8"/>
      </w:pPr>
      <w:commentRangeStart w:id="9"/>
      <w:commentRangeStart w:id="10"/>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1</w:t>
      </w:r>
      <w:r>
        <w:fldChar w:fldCharType="end"/>
      </w:r>
      <w:bookmarkStart w:id="1730" w:name="_Toc10386"/>
      <w:bookmarkStart w:id="1731" w:name="_Toc32649"/>
      <w:bookmarkStart w:id="1732" w:name="_Toc14506"/>
      <w:bookmarkStart w:id="1733" w:name="_Toc6264"/>
      <w:bookmarkStart w:id="1734" w:name="_Toc10526"/>
      <w:bookmarkStart w:id="1735" w:name="_Toc30473"/>
      <w:bookmarkStart w:id="1736" w:name="_Toc16126"/>
      <w:bookmarkStart w:id="1737" w:name="_Toc21008"/>
      <w:bookmarkStart w:id="1738" w:name="_Toc32534"/>
      <w:bookmarkStart w:id="1739" w:name="_Toc25337"/>
      <w:bookmarkStart w:id="1740" w:name="_Toc25531"/>
      <w:bookmarkStart w:id="1741" w:name="_Toc30874"/>
      <w:bookmarkStart w:id="1742" w:name="_Toc5083"/>
      <w:bookmarkStart w:id="1743" w:name="_Toc16745"/>
      <w:bookmarkStart w:id="1744" w:name="_Toc1151"/>
      <w:bookmarkStart w:id="1745" w:name="_Toc32124"/>
      <w:bookmarkStart w:id="1746" w:name="_Toc11993"/>
      <w:bookmarkStart w:id="1747" w:name="_Toc22932"/>
      <w:bookmarkStart w:id="1748" w:name="_Toc3785"/>
      <w:bookmarkStart w:id="1749" w:name="_Toc19048"/>
      <w:bookmarkStart w:id="1750" w:name="_Toc10709"/>
      <w:bookmarkStart w:id="1751" w:name="_Toc29103"/>
      <w:bookmarkStart w:id="1752" w:name="_Toc22081"/>
      <w:bookmarkStart w:id="1753" w:name="_Toc6199"/>
      <w:r>
        <w:rPr>
          <w:rFonts w:hint="eastAsia"/>
        </w:rPr>
        <w:t xml:space="preserve"> 在</w:t>
      </w:r>
      <w:r>
        <w:rPr>
          <w:rFonts w:ascii="Times New Roman" w:hAnsi="Times New Roman" w:cs="Times New Roman"/>
        </w:rPr>
        <w:t>CUHK-PEDES</w:t>
      </w:r>
      <w:r>
        <w:rPr>
          <w:rFonts w:hint="eastAsia"/>
        </w:rPr>
        <w:t>数据集上的</w:t>
      </w:r>
      <w:r>
        <w:rPr>
          <w:rFonts w:hint="eastAsia" w:ascii="Times New Roman" w:hAnsi="Times New Roman" w:cs="Times New Roman"/>
          <w:lang w:eastAsia="zh"/>
        </w:rPr>
        <w:t>CDS-ReID</w:t>
      </w:r>
      <w:r>
        <w:rPr>
          <w:rFonts w:hint="eastAsia"/>
        </w:rPr>
        <w:t>方法性能对比</w:t>
      </w:r>
      <w:commentRangeEnd w:id="9"/>
      <w:r>
        <w:commentReference w:id="9"/>
      </w:r>
      <w:commentRangeEnd w:id="10"/>
      <w:r>
        <w:commentReference w:id="10"/>
      </w:r>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p>
    <w:tbl>
      <w:tblPr>
        <w:tblStyle w:val="33"/>
        <w:tblpPr w:leftFromText="180" w:rightFromText="180" w:vertAnchor="text" w:horzAnchor="page" w:tblpX="1428" w:tblpY="7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1437"/>
        <w:gridCol w:w="1518"/>
        <w:gridCol w:w="1518"/>
        <w:gridCol w:w="1528"/>
        <w:gridCol w:w="1505"/>
      </w:tblGrid>
      <w:tr w14:paraId="77D01262">
        <w:tc>
          <w:tcPr>
            <w:tcW w:w="1780" w:type="dxa"/>
            <w:tcBorders>
              <w:top w:val="single" w:color="000000" w:sz="12" w:space="0"/>
              <w:left w:val="nil"/>
              <w:bottom w:val="single" w:color="000000" w:sz="4" w:space="0"/>
              <w:right w:val="nil"/>
              <w:tl2br w:val="nil"/>
            </w:tcBorders>
            <w:shd w:val="clear" w:color="auto" w:fill="FFFFFF"/>
          </w:tcPr>
          <w:p w14:paraId="3D8ECF00">
            <w:pPr>
              <w:widowControl/>
              <w:jc w:val="left"/>
              <w:rPr>
                <w:color w:val="000000"/>
                <w:szCs w:val="24"/>
              </w:rPr>
            </w:pPr>
            <w:r>
              <w:rPr>
                <w:rFonts w:hint="eastAsia"/>
                <w:color w:val="000000"/>
                <w:szCs w:val="24"/>
              </w:rPr>
              <w:t>Method</w:t>
            </w:r>
          </w:p>
        </w:tc>
        <w:tc>
          <w:tcPr>
            <w:tcW w:w="1437" w:type="dxa"/>
            <w:tcBorders>
              <w:top w:val="single" w:color="000000" w:sz="12" w:space="0"/>
              <w:left w:val="nil"/>
              <w:bottom w:val="single" w:color="000000" w:sz="4" w:space="0"/>
              <w:right w:val="nil"/>
            </w:tcBorders>
            <w:shd w:val="clear" w:color="auto" w:fill="FFFFFF"/>
          </w:tcPr>
          <w:p w14:paraId="3F282554">
            <w:pPr>
              <w:pStyle w:val="53"/>
              <w:outlineLvl w:val="9"/>
              <w:rPr>
                <w:color w:val="000000"/>
                <w:sz w:val="24"/>
                <w:szCs w:val="24"/>
              </w:rPr>
            </w:pPr>
            <w:bookmarkStart w:id="1754" w:name="_Toc5640"/>
            <w:bookmarkStart w:id="1755" w:name="_Toc18855"/>
            <w:bookmarkStart w:id="1756" w:name="_Toc9725"/>
            <w:bookmarkStart w:id="1757" w:name="_Toc11633"/>
            <w:r>
              <w:rPr>
                <w:rFonts w:hint="eastAsia"/>
                <w:color w:val="000000"/>
                <w:sz w:val="24"/>
                <w:szCs w:val="24"/>
              </w:rPr>
              <w:t>Reference</w:t>
            </w:r>
            <w:bookmarkEnd w:id="1754"/>
            <w:bookmarkEnd w:id="1755"/>
            <w:bookmarkEnd w:id="1756"/>
            <w:bookmarkEnd w:id="1757"/>
          </w:p>
        </w:tc>
        <w:tc>
          <w:tcPr>
            <w:tcW w:w="1518" w:type="dxa"/>
            <w:tcBorders>
              <w:top w:val="single" w:color="000000" w:sz="12" w:space="0"/>
              <w:left w:val="nil"/>
              <w:bottom w:val="single" w:color="000000" w:sz="4" w:space="0"/>
              <w:right w:val="nil"/>
            </w:tcBorders>
            <w:shd w:val="clear" w:color="auto" w:fill="FFFFFF"/>
          </w:tcPr>
          <w:p w14:paraId="0A38D89D">
            <w:pPr>
              <w:pStyle w:val="53"/>
              <w:outlineLvl w:val="9"/>
              <w:rPr>
                <w:color w:val="000000"/>
                <w:sz w:val="24"/>
                <w:szCs w:val="24"/>
              </w:rPr>
            </w:pPr>
            <w:bookmarkStart w:id="1758" w:name="_Toc1953"/>
            <w:bookmarkStart w:id="1759" w:name="_Toc9775"/>
            <w:bookmarkStart w:id="1760" w:name="_Toc16785"/>
            <w:bookmarkStart w:id="1761" w:name="_Toc14525"/>
            <w:r>
              <w:rPr>
                <w:rFonts w:hint="eastAsia"/>
                <w:color w:val="000000"/>
                <w:sz w:val="24"/>
                <w:szCs w:val="24"/>
              </w:rPr>
              <w:t>Rank-1</w:t>
            </w:r>
            <w:bookmarkEnd w:id="1758"/>
            <w:bookmarkEnd w:id="1759"/>
            <w:bookmarkEnd w:id="1760"/>
            <w:bookmarkEnd w:id="1761"/>
          </w:p>
        </w:tc>
        <w:tc>
          <w:tcPr>
            <w:tcW w:w="1518" w:type="dxa"/>
            <w:tcBorders>
              <w:top w:val="single" w:color="000000" w:sz="12" w:space="0"/>
              <w:left w:val="nil"/>
              <w:bottom w:val="single" w:color="000000" w:sz="4" w:space="0"/>
              <w:right w:val="nil"/>
            </w:tcBorders>
            <w:shd w:val="clear" w:color="auto" w:fill="FFFFFF"/>
          </w:tcPr>
          <w:p w14:paraId="0E8F5E09">
            <w:pPr>
              <w:pStyle w:val="53"/>
              <w:outlineLvl w:val="9"/>
              <w:rPr>
                <w:color w:val="000000"/>
                <w:sz w:val="24"/>
                <w:szCs w:val="24"/>
              </w:rPr>
            </w:pPr>
            <w:bookmarkStart w:id="1762" w:name="_Toc4333"/>
            <w:bookmarkStart w:id="1763" w:name="_Toc4930"/>
            <w:bookmarkStart w:id="1764" w:name="_Toc6048"/>
            <w:bookmarkStart w:id="1765" w:name="_Toc14944"/>
            <w:r>
              <w:rPr>
                <w:rFonts w:hint="eastAsia"/>
                <w:color w:val="000000"/>
                <w:sz w:val="24"/>
                <w:szCs w:val="24"/>
              </w:rPr>
              <w:t>Rank-5</w:t>
            </w:r>
            <w:bookmarkEnd w:id="1762"/>
            <w:bookmarkEnd w:id="1763"/>
            <w:bookmarkEnd w:id="1764"/>
            <w:bookmarkEnd w:id="1765"/>
          </w:p>
        </w:tc>
        <w:tc>
          <w:tcPr>
            <w:tcW w:w="1528" w:type="dxa"/>
            <w:tcBorders>
              <w:top w:val="single" w:color="000000" w:sz="12" w:space="0"/>
              <w:left w:val="nil"/>
              <w:bottom w:val="single" w:color="000000" w:sz="4" w:space="0"/>
              <w:right w:val="nil"/>
            </w:tcBorders>
            <w:shd w:val="clear" w:color="auto" w:fill="FFFFFF"/>
          </w:tcPr>
          <w:p w14:paraId="0A68CBE4">
            <w:pPr>
              <w:pStyle w:val="53"/>
              <w:outlineLvl w:val="9"/>
              <w:rPr>
                <w:color w:val="000000"/>
                <w:sz w:val="24"/>
                <w:szCs w:val="24"/>
              </w:rPr>
            </w:pPr>
            <w:bookmarkStart w:id="1766" w:name="_Toc4623"/>
            <w:bookmarkStart w:id="1767" w:name="_Toc11637"/>
            <w:bookmarkStart w:id="1768" w:name="_Toc20703"/>
            <w:bookmarkStart w:id="1769" w:name="_Toc16908"/>
            <w:r>
              <w:rPr>
                <w:rFonts w:hint="eastAsia"/>
                <w:color w:val="000000"/>
                <w:sz w:val="24"/>
                <w:szCs w:val="24"/>
              </w:rPr>
              <w:t>Rank-10</w:t>
            </w:r>
            <w:bookmarkEnd w:id="1766"/>
            <w:bookmarkEnd w:id="1767"/>
            <w:bookmarkEnd w:id="1768"/>
            <w:bookmarkEnd w:id="1769"/>
          </w:p>
        </w:tc>
        <w:tc>
          <w:tcPr>
            <w:tcW w:w="1505" w:type="dxa"/>
            <w:tcBorders>
              <w:top w:val="single" w:color="000000" w:sz="12" w:space="0"/>
              <w:left w:val="nil"/>
              <w:bottom w:val="single" w:color="000000" w:sz="4" w:space="0"/>
              <w:right w:val="nil"/>
            </w:tcBorders>
            <w:shd w:val="clear" w:color="auto" w:fill="FFFFFF"/>
          </w:tcPr>
          <w:p w14:paraId="2E37C770">
            <w:pPr>
              <w:pStyle w:val="53"/>
              <w:outlineLvl w:val="9"/>
              <w:rPr>
                <w:color w:val="000000"/>
                <w:sz w:val="24"/>
                <w:szCs w:val="24"/>
              </w:rPr>
            </w:pPr>
            <w:bookmarkStart w:id="1770" w:name="_Toc24492"/>
            <w:bookmarkStart w:id="1771" w:name="_Toc2042"/>
            <w:bookmarkStart w:id="1772" w:name="_Toc15940"/>
            <w:bookmarkStart w:id="1773" w:name="_Toc8570"/>
            <w:r>
              <w:rPr>
                <w:rFonts w:hint="eastAsia"/>
                <w:color w:val="000000"/>
                <w:sz w:val="24"/>
                <w:szCs w:val="24"/>
              </w:rPr>
              <w:t>mAP</w:t>
            </w:r>
            <w:bookmarkEnd w:id="1770"/>
            <w:bookmarkEnd w:id="1771"/>
            <w:bookmarkEnd w:id="1772"/>
            <w:bookmarkEnd w:id="1773"/>
          </w:p>
        </w:tc>
      </w:tr>
      <w:tr w14:paraId="34335796">
        <w:tc>
          <w:tcPr>
            <w:tcW w:w="1780" w:type="dxa"/>
            <w:tcBorders>
              <w:top w:val="single" w:color="000000" w:sz="4" w:space="0"/>
              <w:left w:val="nil"/>
              <w:bottom w:val="nil"/>
              <w:right w:val="nil"/>
            </w:tcBorders>
            <w:shd w:val="clear" w:color="auto" w:fill="FFFFFF"/>
          </w:tcPr>
          <w:p w14:paraId="628307F7">
            <w:pPr>
              <w:widowControl/>
              <w:spacing w:before="120"/>
              <w:jc w:val="left"/>
              <w:textAlignment w:val="center"/>
              <w:rPr>
                <w:color w:val="000000"/>
                <w:szCs w:val="24"/>
              </w:rPr>
            </w:pPr>
            <w:r>
              <w:rPr>
                <w:color w:val="000000"/>
                <w:sz w:val="24"/>
                <w:szCs w:val="24"/>
                <w:lang w:bidi="ar"/>
              </w:rPr>
              <w:t>TIMAM</w:t>
            </w:r>
          </w:p>
        </w:tc>
        <w:tc>
          <w:tcPr>
            <w:tcW w:w="1437" w:type="dxa"/>
            <w:tcBorders>
              <w:top w:val="single" w:color="000000" w:sz="4" w:space="0"/>
              <w:left w:val="nil"/>
              <w:bottom w:val="nil"/>
              <w:right w:val="nil"/>
            </w:tcBorders>
            <w:shd w:val="clear" w:color="auto" w:fill="FFFFFF"/>
          </w:tcPr>
          <w:p w14:paraId="2248BF7E">
            <w:pPr>
              <w:widowControl/>
              <w:spacing w:before="120"/>
              <w:jc w:val="left"/>
              <w:textAlignment w:val="center"/>
              <w:rPr>
                <w:color w:val="000000"/>
                <w:sz w:val="24"/>
                <w:szCs w:val="24"/>
                <w:lang w:bidi="ar"/>
              </w:rPr>
            </w:pPr>
            <w:r>
              <w:rPr>
                <w:color w:val="000000"/>
                <w:sz w:val="24"/>
                <w:szCs w:val="24"/>
                <w:lang w:bidi="ar"/>
              </w:rPr>
              <w:t>ICCV19</w:t>
            </w:r>
          </w:p>
        </w:tc>
        <w:tc>
          <w:tcPr>
            <w:tcW w:w="1518" w:type="dxa"/>
            <w:tcBorders>
              <w:top w:val="single" w:color="000000" w:sz="4" w:space="0"/>
              <w:left w:val="nil"/>
              <w:bottom w:val="nil"/>
              <w:right w:val="nil"/>
            </w:tcBorders>
            <w:shd w:val="clear" w:color="auto" w:fill="FFFFFF"/>
          </w:tcPr>
          <w:p w14:paraId="6708CA99">
            <w:pPr>
              <w:pStyle w:val="53"/>
              <w:outlineLvl w:val="9"/>
              <w:rPr>
                <w:color w:val="000000"/>
                <w:sz w:val="24"/>
                <w:szCs w:val="24"/>
              </w:rPr>
            </w:pPr>
            <w:bookmarkStart w:id="1774" w:name="_Toc10575"/>
            <w:bookmarkStart w:id="1775" w:name="_Toc31115"/>
            <w:bookmarkStart w:id="1776" w:name="_Toc5313"/>
            <w:bookmarkStart w:id="1777" w:name="_Toc8847"/>
            <w:r>
              <w:rPr>
                <w:rFonts w:hint="eastAsia"/>
                <w:color w:val="000000"/>
                <w:sz w:val="24"/>
                <w:szCs w:val="24"/>
              </w:rPr>
              <w:t>54.51</w:t>
            </w:r>
            <w:bookmarkEnd w:id="1774"/>
            <w:bookmarkEnd w:id="1775"/>
            <w:bookmarkEnd w:id="1776"/>
            <w:bookmarkEnd w:id="1777"/>
          </w:p>
        </w:tc>
        <w:tc>
          <w:tcPr>
            <w:tcW w:w="1518" w:type="dxa"/>
            <w:tcBorders>
              <w:top w:val="single" w:color="000000" w:sz="4" w:space="0"/>
              <w:left w:val="nil"/>
              <w:bottom w:val="nil"/>
              <w:right w:val="nil"/>
            </w:tcBorders>
            <w:shd w:val="clear" w:color="auto" w:fill="FFFFFF"/>
          </w:tcPr>
          <w:p w14:paraId="341F3C65">
            <w:pPr>
              <w:pStyle w:val="53"/>
              <w:outlineLvl w:val="9"/>
              <w:rPr>
                <w:color w:val="000000"/>
                <w:sz w:val="24"/>
                <w:szCs w:val="24"/>
              </w:rPr>
            </w:pPr>
            <w:bookmarkStart w:id="1778" w:name="_Toc25019"/>
            <w:bookmarkStart w:id="1779" w:name="_Toc18171"/>
            <w:bookmarkStart w:id="1780" w:name="_Toc25575"/>
            <w:bookmarkStart w:id="1781" w:name="_Toc21177"/>
            <w:r>
              <w:rPr>
                <w:rFonts w:hint="eastAsia"/>
                <w:color w:val="000000"/>
                <w:sz w:val="24"/>
                <w:szCs w:val="24"/>
              </w:rPr>
              <w:t>77.56</w:t>
            </w:r>
            <w:bookmarkEnd w:id="1778"/>
            <w:bookmarkEnd w:id="1779"/>
            <w:bookmarkEnd w:id="1780"/>
            <w:bookmarkEnd w:id="1781"/>
          </w:p>
        </w:tc>
        <w:tc>
          <w:tcPr>
            <w:tcW w:w="1528" w:type="dxa"/>
            <w:tcBorders>
              <w:top w:val="single" w:color="000000" w:sz="4" w:space="0"/>
              <w:left w:val="nil"/>
              <w:bottom w:val="nil"/>
              <w:right w:val="nil"/>
            </w:tcBorders>
            <w:shd w:val="clear" w:color="auto" w:fill="FFFFFF"/>
          </w:tcPr>
          <w:p w14:paraId="23ECEF9A">
            <w:pPr>
              <w:pStyle w:val="53"/>
              <w:outlineLvl w:val="9"/>
              <w:rPr>
                <w:color w:val="000000"/>
                <w:sz w:val="24"/>
                <w:szCs w:val="24"/>
              </w:rPr>
            </w:pPr>
            <w:bookmarkStart w:id="1782" w:name="_Toc12110"/>
            <w:bookmarkStart w:id="1783" w:name="_Toc3575"/>
            <w:bookmarkStart w:id="1784" w:name="_Toc12421"/>
            <w:bookmarkStart w:id="1785" w:name="_Toc1928"/>
            <w:r>
              <w:rPr>
                <w:rFonts w:hint="eastAsia"/>
                <w:color w:val="000000"/>
                <w:sz w:val="24"/>
                <w:szCs w:val="24"/>
              </w:rPr>
              <w:t>79.27</w:t>
            </w:r>
            <w:bookmarkEnd w:id="1782"/>
            <w:bookmarkEnd w:id="1783"/>
            <w:bookmarkEnd w:id="1784"/>
            <w:bookmarkEnd w:id="1785"/>
          </w:p>
        </w:tc>
        <w:tc>
          <w:tcPr>
            <w:tcW w:w="1505" w:type="dxa"/>
            <w:tcBorders>
              <w:top w:val="single" w:color="000000" w:sz="4" w:space="0"/>
              <w:left w:val="nil"/>
              <w:bottom w:val="nil"/>
              <w:right w:val="nil"/>
            </w:tcBorders>
            <w:shd w:val="clear" w:color="auto" w:fill="FFFFFF"/>
          </w:tcPr>
          <w:p w14:paraId="77A87E34">
            <w:pPr>
              <w:pStyle w:val="53"/>
              <w:outlineLvl w:val="9"/>
              <w:rPr>
                <w:color w:val="000000"/>
                <w:sz w:val="24"/>
                <w:szCs w:val="24"/>
              </w:rPr>
            </w:pPr>
            <w:bookmarkStart w:id="1786" w:name="_Toc2125"/>
            <w:bookmarkStart w:id="1787" w:name="_Toc3302"/>
            <w:bookmarkStart w:id="1788" w:name="_Toc17385"/>
            <w:bookmarkStart w:id="1789" w:name="_Toc20414"/>
            <w:r>
              <w:rPr>
                <w:rFonts w:hint="eastAsia"/>
                <w:color w:val="000000"/>
                <w:sz w:val="24"/>
                <w:szCs w:val="24"/>
              </w:rPr>
              <w:t>-</w:t>
            </w:r>
            <w:bookmarkEnd w:id="1786"/>
            <w:bookmarkEnd w:id="1787"/>
            <w:bookmarkEnd w:id="1788"/>
            <w:bookmarkEnd w:id="1789"/>
          </w:p>
        </w:tc>
      </w:tr>
      <w:tr w14:paraId="39EFCE27">
        <w:tc>
          <w:tcPr>
            <w:tcW w:w="1780" w:type="dxa"/>
            <w:tcBorders>
              <w:top w:val="nil"/>
              <w:left w:val="nil"/>
              <w:bottom w:val="nil"/>
              <w:right w:val="nil"/>
            </w:tcBorders>
            <w:shd w:val="clear" w:color="auto" w:fill="FFFFFF"/>
          </w:tcPr>
          <w:p w14:paraId="02FDEAD0">
            <w:pPr>
              <w:widowControl/>
              <w:spacing w:before="120"/>
              <w:jc w:val="left"/>
              <w:textAlignment w:val="center"/>
              <w:rPr>
                <w:color w:val="000000"/>
                <w:sz w:val="24"/>
                <w:szCs w:val="24"/>
                <w:lang w:bidi="ar"/>
              </w:rPr>
            </w:pPr>
            <w:r>
              <w:rPr>
                <w:color w:val="000000"/>
                <w:sz w:val="24"/>
                <w:szCs w:val="24"/>
                <w:lang w:bidi="ar"/>
              </w:rPr>
              <w:t xml:space="preserve">ViTAA </w:t>
            </w:r>
          </w:p>
        </w:tc>
        <w:tc>
          <w:tcPr>
            <w:tcW w:w="1437" w:type="dxa"/>
            <w:tcBorders>
              <w:top w:val="nil"/>
              <w:left w:val="nil"/>
              <w:bottom w:val="nil"/>
              <w:right w:val="nil"/>
            </w:tcBorders>
            <w:shd w:val="clear" w:color="auto" w:fill="FFFFFF"/>
          </w:tcPr>
          <w:p w14:paraId="490B1B1A">
            <w:pPr>
              <w:widowControl/>
              <w:spacing w:before="120"/>
              <w:jc w:val="left"/>
              <w:textAlignment w:val="center"/>
              <w:rPr>
                <w:color w:val="000000"/>
                <w:sz w:val="24"/>
                <w:szCs w:val="24"/>
                <w:lang w:bidi="ar"/>
              </w:rPr>
            </w:pPr>
            <w:r>
              <w:rPr>
                <w:rFonts w:hint="eastAsia"/>
                <w:color w:val="000000"/>
                <w:sz w:val="24"/>
                <w:szCs w:val="24"/>
                <w:lang w:bidi="ar"/>
              </w:rPr>
              <w:t>ECCV20</w:t>
            </w:r>
          </w:p>
        </w:tc>
        <w:tc>
          <w:tcPr>
            <w:tcW w:w="1518" w:type="dxa"/>
            <w:tcBorders>
              <w:top w:val="nil"/>
              <w:left w:val="nil"/>
              <w:bottom w:val="nil"/>
              <w:right w:val="nil"/>
            </w:tcBorders>
            <w:shd w:val="clear" w:color="auto" w:fill="FFFFFF"/>
          </w:tcPr>
          <w:p w14:paraId="51E07571">
            <w:pPr>
              <w:pStyle w:val="53"/>
              <w:outlineLvl w:val="9"/>
              <w:rPr>
                <w:color w:val="000000"/>
                <w:sz w:val="24"/>
                <w:szCs w:val="24"/>
              </w:rPr>
            </w:pPr>
            <w:bookmarkStart w:id="1790" w:name="_Toc19141"/>
            <w:bookmarkStart w:id="1791" w:name="_Toc21468"/>
            <w:bookmarkStart w:id="1792" w:name="_Toc15945"/>
            <w:bookmarkStart w:id="1793" w:name="_Toc7912"/>
            <w:r>
              <w:rPr>
                <w:rFonts w:hint="eastAsia"/>
                <w:color w:val="000000"/>
                <w:sz w:val="24"/>
                <w:szCs w:val="24"/>
              </w:rPr>
              <w:t>54.92</w:t>
            </w:r>
            <w:bookmarkEnd w:id="1790"/>
            <w:bookmarkEnd w:id="1791"/>
            <w:bookmarkEnd w:id="1792"/>
            <w:bookmarkEnd w:id="1793"/>
          </w:p>
        </w:tc>
        <w:tc>
          <w:tcPr>
            <w:tcW w:w="1518" w:type="dxa"/>
            <w:tcBorders>
              <w:top w:val="nil"/>
              <w:left w:val="nil"/>
              <w:bottom w:val="nil"/>
              <w:right w:val="nil"/>
            </w:tcBorders>
            <w:shd w:val="clear" w:color="auto" w:fill="FFFFFF"/>
          </w:tcPr>
          <w:p w14:paraId="5E6396C8">
            <w:pPr>
              <w:pStyle w:val="53"/>
              <w:outlineLvl w:val="9"/>
              <w:rPr>
                <w:color w:val="000000"/>
                <w:sz w:val="24"/>
                <w:szCs w:val="24"/>
              </w:rPr>
            </w:pPr>
            <w:bookmarkStart w:id="1794" w:name="_Toc16592"/>
            <w:bookmarkStart w:id="1795" w:name="_Toc10733"/>
            <w:bookmarkStart w:id="1796" w:name="_Toc23146"/>
            <w:bookmarkStart w:id="1797" w:name="_Toc2840"/>
            <w:r>
              <w:rPr>
                <w:rFonts w:hint="eastAsia"/>
                <w:color w:val="000000"/>
                <w:sz w:val="24"/>
                <w:szCs w:val="24"/>
              </w:rPr>
              <w:t>75.18</w:t>
            </w:r>
            <w:bookmarkEnd w:id="1794"/>
            <w:bookmarkEnd w:id="1795"/>
            <w:bookmarkEnd w:id="1796"/>
            <w:bookmarkEnd w:id="1797"/>
          </w:p>
        </w:tc>
        <w:tc>
          <w:tcPr>
            <w:tcW w:w="1528" w:type="dxa"/>
            <w:tcBorders>
              <w:top w:val="nil"/>
              <w:left w:val="nil"/>
              <w:bottom w:val="nil"/>
              <w:right w:val="nil"/>
            </w:tcBorders>
            <w:shd w:val="clear" w:color="auto" w:fill="FFFFFF"/>
          </w:tcPr>
          <w:p w14:paraId="703F0581">
            <w:pPr>
              <w:pStyle w:val="53"/>
              <w:outlineLvl w:val="9"/>
              <w:rPr>
                <w:color w:val="000000"/>
                <w:sz w:val="24"/>
                <w:szCs w:val="24"/>
              </w:rPr>
            </w:pPr>
            <w:bookmarkStart w:id="1798" w:name="_Toc16772"/>
            <w:bookmarkStart w:id="1799" w:name="_Toc9136"/>
            <w:bookmarkStart w:id="1800" w:name="_Toc61"/>
            <w:bookmarkStart w:id="1801" w:name="_Toc14495"/>
            <w:r>
              <w:rPr>
                <w:rFonts w:hint="eastAsia"/>
                <w:color w:val="000000"/>
                <w:sz w:val="24"/>
                <w:szCs w:val="24"/>
              </w:rPr>
              <w:t>82.90</w:t>
            </w:r>
            <w:bookmarkEnd w:id="1798"/>
            <w:bookmarkEnd w:id="1799"/>
            <w:bookmarkEnd w:id="1800"/>
            <w:bookmarkEnd w:id="1801"/>
          </w:p>
        </w:tc>
        <w:tc>
          <w:tcPr>
            <w:tcW w:w="1505" w:type="dxa"/>
            <w:tcBorders>
              <w:top w:val="nil"/>
              <w:left w:val="nil"/>
              <w:bottom w:val="nil"/>
              <w:right w:val="nil"/>
            </w:tcBorders>
            <w:shd w:val="clear" w:color="auto" w:fill="FFFFFF"/>
          </w:tcPr>
          <w:p w14:paraId="2DC837BB">
            <w:pPr>
              <w:pStyle w:val="53"/>
              <w:outlineLvl w:val="9"/>
              <w:rPr>
                <w:color w:val="000000"/>
                <w:sz w:val="24"/>
                <w:szCs w:val="24"/>
              </w:rPr>
            </w:pPr>
            <w:bookmarkStart w:id="1802" w:name="_Toc17084"/>
            <w:bookmarkStart w:id="1803" w:name="_Toc7927"/>
            <w:bookmarkStart w:id="1804" w:name="_Toc10808"/>
            <w:bookmarkStart w:id="1805" w:name="_Toc15714"/>
            <w:r>
              <w:rPr>
                <w:rFonts w:hint="eastAsia"/>
                <w:color w:val="000000"/>
                <w:sz w:val="24"/>
                <w:szCs w:val="24"/>
              </w:rPr>
              <w:t>51.60</w:t>
            </w:r>
            <w:bookmarkEnd w:id="1802"/>
            <w:bookmarkEnd w:id="1803"/>
            <w:bookmarkEnd w:id="1804"/>
            <w:bookmarkEnd w:id="1805"/>
          </w:p>
        </w:tc>
      </w:tr>
      <w:tr w14:paraId="7A674E44">
        <w:tc>
          <w:tcPr>
            <w:tcW w:w="1780" w:type="dxa"/>
            <w:tcBorders>
              <w:top w:val="nil"/>
              <w:left w:val="nil"/>
              <w:bottom w:val="nil"/>
              <w:right w:val="nil"/>
            </w:tcBorders>
            <w:shd w:val="clear" w:color="auto" w:fill="FFFFFF"/>
          </w:tcPr>
          <w:p w14:paraId="786E6286">
            <w:pPr>
              <w:widowControl/>
              <w:spacing w:before="120"/>
              <w:jc w:val="left"/>
              <w:textAlignment w:val="center"/>
              <w:rPr>
                <w:color w:val="000000"/>
                <w:sz w:val="24"/>
                <w:szCs w:val="24"/>
                <w:lang w:bidi="ar"/>
              </w:rPr>
            </w:pPr>
            <w:r>
              <w:rPr>
                <w:color w:val="000000"/>
                <w:sz w:val="24"/>
                <w:szCs w:val="24"/>
                <w:lang w:bidi="ar"/>
              </w:rPr>
              <w:t xml:space="preserve">DSSL </w:t>
            </w:r>
          </w:p>
        </w:tc>
        <w:tc>
          <w:tcPr>
            <w:tcW w:w="1437" w:type="dxa"/>
            <w:tcBorders>
              <w:top w:val="nil"/>
              <w:left w:val="nil"/>
              <w:bottom w:val="nil"/>
              <w:right w:val="nil"/>
            </w:tcBorders>
            <w:shd w:val="clear" w:color="auto" w:fill="FFFFFF"/>
          </w:tcPr>
          <w:p w14:paraId="7802BF35">
            <w:pPr>
              <w:widowControl/>
              <w:spacing w:before="120"/>
              <w:jc w:val="left"/>
              <w:textAlignment w:val="center"/>
              <w:rPr>
                <w:color w:val="000000"/>
                <w:sz w:val="24"/>
                <w:szCs w:val="24"/>
                <w:lang w:bidi="ar"/>
              </w:rPr>
            </w:pPr>
            <w:r>
              <w:rPr>
                <w:rFonts w:hint="eastAsia"/>
                <w:color w:val="000000"/>
                <w:sz w:val="24"/>
                <w:szCs w:val="24"/>
                <w:lang w:bidi="ar"/>
              </w:rPr>
              <w:t>MM21</w:t>
            </w:r>
          </w:p>
        </w:tc>
        <w:tc>
          <w:tcPr>
            <w:tcW w:w="1518" w:type="dxa"/>
            <w:tcBorders>
              <w:top w:val="nil"/>
              <w:left w:val="nil"/>
              <w:bottom w:val="nil"/>
              <w:right w:val="nil"/>
            </w:tcBorders>
            <w:shd w:val="clear" w:color="auto" w:fill="FFFFFF"/>
          </w:tcPr>
          <w:p w14:paraId="052443CE">
            <w:pPr>
              <w:pStyle w:val="53"/>
              <w:outlineLvl w:val="9"/>
              <w:rPr>
                <w:color w:val="000000"/>
                <w:sz w:val="24"/>
                <w:szCs w:val="24"/>
              </w:rPr>
            </w:pPr>
            <w:bookmarkStart w:id="1806" w:name="_Toc32263"/>
            <w:bookmarkStart w:id="1807" w:name="_Toc5474"/>
            <w:bookmarkStart w:id="1808" w:name="_Toc25671"/>
            <w:bookmarkStart w:id="1809" w:name="_Toc30885"/>
            <w:r>
              <w:rPr>
                <w:rFonts w:hint="eastAsia"/>
                <w:color w:val="000000"/>
                <w:sz w:val="24"/>
                <w:szCs w:val="24"/>
              </w:rPr>
              <w:t>59.98</w:t>
            </w:r>
            <w:bookmarkEnd w:id="1806"/>
            <w:bookmarkEnd w:id="1807"/>
            <w:bookmarkEnd w:id="1808"/>
            <w:bookmarkEnd w:id="1809"/>
          </w:p>
        </w:tc>
        <w:tc>
          <w:tcPr>
            <w:tcW w:w="1518" w:type="dxa"/>
            <w:tcBorders>
              <w:top w:val="nil"/>
              <w:left w:val="nil"/>
              <w:bottom w:val="nil"/>
              <w:right w:val="nil"/>
            </w:tcBorders>
            <w:shd w:val="clear" w:color="auto" w:fill="FFFFFF"/>
          </w:tcPr>
          <w:p w14:paraId="2A2F41C1">
            <w:pPr>
              <w:pStyle w:val="53"/>
              <w:outlineLvl w:val="9"/>
              <w:rPr>
                <w:color w:val="000000"/>
                <w:sz w:val="24"/>
                <w:szCs w:val="24"/>
              </w:rPr>
            </w:pPr>
            <w:bookmarkStart w:id="1810" w:name="_Toc2308"/>
            <w:bookmarkStart w:id="1811" w:name="_Toc10175"/>
            <w:bookmarkStart w:id="1812" w:name="_Toc8922"/>
            <w:bookmarkStart w:id="1813" w:name="_Toc27566"/>
            <w:r>
              <w:rPr>
                <w:rFonts w:hint="eastAsia"/>
                <w:color w:val="000000"/>
                <w:sz w:val="24"/>
                <w:szCs w:val="24"/>
              </w:rPr>
              <w:t>80.41</w:t>
            </w:r>
            <w:bookmarkEnd w:id="1810"/>
            <w:bookmarkEnd w:id="1811"/>
            <w:bookmarkEnd w:id="1812"/>
            <w:bookmarkEnd w:id="1813"/>
          </w:p>
        </w:tc>
        <w:tc>
          <w:tcPr>
            <w:tcW w:w="1528" w:type="dxa"/>
            <w:tcBorders>
              <w:top w:val="nil"/>
              <w:left w:val="nil"/>
              <w:bottom w:val="nil"/>
              <w:right w:val="nil"/>
            </w:tcBorders>
            <w:shd w:val="clear" w:color="auto" w:fill="FFFFFF"/>
          </w:tcPr>
          <w:p w14:paraId="0D83C9E4">
            <w:pPr>
              <w:pStyle w:val="53"/>
              <w:outlineLvl w:val="9"/>
              <w:rPr>
                <w:color w:val="000000"/>
                <w:sz w:val="24"/>
                <w:szCs w:val="24"/>
              </w:rPr>
            </w:pPr>
            <w:bookmarkStart w:id="1814" w:name="_Toc24522"/>
            <w:bookmarkStart w:id="1815" w:name="_Toc24551"/>
            <w:bookmarkStart w:id="1816" w:name="_Toc24516"/>
            <w:bookmarkStart w:id="1817" w:name="_Toc11266"/>
            <w:r>
              <w:rPr>
                <w:rFonts w:hint="eastAsia"/>
                <w:color w:val="000000"/>
                <w:sz w:val="24"/>
                <w:szCs w:val="24"/>
              </w:rPr>
              <w:t>87.56</w:t>
            </w:r>
            <w:bookmarkEnd w:id="1814"/>
            <w:bookmarkEnd w:id="1815"/>
            <w:bookmarkEnd w:id="1816"/>
            <w:bookmarkEnd w:id="1817"/>
          </w:p>
        </w:tc>
        <w:tc>
          <w:tcPr>
            <w:tcW w:w="1505" w:type="dxa"/>
            <w:tcBorders>
              <w:top w:val="nil"/>
              <w:left w:val="nil"/>
              <w:bottom w:val="nil"/>
              <w:right w:val="nil"/>
            </w:tcBorders>
            <w:shd w:val="clear" w:color="auto" w:fill="FFFFFF"/>
          </w:tcPr>
          <w:p w14:paraId="2A2A064A">
            <w:pPr>
              <w:pStyle w:val="53"/>
              <w:outlineLvl w:val="9"/>
              <w:rPr>
                <w:color w:val="000000"/>
                <w:sz w:val="24"/>
                <w:szCs w:val="24"/>
              </w:rPr>
            </w:pPr>
            <w:bookmarkStart w:id="1818" w:name="_Toc18347"/>
            <w:bookmarkStart w:id="1819" w:name="_Toc7786"/>
            <w:bookmarkStart w:id="1820" w:name="_Toc4693"/>
            <w:bookmarkStart w:id="1821" w:name="_Toc29596"/>
            <w:r>
              <w:rPr>
                <w:rFonts w:hint="eastAsia"/>
                <w:color w:val="000000"/>
                <w:sz w:val="24"/>
                <w:szCs w:val="24"/>
              </w:rPr>
              <w:t>-</w:t>
            </w:r>
            <w:bookmarkEnd w:id="1818"/>
            <w:bookmarkEnd w:id="1819"/>
            <w:bookmarkEnd w:id="1820"/>
            <w:bookmarkEnd w:id="1821"/>
          </w:p>
        </w:tc>
      </w:tr>
      <w:tr w14:paraId="2D4793AD">
        <w:tc>
          <w:tcPr>
            <w:tcW w:w="1780" w:type="dxa"/>
            <w:tcBorders>
              <w:top w:val="nil"/>
              <w:left w:val="nil"/>
              <w:bottom w:val="nil"/>
              <w:right w:val="nil"/>
            </w:tcBorders>
            <w:shd w:val="clear" w:color="auto" w:fill="FFFFFF"/>
          </w:tcPr>
          <w:p w14:paraId="4CE1AB24">
            <w:pPr>
              <w:widowControl/>
              <w:spacing w:before="120"/>
              <w:jc w:val="left"/>
              <w:textAlignment w:val="center"/>
              <w:rPr>
                <w:color w:val="000000"/>
                <w:sz w:val="24"/>
                <w:szCs w:val="24"/>
                <w:lang w:bidi="ar"/>
              </w:rPr>
            </w:pPr>
            <w:r>
              <w:rPr>
                <w:color w:val="000000"/>
                <w:sz w:val="24"/>
                <w:szCs w:val="24"/>
                <w:lang w:bidi="ar"/>
              </w:rPr>
              <w:t xml:space="preserve">SSAN </w:t>
            </w:r>
          </w:p>
        </w:tc>
        <w:tc>
          <w:tcPr>
            <w:tcW w:w="1437" w:type="dxa"/>
            <w:tcBorders>
              <w:top w:val="nil"/>
              <w:left w:val="nil"/>
              <w:bottom w:val="nil"/>
              <w:right w:val="nil"/>
            </w:tcBorders>
            <w:shd w:val="clear" w:color="auto" w:fill="FFFFFF"/>
          </w:tcPr>
          <w:p w14:paraId="72030331">
            <w:pPr>
              <w:widowControl/>
              <w:spacing w:before="120"/>
              <w:jc w:val="left"/>
              <w:textAlignment w:val="center"/>
              <w:rPr>
                <w:color w:val="000000"/>
                <w:sz w:val="24"/>
                <w:szCs w:val="24"/>
                <w:lang w:bidi="ar"/>
              </w:rPr>
            </w:pPr>
            <w:r>
              <w:rPr>
                <w:rFonts w:hint="eastAsia"/>
                <w:color w:val="000000"/>
                <w:sz w:val="24"/>
                <w:szCs w:val="24"/>
                <w:lang w:bidi="ar"/>
              </w:rPr>
              <w:t>arXiv21</w:t>
            </w:r>
          </w:p>
        </w:tc>
        <w:tc>
          <w:tcPr>
            <w:tcW w:w="1518" w:type="dxa"/>
            <w:tcBorders>
              <w:top w:val="nil"/>
              <w:left w:val="nil"/>
              <w:bottom w:val="nil"/>
              <w:right w:val="nil"/>
            </w:tcBorders>
            <w:shd w:val="clear" w:color="auto" w:fill="FFFFFF"/>
          </w:tcPr>
          <w:p w14:paraId="479D394C">
            <w:pPr>
              <w:pStyle w:val="53"/>
              <w:outlineLvl w:val="9"/>
              <w:rPr>
                <w:color w:val="000000"/>
                <w:sz w:val="24"/>
                <w:szCs w:val="24"/>
              </w:rPr>
            </w:pPr>
            <w:bookmarkStart w:id="1822" w:name="_Toc12408"/>
            <w:bookmarkStart w:id="1823" w:name="_Toc8376"/>
            <w:bookmarkStart w:id="1824" w:name="_Toc32587"/>
            <w:bookmarkStart w:id="1825" w:name="_Toc23016"/>
            <w:r>
              <w:rPr>
                <w:rFonts w:hint="eastAsia"/>
                <w:color w:val="000000"/>
                <w:sz w:val="24"/>
                <w:szCs w:val="24"/>
              </w:rPr>
              <w:t>61.37</w:t>
            </w:r>
            <w:bookmarkEnd w:id="1822"/>
            <w:bookmarkEnd w:id="1823"/>
            <w:bookmarkEnd w:id="1824"/>
            <w:bookmarkEnd w:id="1825"/>
          </w:p>
        </w:tc>
        <w:tc>
          <w:tcPr>
            <w:tcW w:w="1518" w:type="dxa"/>
            <w:tcBorders>
              <w:top w:val="nil"/>
              <w:left w:val="nil"/>
              <w:bottom w:val="nil"/>
              <w:right w:val="nil"/>
            </w:tcBorders>
            <w:shd w:val="clear" w:color="auto" w:fill="FFFFFF"/>
          </w:tcPr>
          <w:p w14:paraId="4D0FA7CE">
            <w:pPr>
              <w:pStyle w:val="53"/>
              <w:outlineLvl w:val="9"/>
              <w:rPr>
                <w:color w:val="000000"/>
                <w:sz w:val="24"/>
                <w:szCs w:val="24"/>
              </w:rPr>
            </w:pPr>
            <w:bookmarkStart w:id="1826" w:name="_Toc5064"/>
            <w:bookmarkStart w:id="1827" w:name="_Toc26046"/>
            <w:bookmarkStart w:id="1828" w:name="_Toc29866"/>
            <w:bookmarkStart w:id="1829" w:name="_Toc21321"/>
            <w:r>
              <w:rPr>
                <w:rFonts w:hint="eastAsia"/>
                <w:color w:val="000000"/>
                <w:sz w:val="24"/>
                <w:szCs w:val="24"/>
              </w:rPr>
              <w:t>80.15</w:t>
            </w:r>
            <w:bookmarkEnd w:id="1826"/>
            <w:bookmarkEnd w:id="1827"/>
            <w:bookmarkEnd w:id="1828"/>
            <w:bookmarkEnd w:id="1829"/>
          </w:p>
        </w:tc>
        <w:tc>
          <w:tcPr>
            <w:tcW w:w="1528" w:type="dxa"/>
            <w:tcBorders>
              <w:top w:val="nil"/>
              <w:left w:val="nil"/>
              <w:bottom w:val="nil"/>
              <w:right w:val="nil"/>
            </w:tcBorders>
            <w:shd w:val="clear" w:color="auto" w:fill="FFFFFF"/>
          </w:tcPr>
          <w:p w14:paraId="3EF153D1">
            <w:pPr>
              <w:pStyle w:val="53"/>
              <w:outlineLvl w:val="9"/>
              <w:rPr>
                <w:color w:val="000000"/>
                <w:sz w:val="24"/>
                <w:szCs w:val="24"/>
              </w:rPr>
            </w:pPr>
            <w:bookmarkStart w:id="1830" w:name="_Toc22176"/>
            <w:bookmarkStart w:id="1831" w:name="_Toc27090"/>
            <w:bookmarkStart w:id="1832" w:name="_Toc18192"/>
            <w:bookmarkStart w:id="1833" w:name="_Toc26485"/>
            <w:r>
              <w:rPr>
                <w:rFonts w:hint="eastAsia"/>
                <w:color w:val="000000"/>
                <w:sz w:val="24"/>
                <w:szCs w:val="24"/>
              </w:rPr>
              <w:t>86.73</w:t>
            </w:r>
            <w:bookmarkEnd w:id="1830"/>
            <w:bookmarkEnd w:id="1831"/>
            <w:bookmarkEnd w:id="1832"/>
            <w:bookmarkEnd w:id="1833"/>
          </w:p>
        </w:tc>
        <w:tc>
          <w:tcPr>
            <w:tcW w:w="1505" w:type="dxa"/>
            <w:tcBorders>
              <w:top w:val="nil"/>
              <w:left w:val="nil"/>
              <w:bottom w:val="nil"/>
              <w:right w:val="nil"/>
            </w:tcBorders>
            <w:shd w:val="clear" w:color="auto" w:fill="FFFFFF"/>
          </w:tcPr>
          <w:p w14:paraId="00DA8B3D">
            <w:pPr>
              <w:pStyle w:val="53"/>
              <w:outlineLvl w:val="9"/>
              <w:rPr>
                <w:color w:val="000000"/>
                <w:sz w:val="24"/>
                <w:szCs w:val="24"/>
              </w:rPr>
            </w:pPr>
            <w:bookmarkStart w:id="1834" w:name="_Toc25875"/>
            <w:bookmarkStart w:id="1835" w:name="_Toc20251"/>
            <w:bookmarkStart w:id="1836" w:name="_Toc7264"/>
            <w:bookmarkStart w:id="1837" w:name="_Toc483"/>
            <w:r>
              <w:rPr>
                <w:rFonts w:hint="eastAsia"/>
                <w:color w:val="000000"/>
                <w:sz w:val="24"/>
                <w:szCs w:val="24"/>
              </w:rPr>
              <w:t>-</w:t>
            </w:r>
            <w:bookmarkEnd w:id="1834"/>
            <w:bookmarkEnd w:id="1835"/>
            <w:bookmarkEnd w:id="1836"/>
            <w:bookmarkEnd w:id="1837"/>
          </w:p>
        </w:tc>
      </w:tr>
      <w:tr w14:paraId="2B05C3B2">
        <w:tc>
          <w:tcPr>
            <w:tcW w:w="1780" w:type="dxa"/>
            <w:tcBorders>
              <w:top w:val="nil"/>
              <w:left w:val="nil"/>
              <w:bottom w:val="nil"/>
              <w:right w:val="nil"/>
            </w:tcBorders>
            <w:shd w:val="clear" w:color="auto" w:fill="FFFFFF"/>
          </w:tcPr>
          <w:p w14:paraId="3D00399D">
            <w:pPr>
              <w:widowControl/>
              <w:spacing w:before="120"/>
              <w:jc w:val="left"/>
              <w:textAlignment w:val="center"/>
              <w:rPr>
                <w:color w:val="000000"/>
                <w:sz w:val="24"/>
                <w:szCs w:val="24"/>
                <w:lang w:bidi="ar"/>
              </w:rPr>
            </w:pPr>
            <w:r>
              <w:rPr>
                <w:color w:val="000000"/>
                <w:sz w:val="24"/>
                <w:szCs w:val="24"/>
                <w:lang w:bidi="ar"/>
              </w:rPr>
              <w:t xml:space="preserve">LapsCore </w:t>
            </w:r>
          </w:p>
        </w:tc>
        <w:tc>
          <w:tcPr>
            <w:tcW w:w="1437" w:type="dxa"/>
            <w:tcBorders>
              <w:top w:val="nil"/>
              <w:left w:val="nil"/>
              <w:bottom w:val="nil"/>
              <w:right w:val="nil"/>
            </w:tcBorders>
            <w:shd w:val="clear" w:color="auto" w:fill="FFFFFF"/>
          </w:tcPr>
          <w:p w14:paraId="3B307F63">
            <w:pPr>
              <w:widowControl/>
              <w:spacing w:before="120"/>
              <w:jc w:val="left"/>
              <w:textAlignment w:val="center"/>
              <w:rPr>
                <w:color w:val="000000"/>
                <w:sz w:val="24"/>
                <w:szCs w:val="24"/>
                <w:lang w:bidi="ar"/>
              </w:rPr>
            </w:pPr>
            <w:r>
              <w:rPr>
                <w:rFonts w:hint="eastAsia"/>
                <w:color w:val="000000"/>
                <w:sz w:val="24"/>
                <w:szCs w:val="24"/>
                <w:lang w:bidi="ar"/>
              </w:rPr>
              <w:t>ICCV21</w:t>
            </w:r>
          </w:p>
        </w:tc>
        <w:tc>
          <w:tcPr>
            <w:tcW w:w="1518" w:type="dxa"/>
            <w:tcBorders>
              <w:top w:val="nil"/>
              <w:left w:val="nil"/>
              <w:bottom w:val="nil"/>
              <w:right w:val="nil"/>
            </w:tcBorders>
            <w:shd w:val="clear" w:color="auto" w:fill="FFFFFF"/>
          </w:tcPr>
          <w:p w14:paraId="4402581D">
            <w:pPr>
              <w:pStyle w:val="53"/>
              <w:outlineLvl w:val="9"/>
              <w:rPr>
                <w:color w:val="000000"/>
                <w:sz w:val="24"/>
                <w:szCs w:val="24"/>
              </w:rPr>
            </w:pPr>
            <w:bookmarkStart w:id="1838" w:name="_Toc26532"/>
            <w:bookmarkStart w:id="1839" w:name="_Toc24090"/>
            <w:bookmarkStart w:id="1840" w:name="_Toc25767"/>
            <w:bookmarkStart w:id="1841" w:name="_Toc27909"/>
            <w:r>
              <w:rPr>
                <w:rFonts w:hint="eastAsia"/>
                <w:color w:val="000000"/>
                <w:sz w:val="24"/>
                <w:szCs w:val="24"/>
              </w:rPr>
              <w:t>63.40</w:t>
            </w:r>
            <w:bookmarkEnd w:id="1838"/>
            <w:bookmarkEnd w:id="1839"/>
            <w:bookmarkEnd w:id="1840"/>
            <w:bookmarkEnd w:id="1841"/>
          </w:p>
        </w:tc>
        <w:tc>
          <w:tcPr>
            <w:tcW w:w="1518" w:type="dxa"/>
            <w:tcBorders>
              <w:top w:val="nil"/>
              <w:left w:val="nil"/>
              <w:bottom w:val="nil"/>
              <w:right w:val="nil"/>
            </w:tcBorders>
            <w:shd w:val="clear" w:color="auto" w:fill="FFFFFF"/>
          </w:tcPr>
          <w:p w14:paraId="035F6018">
            <w:pPr>
              <w:pStyle w:val="53"/>
              <w:outlineLvl w:val="9"/>
              <w:rPr>
                <w:color w:val="000000"/>
                <w:sz w:val="24"/>
                <w:szCs w:val="24"/>
              </w:rPr>
            </w:pPr>
            <w:bookmarkStart w:id="1842" w:name="_Toc1345"/>
            <w:bookmarkStart w:id="1843" w:name="_Toc6720"/>
            <w:bookmarkStart w:id="1844" w:name="_Toc17896"/>
            <w:bookmarkStart w:id="1845" w:name="_Toc31526"/>
            <w:r>
              <w:rPr>
                <w:rFonts w:hint="eastAsia"/>
                <w:color w:val="000000"/>
                <w:sz w:val="24"/>
                <w:szCs w:val="24"/>
              </w:rPr>
              <w:t>-</w:t>
            </w:r>
            <w:bookmarkEnd w:id="1842"/>
            <w:bookmarkEnd w:id="1843"/>
            <w:bookmarkEnd w:id="1844"/>
            <w:bookmarkEnd w:id="1845"/>
          </w:p>
        </w:tc>
        <w:tc>
          <w:tcPr>
            <w:tcW w:w="1528" w:type="dxa"/>
            <w:tcBorders>
              <w:top w:val="nil"/>
              <w:left w:val="nil"/>
              <w:bottom w:val="nil"/>
              <w:right w:val="nil"/>
            </w:tcBorders>
            <w:shd w:val="clear" w:color="auto" w:fill="FFFFFF"/>
          </w:tcPr>
          <w:p w14:paraId="129C6C21">
            <w:pPr>
              <w:pStyle w:val="53"/>
              <w:outlineLvl w:val="9"/>
              <w:rPr>
                <w:color w:val="000000"/>
                <w:sz w:val="24"/>
                <w:szCs w:val="24"/>
              </w:rPr>
            </w:pPr>
            <w:bookmarkStart w:id="1846" w:name="_Toc31651"/>
            <w:bookmarkStart w:id="1847" w:name="_Toc30837"/>
            <w:bookmarkStart w:id="1848" w:name="_Toc12890"/>
            <w:bookmarkStart w:id="1849" w:name="_Toc3718"/>
            <w:r>
              <w:rPr>
                <w:rFonts w:hint="eastAsia"/>
                <w:color w:val="000000"/>
                <w:sz w:val="24"/>
                <w:szCs w:val="24"/>
              </w:rPr>
              <w:t>87.80</w:t>
            </w:r>
            <w:bookmarkEnd w:id="1846"/>
            <w:bookmarkEnd w:id="1847"/>
            <w:bookmarkEnd w:id="1848"/>
            <w:bookmarkEnd w:id="1849"/>
          </w:p>
        </w:tc>
        <w:tc>
          <w:tcPr>
            <w:tcW w:w="1505" w:type="dxa"/>
            <w:tcBorders>
              <w:top w:val="nil"/>
              <w:left w:val="nil"/>
              <w:bottom w:val="nil"/>
              <w:right w:val="nil"/>
            </w:tcBorders>
            <w:shd w:val="clear" w:color="auto" w:fill="FFFFFF"/>
          </w:tcPr>
          <w:p w14:paraId="2F47DED2">
            <w:pPr>
              <w:pStyle w:val="53"/>
              <w:outlineLvl w:val="9"/>
              <w:rPr>
                <w:color w:val="000000"/>
                <w:sz w:val="24"/>
                <w:szCs w:val="24"/>
              </w:rPr>
            </w:pPr>
            <w:bookmarkStart w:id="1850" w:name="_Toc5696"/>
            <w:bookmarkStart w:id="1851" w:name="_Toc20586"/>
            <w:bookmarkStart w:id="1852" w:name="_Toc29938"/>
            <w:bookmarkStart w:id="1853" w:name="_Toc14177"/>
            <w:r>
              <w:rPr>
                <w:rFonts w:hint="eastAsia"/>
                <w:color w:val="000000"/>
                <w:sz w:val="24"/>
                <w:szCs w:val="24"/>
              </w:rPr>
              <w:t>-</w:t>
            </w:r>
            <w:bookmarkEnd w:id="1850"/>
            <w:bookmarkEnd w:id="1851"/>
            <w:bookmarkEnd w:id="1852"/>
            <w:bookmarkEnd w:id="1853"/>
          </w:p>
        </w:tc>
      </w:tr>
      <w:tr w14:paraId="7739F25D">
        <w:tc>
          <w:tcPr>
            <w:tcW w:w="1780" w:type="dxa"/>
            <w:tcBorders>
              <w:top w:val="nil"/>
              <w:left w:val="nil"/>
              <w:bottom w:val="nil"/>
              <w:right w:val="nil"/>
            </w:tcBorders>
            <w:shd w:val="clear" w:color="auto" w:fill="FFFFFF"/>
          </w:tcPr>
          <w:p w14:paraId="7B5920DD">
            <w:pPr>
              <w:widowControl/>
              <w:spacing w:before="120"/>
              <w:jc w:val="left"/>
              <w:textAlignment w:val="center"/>
              <w:rPr>
                <w:color w:val="000000"/>
                <w:sz w:val="24"/>
                <w:szCs w:val="24"/>
                <w:lang w:bidi="ar"/>
              </w:rPr>
            </w:pPr>
            <w:r>
              <w:rPr>
                <w:color w:val="000000"/>
                <w:sz w:val="24"/>
                <w:szCs w:val="24"/>
                <w:lang w:bidi="ar"/>
              </w:rPr>
              <w:t xml:space="preserve">LBUL </w:t>
            </w:r>
          </w:p>
        </w:tc>
        <w:tc>
          <w:tcPr>
            <w:tcW w:w="1437" w:type="dxa"/>
            <w:tcBorders>
              <w:top w:val="nil"/>
              <w:left w:val="nil"/>
              <w:bottom w:val="nil"/>
              <w:right w:val="nil"/>
            </w:tcBorders>
            <w:shd w:val="clear" w:color="auto" w:fill="FFFFFF"/>
          </w:tcPr>
          <w:p w14:paraId="4CBB559F">
            <w:pPr>
              <w:widowControl/>
              <w:spacing w:before="120"/>
              <w:jc w:val="left"/>
              <w:textAlignment w:val="center"/>
              <w:rPr>
                <w:color w:val="000000"/>
                <w:sz w:val="24"/>
                <w:szCs w:val="24"/>
                <w:lang w:bidi="ar"/>
              </w:rPr>
            </w:pPr>
            <w:r>
              <w:rPr>
                <w:rFonts w:hint="eastAsia"/>
                <w:color w:val="000000"/>
                <w:sz w:val="24"/>
                <w:szCs w:val="24"/>
                <w:lang w:bidi="ar"/>
              </w:rPr>
              <w:t>MM22</w:t>
            </w:r>
          </w:p>
        </w:tc>
        <w:tc>
          <w:tcPr>
            <w:tcW w:w="1518" w:type="dxa"/>
            <w:tcBorders>
              <w:top w:val="nil"/>
              <w:left w:val="nil"/>
              <w:bottom w:val="nil"/>
              <w:right w:val="nil"/>
            </w:tcBorders>
            <w:shd w:val="clear" w:color="auto" w:fill="FFFFFF"/>
          </w:tcPr>
          <w:p w14:paraId="0ACA2CD5">
            <w:pPr>
              <w:pStyle w:val="53"/>
              <w:outlineLvl w:val="9"/>
              <w:rPr>
                <w:color w:val="000000"/>
                <w:sz w:val="24"/>
                <w:szCs w:val="24"/>
              </w:rPr>
            </w:pPr>
            <w:bookmarkStart w:id="1854" w:name="_Toc25839"/>
            <w:bookmarkStart w:id="1855" w:name="_Toc2086"/>
            <w:bookmarkStart w:id="1856" w:name="_Toc7577"/>
            <w:bookmarkStart w:id="1857" w:name="_Toc10465"/>
            <w:r>
              <w:rPr>
                <w:rFonts w:hint="eastAsia"/>
                <w:color w:val="000000"/>
                <w:sz w:val="24"/>
                <w:szCs w:val="24"/>
              </w:rPr>
              <w:t>64.04</w:t>
            </w:r>
            <w:bookmarkEnd w:id="1854"/>
            <w:bookmarkEnd w:id="1855"/>
            <w:bookmarkEnd w:id="1856"/>
            <w:bookmarkEnd w:id="1857"/>
          </w:p>
        </w:tc>
        <w:tc>
          <w:tcPr>
            <w:tcW w:w="1518" w:type="dxa"/>
            <w:tcBorders>
              <w:top w:val="nil"/>
              <w:left w:val="nil"/>
              <w:bottom w:val="nil"/>
              <w:right w:val="nil"/>
            </w:tcBorders>
            <w:shd w:val="clear" w:color="auto" w:fill="FFFFFF"/>
          </w:tcPr>
          <w:p w14:paraId="2BA925D7">
            <w:pPr>
              <w:pStyle w:val="53"/>
              <w:outlineLvl w:val="9"/>
              <w:rPr>
                <w:color w:val="000000"/>
                <w:sz w:val="24"/>
                <w:szCs w:val="24"/>
              </w:rPr>
            </w:pPr>
            <w:bookmarkStart w:id="1858" w:name="_Toc4109"/>
            <w:bookmarkStart w:id="1859" w:name="_Toc31780"/>
            <w:bookmarkStart w:id="1860" w:name="_Toc24295"/>
            <w:bookmarkStart w:id="1861" w:name="_Toc12551"/>
            <w:r>
              <w:rPr>
                <w:rFonts w:hint="eastAsia"/>
                <w:color w:val="000000"/>
                <w:sz w:val="24"/>
                <w:szCs w:val="24"/>
              </w:rPr>
              <w:t>82.66</w:t>
            </w:r>
            <w:bookmarkEnd w:id="1858"/>
            <w:bookmarkEnd w:id="1859"/>
            <w:bookmarkEnd w:id="1860"/>
            <w:bookmarkEnd w:id="1861"/>
          </w:p>
        </w:tc>
        <w:tc>
          <w:tcPr>
            <w:tcW w:w="1528" w:type="dxa"/>
            <w:tcBorders>
              <w:top w:val="nil"/>
              <w:left w:val="nil"/>
              <w:bottom w:val="nil"/>
              <w:right w:val="nil"/>
            </w:tcBorders>
            <w:shd w:val="clear" w:color="auto" w:fill="FFFFFF"/>
          </w:tcPr>
          <w:p w14:paraId="781A6AB3">
            <w:pPr>
              <w:pStyle w:val="53"/>
              <w:outlineLvl w:val="9"/>
              <w:rPr>
                <w:color w:val="000000"/>
                <w:sz w:val="24"/>
                <w:szCs w:val="24"/>
              </w:rPr>
            </w:pPr>
            <w:bookmarkStart w:id="1862" w:name="_Toc2894"/>
            <w:bookmarkStart w:id="1863" w:name="_Toc23335"/>
            <w:bookmarkStart w:id="1864" w:name="_Toc25126"/>
            <w:bookmarkStart w:id="1865" w:name="_Toc21571"/>
            <w:r>
              <w:rPr>
                <w:rFonts w:hint="eastAsia"/>
                <w:color w:val="000000"/>
                <w:sz w:val="24"/>
                <w:szCs w:val="24"/>
              </w:rPr>
              <w:t>87.22</w:t>
            </w:r>
            <w:bookmarkEnd w:id="1862"/>
            <w:bookmarkEnd w:id="1863"/>
            <w:bookmarkEnd w:id="1864"/>
            <w:bookmarkEnd w:id="1865"/>
          </w:p>
        </w:tc>
        <w:tc>
          <w:tcPr>
            <w:tcW w:w="1505" w:type="dxa"/>
            <w:tcBorders>
              <w:top w:val="nil"/>
              <w:left w:val="nil"/>
              <w:bottom w:val="nil"/>
              <w:right w:val="nil"/>
            </w:tcBorders>
            <w:shd w:val="clear" w:color="auto" w:fill="FFFFFF"/>
          </w:tcPr>
          <w:p w14:paraId="11A9096B">
            <w:pPr>
              <w:pStyle w:val="53"/>
              <w:outlineLvl w:val="9"/>
              <w:rPr>
                <w:color w:val="000000"/>
                <w:sz w:val="24"/>
                <w:szCs w:val="24"/>
              </w:rPr>
            </w:pPr>
            <w:bookmarkStart w:id="1866" w:name="_Toc15375"/>
            <w:bookmarkStart w:id="1867" w:name="_Toc7017"/>
            <w:bookmarkStart w:id="1868" w:name="_Toc14210"/>
            <w:bookmarkStart w:id="1869" w:name="_Toc7955"/>
            <w:r>
              <w:rPr>
                <w:rFonts w:hint="eastAsia"/>
                <w:color w:val="000000"/>
                <w:sz w:val="24"/>
                <w:szCs w:val="24"/>
              </w:rPr>
              <w:t>-</w:t>
            </w:r>
            <w:bookmarkEnd w:id="1866"/>
            <w:bookmarkEnd w:id="1867"/>
            <w:bookmarkEnd w:id="1868"/>
            <w:bookmarkEnd w:id="1869"/>
          </w:p>
        </w:tc>
      </w:tr>
      <w:tr w14:paraId="5B136CF7">
        <w:tc>
          <w:tcPr>
            <w:tcW w:w="1780" w:type="dxa"/>
            <w:tcBorders>
              <w:top w:val="nil"/>
              <w:left w:val="nil"/>
              <w:bottom w:val="nil"/>
              <w:right w:val="nil"/>
            </w:tcBorders>
            <w:shd w:val="clear" w:color="auto" w:fill="FFFFFF"/>
          </w:tcPr>
          <w:p w14:paraId="36E912A1">
            <w:pPr>
              <w:widowControl/>
              <w:spacing w:before="120"/>
              <w:jc w:val="left"/>
              <w:textAlignment w:val="center"/>
              <w:rPr>
                <w:color w:val="000000"/>
                <w:sz w:val="24"/>
                <w:szCs w:val="24"/>
                <w:lang w:bidi="ar"/>
              </w:rPr>
            </w:pPr>
            <w:r>
              <w:rPr>
                <w:color w:val="000000"/>
                <w:sz w:val="24"/>
                <w:szCs w:val="24"/>
                <w:lang w:bidi="ar"/>
              </w:rPr>
              <w:t xml:space="preserve">LGUR </w:t>
            </w:r>
          </w:p>
        </w:tc>
        <w:tc>
          <w:tcPr>
            <w:tcW w:w="1437" w:type="dxa"/>
            <w:tcBorders>
              <w:top w:val="nil"/>
              <w:left w:val="nil"/>
              <w:bottom w:val="nil"/>
              <w:right w:val="nil"/>
            </w:tcBorders>
            <w:shd w:val="clear" w:color="auto" w:fill="FFFFFF"/>
          </w:tcPr>
          <w:p w14:paraId="69EA3F30">
            <w:pPr>
              <w:widowControl/>
              <w:spacing w:before="120"/>
              <w:jc w:val="left"/>
              <w:textAlignment w:val="center"/>
              <w:rPr>
                <w:color w:val="000000"/>
                <w:sz w:val="24"/>
                <w:szCs w:val="24"/>
                <w:lang w:bidi="ar"/>
              </w:rPr>
            </w:pPr>
            <w:r>
              <w:rPr>
                <w:rFonts w:hint="eastAsia"/>
                <w:color w:val="000000"/>
                <w:sz w:val="24"/>
                <w:szCs w:val="24"/>
                <w:lang w:bidi="ar"/>
              </w:rPr>
              <w:t>MM22</w:t>
            </w:r>
          </w:p>
        </w:tc>
        <w:tc>
          <w:tcPr>
            <w:tcW w:w="1518" w:type="dxa"/>
            <w:tcBorders>
              <w:top w:val="nil"/>
              <w:left w:val="nil"/>
              <w:bottom w:val="nil"/>
              <w:right w:val="nil"/>
            </w:tcBorders>
            <w:shd w:val="clear" w:color="auto" w:fill="FFFFFF"/>
          </w:tcPr>
          <w:p w14:paraId="5A8BB21E">
            <w:pPr>
              <w:pStyle w:val="53"/>
              <w:outlineLvl w:val="9"/>
              <w:rPr>
                <w:color w:val="000000"/>
                <w:sz w:val="24"/>
                <w:szCs w:val="24"/>
              </w:rPr>
            </w:pPr>
            <w:bookmarkStart w:id="1870" w:name="_Toc8479"/>
            <w:bookmarkStart w:id="1871" w:name="_Toc15070"/>
            <w:bookmarkStart w:id="1872" w:name="_Toc20197"/>
            <w:bookmarkStart w:id="1873" w:name="_Toc27893"/>
            <w:r>
              <w:rPr>
                <w:rFonts w:hint="eastAsia"/>
                <w:color w:val="000000"/>
                <w:sz w:val="24"/>
                <w:szCs w:val="24"/>
              </w:rPr>
              <w:t>65.25</w:t>
            </w:r>
            <w:bookmarkEnd w:id="1870"/>
            <w:bookmarkEnd w:id="1871"/>
            <w:bookmarkEnd w:id="1872"/>
            <w:bookmarkEnd w:id="1873"/>
          </w:p>
        </w:tc>
        <w:tc>
          <w:tcPr>
            <w:tcW w:w="1518" w:type="dxa"/>
            <w:tcBorders>
              <w:top w:val="nil"/>
              <w:left w:val="nil"/>
              <w:bottom w:val="nil"/>
              <w:right w:val="nil"/>
            </w:tcBorders>
            <w:shd w:val="clear" w:color="auto" w:fill="FFFFFF"/>
          </w:tcPr>
          <w:p w14:paraId="63D47818">
            <w:pPr>
              <w:pStyle w:val="53"/>
              <w:outlineLvl w:val="9"/>
              <w:rPr>
                <w:color w:val="000000"/>
                <w:sz w:val="24"/>
                <w:szCs w:val="24"/>
              </w:rPr>
            </w:pPr>
            <w:bookmarkStart w:id="1874" w:name="_Toc31479"/>
            <w:bookmarkStart w:id="1875" w:name="_Toc7415"/>
            <w:bookmarkStart w:id="1876" w:name="_Toc10146"/>
            <w:bookmarkStart w:id="1877" w:name="_Toc13298"/>
            <w:r>
              <w:rPr>
                <w:rFonts w:hint="eastAsia"/>
                <w:color w:val="000000"/>
                <w:sz w:val="24"/>
                <w:szCs w:val="24"/>
              </w:rPr>
              <w:t>83.12</w:t>
            </w:r>
            <w:bookmarkEnd w:id="1874"/>
            <w:bookmarkEnd w:id="1875"/>
            <w:bookmarkEnd w:id="1876"/>
            <w:bookmarkEnd w:id="1877"/>
          </w:p>
        </w:tc>
        <w:tc>
          <w:tcPr>
            <w:tcW w:w="1528" w:type="dxa"/>
            <w:tcBorders>
              <w:top w:val="nil"/>
              <w:left w:val="nil"/>
              <w:bottom w:val="nil"/>
              <w:right w:val="nil"/>
            </w:tcBorders>
            <w:shd w:val="clear" w:color="auto" w:fill="FFFFFF"/>
          </w:tcPr>
          <w:p w14:paraId="2782D9CE">
            <w:pPr>
              <w:pStyle w:val="53"/>
              <w:outlineLvl w:val="9"/>
              <w:rPr>
                <w:color w:val="000000"/>
                <w:sz w:val="24"/>
                <w:szCs w:val="24"/>
              </w:rPr>
            </w:pPr>
            <w:bookmarkStart w:id="1878" w:name="_Toc12594"/>
            <w:bookmarkStart w:id="1879" w:name="_Toc17360"/>
            <w:bookmarkStart w:id="1880" w:name="_Toc23008"/>
            <w:bookmarkStart w:id="1881" w:name="_Toc2323"/>
            <w:r>
              <w:rPr>
                <w:rFonts w:hint="eastAsia"/>
                <w:color w:val="000000"/>
                <w:sz w:val="24"/>
                <w:szCs w:val="24"/>
              </w:rPr>
              <w:t>89.00</w:t>
            </w:r>
            <w:bookmarkEnd w:id="1878"/>
            <w:bookmarkEnd w:id="1879"/>
            <w:bookmarkEnd w:id="1880"/>
            <w:bookmarkEnd w:id="1881"/>
          </w:p>
        </w:tc>
        <w:tc>
          <w:tcPr>
            <w:tcW w:w="1505" w:type="dxa"/>
            <w:tcBorders>
              <w:top w:val="nil"/>
              <w:left w:val="nil"/>
              <w:bottom w:val="nil"/>
              <w:right w:val="nil"/>
            </w:tcBorders>
            <w:shd w:val="clear" w:color="auto" w:fill="FFFFFF"/>
          </w:tcPr>
          <w:p w14:paraId="4C64B3E9">
            <w:pPr>
              <w:pStyle w:val="53"/>
              <w:outlineLvl w:val="9"/>
              <w:rPr>
                <w:color w:val="000000"/>
                <w:sz w:val="24"/>
                <w:szCs w:val="24"/>
              </w:rPr>
            </w:pPr>
            <w:bookmarkStart w:id="1882" w:name="_Toc29990"/>
            <w:bookmarkStart w:id="1883" w:name="_Toc21525"/>
            <w:bookmarkStart w:id="1884" w:name="_Toc32054"/>
            <w:bookmarkStart w:id="1885" w:name="_Toc18630"/>
            <w:r>
              <w:rPr>
                <w:rFonts w:hint="eastAsia"/>
                <w:color w:val="000000"/>
                <w:sz w:val="24"/>
                <w:szCs w:val="24"/>
              </w:rPr>
              <w:t>-</w:t>
            </w:r>
            <w:bookmarkEnd w:id="1882"/>
            <w:bookmarkEnd w:id="1883"/>
            <w:bookmarkEnd w:id="1884"/>
            <w:bookmarkEnd w:id="1885"/>
          </w:p>
        </w:tc>
      </w:tr>
      <w:tr w14:paraId="1DA92ED0">
        <w:tc>
          <w:tcPr>
            <w:tcW w:w="1780" w:type="dxa"/>
            <w:tcBorders>
              <w:top w:val="nil"/>
              <w:left w:val="nil"/>
              <w:bottom w:val="nil"/>
              <w:right w:val="nil"/>
            </w:tcBorders>
            <w:shd w:val="clear" w:color="auto" w:fill="FFFFFF"/>
          </w:tcPr>
          <w:p w14:paraId="7E71EED4">
            <w:pPr>
              <w:widowControl/>
              <w:spacing w:before="120"/>
              <w:jc w:val="left"/>
              <w:textAlignment w:val="center"/>
              <w:rPr>
                <w:color w:val="000000"/>
                <w:sz w:val="24"/>
                <w:szCs w:val="24"/>
                <w:lang w:bidi="ar"/>
              </w:rPr>
            </w:pPr>
            <w:r>
              <w:rPr>
                <w:color w:val="000000"/>
                <w:sz w:val="24"/>
                <w:szCs w:val="24"/>
                <w:lang w:bidi="ar"/>
              </w:rPr>
              <w:t xml:space="preserve">IRRA </w:t>
            </w:r>
          </w:p>
        </w:tc>
        <w:tc>
          <w:tcPr>
            <w:tcW w:w="1437" w:type="dxa"/>
            <w:tcBorders>
              <w:top w:val="nil"/>
              <w:left w:val="nil"/>
              <w:bottom w:val="nil"/>
              <w:right w:val="nil"/>
            </w:tcBorders>
            <w:shd w:val="clear" w:color="auto" w:fill="FFFFFF"/>
          </w:tcPr>
          <w:p w14:paraId="131BD85F">
            <w:pPr>
              <w:widowControl/>
              <w:spacing w:before="120"/>
              <w:jc w:val="left"/>
              <w:textAlignment w:val="center"/>
              <w:rPr>
                <w:color w:val="000000"/>
                <w:sz w:val="24"/>
                <w:szCs w:val="24"/>
                <w:lang w:bidi="ar"/>
              </w:rPr>
            </w:pPr>
            <w:r>
              <w:rPr>
                <w:rFonts w:hint="eastAsia"/>
                <w:color w:val="000000"/>
                <w:sz w:val="24"/>
                <w:szCs w:val="24"/>
                <w:lang w:bidi="ar"/>
              </w:rPr>
              <w:t>CVPR23</w:t>
            </w:r>
          </w:p>
        </w:tc>
        <w:tc>
          <w:tcPr>
            <w:tcW w:w="1518" w:type="dxa"/>
            <w:tcBorders>
              <w:top w:val="nil"/>
              <w:left w:val="nil"/>
              <w:bottom w:val="nil"/>
              <w:right w:val="nil"/>
            </w:tcBorders>
            <w:shd w:val="clear" w:color="auto" w:fill="FFFFFF"/>
          </w:tcPr>
          <w:p w14:paraId="7F66D763">
            <w:pPr>
              <w:pStyle w:val="53"/>
              <w:outlineLvl w:val="9"/>
              <w:rPr>
                <w:color w:val="000000"/>
                <w:sz w:val="24"/>
                <w:szCs w:val="24"/>
              </w:rPr>
            </w:pPr>
            <w:bookmarkStart w:id="1886" w:name="_Toc8076"/>
            <w:bookmarkStart w:id="1887" w:name="_Toc21579"/>
            <w:bookmarkStart w:id="1888" w:name="_Toc4117"/>
            <w:bookmarkStart w:id="1889" w:name="_Toc22193"/>
            <w:r>
              <w:rPr>
                <w:rFonts w:hint="eastAsia"/>
                <w:color w:val="000000"/>
                <w:sz w:val="24"/>
                <w:szCs w:val="24"/>
              </w:rPr>
              <w:t>73.38</w:t>
            </w:r>
            <w:bookmarkEnd w:id="1886"/>
            <w:bookmarkEnd w:id="1887"/>
            <w:bookmarkEnd w:id="1888"/>
            <w:bookmarkEnd w:id="1889"/>
          </w:p>
        </w:tc>
        <w:tc>
          <w:tcPr>
            <w:tcW w:w="1518" w:type="dxa"/>
            <w:tcBorders>
              <w:top w:val="nil"/>
              <w:left w:val="nil"/>
              <w:bottom w:val="nil"/>
              <w:right w:val="nil"/>
            </w:tcBorders>
            <w:shd w:val="clear" w:color="auto" w:fill="FFFFFF"/>
          </w:tcPr>
          <w:p w14:paraId="2827A90F">
            <w:pPr>
              <w:pStyle w:val="53"/>
              <w:outlineLvl w:val="9"/>
              <w:rPr>
                <w:color w:val="000000"/>
                <w:sz w:val="24"/>
                <w:szCs w:val="24"/>
              </w:rPr>
            </w:pPr>
            <w:bookmarkStart w:id="1890" w:name="_Toc20570"/>
            <w:bookmarkStart w:id="1891" w:name="_Toc27319"/>
            <w:bookmarkStart w:id="1892" w:name="_Toc3538"/>
            <w:bookmarkStart w:id="1893" w:name="_Toc32519"/>
            <w:r>
              <w:rPr>
                <w:rFonts w:hint="eastAsia"/>
                <w:color w:val="000000"/>
                <w:sz w:val="24"/>
                <w:szCs w:val="24"/>
              </w:rPr>
              <w:t>89.93</w:t>
            </w:r>
            <w:bookmarkEnd w:id="1890"/>
            <w:bookmarkEnd w:id="1891"/>
            <w:bookmarkEnd w:id="1892"/>
            <w:bookmarkEnd w:id="1893"/>
          </w:p>
        </w:tc>
        <w:tc>
          <w:tcPr>
            <w:tcW w:w="1528" w:type="dxa"/>
            <w:tcBorders>
              <w:top w:val="nil"/>
              <w:left w:val="nil"/>
              <w:bottom w:val="nil"/>
              <w:right w:val="nil"/>
            </w:tcBorders>
            <w:shd w:val="clear" w:color="auto" w:fill="FFFFFF"/>
          </w:tcPr>
          <w:p w14:paraId="60B3F477">
            <w:pPr>
              <w:pStyle w:val="53"/>
              <w:outlineLvl w:val="9"/>
              <w:rPr>
                <w:color w:val="000000"/>
                <w:sz w:val="24"/>
                <w:szCs w:val="24"/>
              </w:rPr>
            </w:pPr>
            <w:bookmarkStart w:id="1894" w:name="_Toc4166"/>
            <w:bookmarkStart w:id="1895" w:name="_Toc16453"/>
            <w:bookmarkStart w:id="1896" w:name="_Toc17073"/>
            <w:bookmarkStart w:id="1897" w:name="_Toc22827"/>
            <w:r>
              <w:rPr>
                <w:rFonts w:hint="eastAsia"/>
                <w:color w:val="000000"/>
                <w:sz w:val="24"/>
                <w:szCs w:val="24"/>
              </w:rPr>
              <w:t>93.71</w:t>
            </w:r>
            <w:bookmarkEnd w:id="1894"/>
            <w:bookmarkEnd w:id="1895"/>
            <w:bookmarkEnd w:id="1896"/>
            <w:bookmarkEnd w:id="1897"/>
          </w:p>
        </w:tc>
        <w:tc>
          <w:tcPr>
            <w:tcW w:w="1505" w:type="dxa"/>
            <w:tcBorders>
              <w:top w:val="nil"/>
              <w:left w:val="nil"/>
              <w:bottom w:val="nil"/>
              <w:right w:val="nil"/>
            </w:tcBorders>
            <w:shd w:val="clear" w:color="auto" w:fill="FFFFFF"/>
          </w:tcPr>
          <w:p w14:paraId="1F1D3646">
            <w:pPr>
              <w:pStyle w:val="53"/>
              <w:outlineLvl w:val="9"/>
              <w:rPr>
                <w:color w:val="000000"/>
                <w:sz w:val="24"/>
                <w:szCs w:val="24"/>
              </w:rPr>
            </w:pPr>
            <w:bookmarkStart w:id="1898" w:name="_Toc618"/>
            <w:bookmarkStart w:id="1899" w:name="_Toc10944"/>
            <w:bookmarkStart w:id="1900" w:name="_Toc10863"/>
            <w:bookmarkStart w:id="1901" w:name="_Toc25193"/>
            <w:r>
              <w:rPr>
                <w:rFonts w:hint="eastAsia"/>
                <w:color w:val="000000"/>
                <w:sz w:val="24"/>
                <w:szCs w:val="24"/>
              </w:rPr>
              <w:t>66.13</w:t>
            </w:r>
            <w:bookmarkEnd w:id="1898"/>
            <w:bookmarkEnd w:id="1899"/>
            <w:bookmarkEnd w:id="1900"/>
            <w:bookmarkEnd w:id="1901"/>
          </w:p>
        </w:tc>
      </w:tr>
      <w:tr w14:paraId="07F5005B">
        <w:tc>
          <w:tcPr>
            <w:tcW w:w="1780" w:type="dxa"/>
            <w:tcBorders>
              <w:top w:val="nil"/>
              <w:left w:val="nil"/>
              <w:bottom w:val="nil"/>
              <w:right w:val="nil"/>
            </w:tcBorders>
            <w:shd w:val="clear" w:color="auto" w:fill="FFFFFF"/>
          </w:tcPr>
          <w:p w14:paraId="0374CEAD">
            <w:pPr>
              <w:widowControl/>
              <w:spacing w:before="120"/>
              <w:jc w:val="left"/>
              <w:textAlignment w:val="center"/>
              <w:rPr>
                <w:color w:val="000000"/>
                <w:sz w:val="24"/>
                <w:szCs w:val="24"/>
                <w:lang w:bidi="ar"/>
              </w:rPr>
            </w:pPr>
            <w:r>
              <w:rPr>
                <w:color w:val="000000"/>
                <w:sz w:val="24"/>
                <w:szCs w:val="24"/>
                <w:lang w:bidi="ar"/>
              </w:rPr>
              <w:t xml:space="preserve">CPCL </w:t>
            </w:r>
          </w:p>
        </w:tc>
        <w:tc>
          <w:tcPr>
            <w:tcW w:w="1437" w:type="dxa"/>
            <w:tcBorders>
              <w:top w:val="nil"/>
              <w:left w:val="nil"/>
              <w:bottom w:val="nil"/>
              <w:right w:val="nil"/>
            </w:tcBorders>
            <w:shd w:val="clear" w:color="auto" w:fill="FFFFFF"/>
          </w:tcPr>
          <w:p w14:paraId="119B334B">
            <w:pPr>
              <w:widowControl/>
              <w:spacing w:before="120"/>
              <w:jc w:val="left"/>
              <w:textAlignment w:val="center"/>
              <w:rPr>
                <w:color w:val="000000"/>
                <w:sz w:val="24"/>
                <w:szCs w:val="24"/>
                <w:lang w:bidi="ar"/>
              </w:rPr>
            </w:pPr>
            <w:r>
              <w:rPr>
                <w:rFonts w:hint="eastAsia"/>
                <w:color w:val="000000"/>
                <w:sz w:val="24"/>
                <w:szCs w:val="24"/>
                <w:lang w:bidi="ar"/>
              </w:rPr>
              <w:t>arXiv24</w:t>
            </w:r>
          </w:p>
        </w:tc>
        <w:tc>
          <w:tcPr>
            <w:tcW w:w="1518" w:type="dxa"/>
            <w:tcBorders>
              <w:top w:val="nil"/>
              <w:left w:val="nil"/>
              <w:bottom w:val="nil"/>
              <w:right w:val="nil"/>
            </w:tcBorders>
            <w:shd w:val="clear" w:color="auto" w:fill="FFFFFF"/>
          </w:tcPr>
          <w:p w14:paraId="55A80C62">
            <w:pPr>
              <w:pStyle w:val="53"/>
              <w:outlineLvl w:val="9"/>
              <w:rPr>
                <w:color w:val="000000"/>
                <w:sz w:val="24"/>
                <w:szCs w:val="24"/>
              </w:rPr>
            </w:pPr>
            <w:bookmarkStart w:id="1902" w:name="_Toc2260"/>
            <w:bookmarkStart w:id="1903" w:name="_Toc18712"/>
            <w:bookmarkStart w:id="1904" w:name="_Toc15219"/>
            <w:bookmarkStart w:id="1905" w:name="_Toc11897"/>
            <w:r>
              <w:rPr>
                <w:rFonts w:hint="eastAsia"/>
                <w:color w:val="000000"/>
                <w:sz w:val="24"/>
                <w:szCs w:val="24"/>
              </w:rPr>
              <w:t>70.03</w:t>
            </w:r>
            <w:bookmarkEnd w:id="1902"/>
            <w:bookmarkEnd w:id="1903"/>
            <w:bookmarkEnd w:id="1904"/>
            <w:bookmarkEnd w:id="1905"/>
          </w:p>
        </w:tc>
        <w:tc>
          <w:tcPr>
            <w:tcW w:w="1518" w:type="dxa"/>
            <w:tcBorders>
              <w:top w:val="nil"/>
              <w:left w:val="nil"/>
              <w:bottom w:val="nil"/>
              <w:right w:val="nil"/>
            </w:tcBorders>
            <w:shd w:val="clear" w:color="auto" w:fill="FFFFFF"/>
          </w:tcPr>
          <w:p w14:paraId="79B1090D">
            <w:pPr>
              <w:pStyle w:val="53"/>
              <w:outlineLvl w:val="9"/>
              <w:rPr>
                <w:color w:val="000000"/>
                <w:sz w:val="24"/>
                <w:szCs w:val="24"/>
              </w:rPr>
            </w:pPr>
            <w:bookmarkStart w:id="1906" w:name="_Toc23537"/>
            <w:bookmarkStart w:id="1907" w:name="_Toc23119"/>
            <w:bookmarkStart w:id="1908" w:name="_Toc26291"/>
            <w:bookmarkStart w:id="1909" w:name="_Toc27924"/>
            <w:r>
              <w:rPr>
                <w:rFonts w:hint="eastAsia"/>
                <w:color w:val="000000"/>
                <w:sz w:val="24"/>
                <w:szCs w:val="24"/>
              </w:rPr>
              <w:t>87.28</w:t>
            </w:r>
            <w:bookmarkEnd w:id="1906"/>
            <w:bookmarkEnd w:id="1907"/>
            <w:bookmarkEnd w:id="1908"/>
            <w:bookmarkEnd w:id="1909"/>
          </w:p>
        </w:tc>
        <w:tc>
          <w:tcPr>
            <w:tcW w:w="1528" w:type="dxa"/>
            <w:tcBorders>
              <w:top w:val="nil"/>
              <w:left w:val="nil"/>
              <w:bottom w:val="nil"/>
              <w:right w:val="nil"/>
            </w:tcBorders>
            <w:shd w:val="clear" w:color="auto" w:fill="FFFFFF"/>
          </w:tcPr>
          <w:p w14:paraId="084BD197">
            <w:pPr>
              <w:pStyle w:val="53"/>
              <w:outlineLvl w:val="9"/>
              <w:rPr>
                <w:color w:val="000000"/>
                <w:sz w:val="24"/>
                <w:szCs w:val="24"/>
              </w:rPr>
            </w:pPr>
            <w:bookmarkStart w:id="1910" w:name="_Toc661"/>
            <w:bookmarkStart w:id="1911" w:name="_Toc29741"/>
            <w:bookmarkStart w:id="1912" w:name="_Toc8206"/>
            <w:bookmarkStart w:id="1913" w:name="_Toc12715"/>
            <w:r>
              <w:rPr>
                <w:rFonts w:hint="eastAsia"/>
                <w:color w:val="000000"/>
                <w:sz w:val="24"/>
                <w:szCs w:val="24"/>
              </w:rPr>
              <w:t>91.78</w:t>
            </w:r>
            <w:bookmarkEnd w:id="1910"/>
            <w:bookmarkEnd w:id="1911"/>
            <w:bookmarkEnd w:id="1912"/>
            <w:bookmarkEnd w:id="1913"/>
          </w:p>
        </w:tc>
        <w:tc>
          <w:tcPr>
            <w:tcW w:w="1505" w:type="dxa"/>
            <w:tcBorders>
              <w:top w:val="nil"/>
              <w:left w:val="nil"/>
              <w:bottom w:val="nil"/>
              <w:right w:val="nil"/>
            </w:tcBorders>
            <w:shd w:val="clear" w:color="auto" w:fill="FFFFFF"/>
          </w:tcPr>
          <w:p w14:paraId="2EE43F8E">
            <w:pPr>
              <w:pStyle w:val="53"/>
              <w:outlineLvl w:val="9"/>
              <w:rPr>
                <w:color w:val="000000"/>
                <w:sz w:val="24"/>
                <w:szCs w:val="24"/>
              </w:rPr>
            </w:pPr>
            <w:bookmarkStart w:id="1914" w:name="_Toc14317"/>
            <w:bookmarkStart w:id="1915" w:name="_Toc26832"/>
            <w:bookmarkStart w:id="1916" w:name="_Toc14894"/>
            <w:bookmarkStart w:id="1917" w:name="_Toc5732"/>
            <w:r>
              <w:rPr>
                <w:rFonts w:hint="eastAsia"/>
                <w:color w:val="000000"/>
                <w:sz w:val="24"/>
                <w:szCs w:val="24"/>
              </w:rPr>
              <w:t>63.19</w:t>
            </w:r>
            <w:bookmarkEnd w:id="1914"/>
            <w:bookmarkEnd w:id="1915"/>
            <w:bookmarkEnd w:id="1916"/>
            <w:bookmarkEnd w:id="1917"/>
          </w:p>
        </w:tc>
      </w:tr>
      <w:tr w14:paraId="6B58502D">
        <w:tc>
          <w:tcPr>
            <w:tcW w:w="1780" w:type="dxa"/>
            <w:tcBorders>
              <w:top w:val="nil"/>
              <w:left w:val="nil"/>
              <w:bottom w:val="nil"/>
              <w:right w:val="nil"/>
            </w:tcBorders>
            <w:shd w:val="clear" w:color="auto" w:fill="FFFFFF"/>
          </w:tcPr>
          <w:p w14:paraId="13582E02">
            <w:pPr>
              <w:widowControl/>
              <w:spacing w:before="120"/>
              <w:jc w:val="left"/>
              <w:textAlignment w:val="center"/>
              <w:rPr>
                <w:color w:val="000000"/>
                <w:sz w:val="24"/>
                <w:szCs w:val="24"/>
                <w:lang w:bidi="ar"/>
              </w:rPr>
            </w:pPr>
            <w:r>
              <w:rPr>
                <w:color w:val="000000"/>
                <w:sz w:val="24"/>
                <w:szCs w:val="24"/>
                <w:lang w:bidi="ar"/>
              </w:rPr>
              <w:t xml:space="preserve">TBPS-CLIP </w:t>
            </w:r>
          </w:p>
        </w:tc>
        <w:tc>
          <w:tcPr>
            <w:tcW w:w="1437" w:type="dxa"/>
            <w:tcBorders>
              <w:top w:val="nil"/>
              <w:left w:val="nil"/>
              <w:bottom w:val="nil"/>
              <w:right w:val="nil"/>
            </w:tcBorders>
            <w:shd w:val="clear" w:color="auto" w:fill="FFFFFF"/>
          </w:tcPr>
          <w:p w14:paraId="55F72D01">
            <w:pPr>
              <w:widowControl/>
              <w:spacing w:before="120"/>
              <w:jc w:val="left"/>
              <w:textAlignment w:val="center"/>
              <w:rPr>
                <w:color w:val="000000"/>
                <w:sz w:val="24"/>
                <w:szCs w:val="24"/>
                <w:lang w:bidi="ar"/>
              </w:rPr>
            </w:pPr>
            <w:r>
              <w:rPr>
                <w:rFonts w:hint="eastAsia"/>
                <w:color w:val="000000"/>
                <w:sz w:val="24"/>
                <w:szCs w:val="24"/>
                <w:lang w:bidi="ar"/>
              </w:rPr>
              <w:t>AAAI24</w:t>
            </w:r>
          </w:p>
        </w:tc>
        <w:tc>
          <w:tcPr>
            <w:tcW w:w="1518" w:type="dxa"/>
            <w:tcBorders>
              <w:top w:val="nil"/>
              <w:left w:val="nil"/>
              <w:bottom w:val="nil"/>
              <w:right w:val="nil"/>
            </w:tcBorders>
            <w:shd w:val="clear" w:color="auto" w:fill="FFFFFF"/>
          </w:tcPr>
          <w:p w14:paraId="194BB1F8">
            <w:pPr>
              <w:pStyle w:val="53"/>
              <w:outlineLvl w:val="9"/>
              <w:rPr>
                <w:color w:val="000000"/>
                <w:sz w:val="24"/>
                <w:szCs w:val="24"/>
              </w:rPr>
            </w:pPr>
            <w:bookmarkStart w:id="1918" w:name="_Toc22355"/>
            <w:bookmarkStart w:id="1919" w:name="_Toc5210"/>
            <w:bookmarkStart w:id="1920" w:name="_Toc976"/>
            <w:bookmarkStart w:id="1921" w:name="_Toc14913"/>
            <w:r>
              <w:rPr>
                <w:rFonts w:hint="eastAsia"/>
                <w:color w:val="000000"/>
                <w:sz w:val="24"/>
                <w:szCs w:val="24"/>
              </w:rPr>
              <w:t>72.66</w:t>
            </w:r>
            <w:bookmarkEnd w:id="1918"/>
            <w:bookmarkEnd w:id="1919"/>
            <w:bookmarkEnd w:id="1920"/>
            <w:bookmarkEnd w:id="1921"/>
          </w:p>
        </w:tc>
        <w:tc>
          <w:tcPr>
            <w:tcW w:w="1518" w:type="dxa"/>
            <w:tcBorders>
              <w:top w:val="nil"/>
              <w:left w:val="nil"/>
              <w:bottom w:val="nil"/>
              <w:right w:val="nil"/>
            </w:tcBorders>
            <w:shd w:val="clear" w:color="auto" w:fill="FFFFFF"/>
          </w:tcPr>
          <w:p w14:paraId="2719AC6F">
            <w:pPr>
              <w:pStyle w:val="53"/>
              <w:outlineLvl w:val="9"/>
              <w:rPr>
                <w:color w:val="000000"/>
                <w:sz w:val="24"/>
                <w:szCs w:val="24"/>
              </w:rPr>
            </w:pPr>
            <w:bookmarkStart w:id="1922" w:name="_Toc29833"/>
            <w:bookmarkStart w:id="1923" w:name="_Toc23548"/>
            <w:bookmarkStart w:id="1924" w:name="_Toc875"/>
            <w:bookmarkStart w:id="1925" w:name="_Toc30020"/>
            <w:r>
              <w:rPr>
                <w:rFonts w:hint="eastAsia"/>
                <w:color w:val="000000"/>
                <w:sz w:val="24"/>
                <w:szCs w:val="24"/>
              </w:rPr>
              <w:t>88.14</w:t>
            </w:r>
            <w:bookmarkEnd w:id="1922"/>
            <w:bookmarkEnd w:id="1923"/>
            <w:bookmarkEnd w:id="1924"/>
            <w:bookmarkEnd w:id="1925"/>
          </w:p>
        </w:tc>
        <w:tc>
          <w:tcPr>
            <w:tcW w:w="1528" w:type="dxa"/>
            <w:tcBorders>
              <w:top w:val="nil"/>
              <w:left w:val="nil"/>
              <w:bottom w:val="nil"/>
              <w:right w:val="nil"/>
            </w:tcBorders>
            <w:shd w:val="clear" w:color="auto" w:fill="FFFFFF"/>
          </w:tcPr>
          <w:p w14:paraId="146DA2A5">
            <w:pPr>
              <w:pStyle w:val="53"/>
              <w:outlineLvl w:val="9"/>
              <w:rPr>
                <w:color w:val="000000"/>
                <w:sz w:val="24"/>
                <w:szCs w:val="24"/>
              </w:rPr>
            </w:pPr>
            <w:bookmarkStart w:id="1926" w:name="_Toc31775"/>
            <w:bookmarkStart w:id="1927" w:name="_Toc10505"/>
            <w:bookmarkStart w:id="1928" w:name="_Toc13546"/>
            <w:bookmarkStart w:id="1929" w:name="_Toc4607"/>
            <w:r>
              <w:rPr>
                <w:rFonts w:hint="eastAsia"/>
                <w:color w:val="000000"/>
                <w:sz w:val="24"/>
                <w:szCs w:val="24"/>
              </w:rPr>
              <w:t>92.72</w:t>
            </w:r>
            <w:bookmarkEnd w:id="1926"/>
            <w:bookmarkEnd w:id="1927"/>
            <w:bookmarkEnd w:id="1928"/>
            <w:bookmarkEnd w:id="1929"/>
          </w:p>
        </w:tc>
        <w:tc>
          <w:tcPr>
            <w:tcW w:w="1505" w:type="dxa"/>
            <w:tcBorders>
              <w:top w:val="nil"/>
              <w:left w:val="nil"/>
              <w:bottom w:val="nil"/>
              <w:right w:val="nil"/>
            </w:tcBorders>
            <w:shd w:val="clear" w:color="auto" w:fill="FFFFFF"/>
          </w:tcPr>
          <w:p w14:paraId="0C4A7CE3">
            <w:pPr>
              <w:pStyle w:val="53"/>
              <w:outlineLvl w:val="9"/>
              <w:rPr>
                <w:color w:val="000000"/>
                <w:sz w:val="24"/>
                <w:szCs w:val="24"/>
              </w:rPr>
            </w:pPr>
            <w:bookmarkStart w:id="1930" w:name="_Toc2545"/>
            <w:bookmarkStart w:id="1931" w:name="_Toc1915"/>
            <w:bookmarkStart w:id="1932" w:name="_Toc23705"/>
            <w:bookmarkStart w:id="1933" w:name="_Toc26923"/>
            <w:r>
              <w:rPr>
                <w:rFonts w:hint="eastAsia"/>
                <w:color w:val="000000"/>
                <w:sz w:val="24"/>
                <w:szCs w:val="24"/>
              </w:rPr>
              <w:t>64.97</w:t>
            </w:r>
            <w:bookmarkEnd w:id="1930"/>
            <w:bookmarkEnd w:id="1931"/>
            <w:bookmarkEnd w:id="1932"/>
            <w:bookmarkEnd w:id="1933"/>
          </w:p>
        </w:tc>
      </w:tr>
      <w:tr w14:paraId="30E5C92D">
        <w:tc>
          <w:tcPr>
            <w:tcW w:w="1780" w:type="dxa"/>
            <w:tcBorders>
              <w:top w:val="nil"/>
              <w:left w:val="nil"/>
              <w:bottom w:val="single" w:color="000000" w:sz="12" w:space="0"/>
              <w:right w:val="nil"/>
            </w:tcBorders>
            <w:shd w:val="clear" w:color="auto" w:fill="FFFFFF"/>
          </w:tcPr>
          <w:p w14:paraId="2BDD859F">
            <w:pPr>
              <w:widowControl/>
              <w:jc w:val="left"/>
              <w:textAlignment w:val="center"/>
              <w:rPr>
                <w:color w:val="000000"/>
                <w:sz w:val="24"/>
                <w:szCs w:val="24"/>
                <w:lang w:bidi="ar"/>
              </w:rPr>
            </w:pPr>
            <w:r>
              <w:rPr>
                <w:rFonts w:hint="eastAsia"/>
                <w:bCs/>
                <w:kern w:val="44"/>
                <w:szCs w:val="24"/>
              </w:rPr>
              <w:t>CDS-ReID</w:t>
            </w:r>
          </w:p>
        </w:tc>
        <w:tc>
          <w:tcPr>
            <w:tcW w:w="1437" w:type="dxa"/>
            <w:tcBorders>
              <w:top w:val="nil"/>
              <w:left w:val="nil"/>
              <w:bottom w:val="single" w:color="000000" w:sz="12" w:space="0"/>
              <w:right w:val="nil"/>
            </w:tcBorders>
            <w:shd w:val="clear" w:color="auto" w:fill="FFFFFF"/>
          </w:tcPr>
          <w:p w14:paraId="6B6DEBF3">
            <w:pPr>
              <w:widowControl/>
              <w:jc w:val="left"/>
              <w:textAlignment w:val="center"/>
              <w:rPr>
                <w:color w:val="000000"/>
                <w:sz w:val="24"/>
                <w:szCs w:val="24"/>
                <w:lang w:bidi="ar"/>
              </w:rPr>
            </w:pPr>
            <w:r>
              <w:rPr>
                <w:rFonts w:hint="eastAsia"/>
                <w:color w:val="000000"/>
                <w:sz w:val="24"/>
                <w:szCs w:val="24"/>
                <w:lang w:bidi="ar"/>
              </w:rPr>
              <w:t>-</w:t>
            </w:r>
          </w:p>
        </w:tc>
        <w:tc>
          <w:tcPr>
            <w:tcW w:w="1518" w:type="dxa"/>
            <w:tcBorders>
              <w:top w:val="nil"/>
              <w:left w:val="nil"/>
              <w:bottom w:val="single" w:color="000000" w:sz="12" w:space="0"/>
              <w:right w:val="nil"/>
            </w:tcBorders>
            <w:shd w:val="clear" w:color="auto" w:fill="FFFFFF"/>
          </w:tcPr>
          <w:p w14:paraId="108BEA76">
            <w:pPr>
              <w:pStyle w:val="53"/>
              <w:outlineLvl w:val="9"/>
              <w:rPr>
                <w:b/>
                <w:bCs w:val="0"/>
                <w:color w:val="000000"/>
                <w:sz w:val="24"/>
                <w:szCs w:val="24"/>
              </w:rPr>
            </w:pPr>
            <w:bookmarkStart w:id="1934" w:name="_Toc7539"/>
            <w:bookmarkStart w:id="1935" w:name="_Toc25245"/>
            <w:bookmarkStart w:id="1936" w:name="_Toc28106"/>
            <w:bookmarkStart w:id="1937" w:name="_Toc28527"/>
            <w:r>
              <w:rPr>
                <w:rFonts w:hint="eastAsia"/>
                <w:b/>
                <w:bCs w:val="0"/>
                <w:color w:val="000000"/>
                <w:sz w:val="24"/>
                <w:szCs w:val="24"/>
              </w:rPr>
              <w:t>75.26</w:t>
            </w:r>
            <w:bookmarkEnd w:id="1934"/>
            <w:bookmarkEnd w:id="1935"/>
            <w:bookmarkEnd w:id="1936"/>
            <w:bookmarkEnd w:id="1937"/>
          </w:p>
        </w:tc>
        <w:tc>
          <w:tcPr>
            <w:tcW w:w="1518" w:type="dxa"/>
            <w:tcBorders>
              <w:top w:val="nil"/>
              <w:left w:val="nil"/>
              <w:bottom w:val="single" w:color="000000" w:sz="12" w:space="0"/>
              <w:right w:val="nil"/>
            </w:tcBorders>
            <w:shd w:val="clear" w:color="auto" w:fill="FFFFFF"/>
          </w:tcPr>
          <w:p w14:paraId="4845451D">
            <w:pPr>
              <w:pStyle w:val="53"/>
              <w:outlineLvl w:val="9"/>
              <w:rPr>
                <w:color w:val="000000"/>
                <w:sz w:val="24"/>
                <w:szCs w:val="24"/>
              </w:rPr>
            </w:pPr>
            <w:bookmarkStart w:id="1938" w:name="_Toc1333"/>
            <w:bookmarkStart w:id="1939" w:name="_Toc11254"/>
            <w:bookmarkStart w:id="1940" w:name="_Toc6698"/>
            <w:bookmarkStart w:id="1941" w:name="_Toc26911"/>
            <w:r>
              <w:rPr>
                <w:rFonts w:hint="eastAsia"/>
                <w:b/>
                <w:bCs w:val="0"/>
                <w:color w:val="000000"/>
                <w:sz w:val="24"/>
                <w:szCs w:val="24"/>
              </w:rPr>
              <w:t>90.22</w:t>
            </w:r>
            <w:bookmarkEnd w:id="1938"/>
            <w:bookmarkEnd w:id="1939"/>
            <w:bookmarkEnd w:id="1940"/>
            <w:bookmarkEnd w:id="1941"/>
          </w:p>
        </w:tc>
        <w:tc>
          <w:tcPr>
            <w:tcW w:w="1528" w:type="dxa"/>
            <w:tcBorders>
              <w:top w:val="nil"/>
              <w:left w:val="nil"/>
              <w:bottom w:val="single" w:color="000000" w:sz="12" w:space="0"/>
              <w:right w:val="nil"/>
            </w:tcBorders>
            <w:shd w:val="clear" w:color="auto" w:fill="FFFFFF"/>
          </w:tcPr>
          <w:p w14:paraId="66E82EB1">
            <w:pPr>
              <w:pStyle w:val="53"/>
              <w:outlineLvl w:val="9"/>
              <w:rPr>
                <w:b/>
                <w:bCs w:val="0"/>
                <w:color w:val="000000"/>
                <w:sz w:val="24"/>
                <w:szCs w:val="24"/>
              </w:rPr>
            </w:pPr>
            <w:bookmarkStart w:id="1942" w:name="_Toc12324"/>
            <w:bookmarkStart w:id="1943" w:name="_Toc22575"/>
            <w:bookmarkStart w:id="1944" w:name="_Toc21362"/>
            <w:bookmarkStart w:id="1945" w:name="_Toc23694"/>
            <w:r>
              <w:rPr>
                <w:rFonts w:hint="eastAsia"/>
                <w:b/>
                <w:bCs w:val="0"/>
                <w:color w:val="000000"/>
                <w:sz w:val="24"/>
                <w:szCs w:val="24"/>
              </w:rPr>
              <w:t>94.30</w:t>
            </w:r>
            <w:bookmarkEnd w:id="1942"/>
            <w:bookmarkEnd w:id="1943"/>
            <w:bookmarkEnd w:id="1944"/>
            <w:bookmarkEnd w:id="1945"/>
          </w:p>
        </w:tc>
        <w:tc>
          <w:tcPr>
            <w:tcW w:w="1505" w:type="dxa"/>
            <w:tcBorders>
              <w:top w:val="nil"/>
              <w:left w:val="nil"/>
              <w:bottom w:val="single" w:color="000000" w:sz="12" w:space="0"/>
              <w:right w:val="nil"/>
            </w:tcBorders>
            <w:shd w:val="clear" w:color="auto" w:fill="FFFFFF"/>
          </w:tcPr>
          <w:p w14:paraId="55A977A4">
            <w:pPr>
              <w:pStyle w:val="53"/>
              <w:outlineLvl w:val="9"/>
              <w:rPr>
                <w:b/>
                <w:bCs w:val="0"/>
                <w:color w:val="000000"/>
                <w:sz w:val="24"/>
                <w:szCs w:val="24"/>
              </w:rPr>
            </w:pPr>
            <w:bookmarkStart w:id="1946" w:name="_Toc25845"/>
            <w:bookmarkStart w:id="1947" w:name="_Toc12770"/>
            <w:bookmarkStart w:id="1948" w:name="_Toc23507"/>
            <w:bookmarkStart w:id="1949" w:name="_Toc19637"/>
            <w:r>
              <w:rPr>
                <w:rFonts w:hint="eastAsia"/>
                <w:b/>
                <w:bCs w:val="0"/>
                <w:color w:val="000000"/>
                <w:sz w:val="24"/>
                <w:szCs w:val="24"/>
              </w:rPr>
              <w:t>68.50</w:t>
            </w:r>
            <w:bookmarkEnd w:id="1946"/>
            <w:bookmarkEnd w:id="1947"/>
            <w:bookmarkEnd w:id="1948"/>
            <w:bookmarkEnd w:id="1949"/>
          </w:p>
        </w:tc>
      </w:tr>
    </w:tbl>
    <w:p w14:paraId="2735528B">
      <w:pPr>
        <w:pStyle w:val="57"/>
        <w:snapToGrid/>
        <w:ind w:firstLine="516" w:firstLineChars="200"/>
      </w:pPr>
      <w:r>
        <w:rPr>
          <w:rFonts w:hint="eastAsia"/>
        </w:rPr>
        <w:t>从表4.1在CUHK-PEDES数据集上的实验结果可以看出，本章提出的</w:t>
      </w:r>
      <w:r>
        <w:rPr>
          <w:rFonts w:hint="eastAsia"/>
          <w:lang w:eastAsia="zh"/>
        </w:rPr>
        <w:t>CDS-ReID</w:t>
      </w:r>
      <w:r>
        <w:rPr>
          <w:rFonts w:hint="eastAsia"/>
        </w:rPr>
        <w:t>方法在文本到行人检索任务中展现出显著优势。该方法以75.26%的Rank-1准确率和68.50%的mAP值刷新了当前最佳性能，较2023年CVPR会议提出的IRRA方法（73.38% Rank-1）提升1.88个百分点，在Rank-5</w:t>
      </w:r>
      <w:r>
        <w:rPr>
          <w:rFonts w:hint="eastAsia"/>
          <w:lang w:eastAsia="zh-CN"/>
        </w:rPr>
        <w:t>（</w:t>
      </w:r>
      <w:r>
        <w:rPr>
          <w:rFonts w:hint="eastAsia"/>
        </w:rPr>
        <w:t>90.22%</w:t>
      </w:r>
      <w:r>
        <w:rPr>
          <w:rFonts w:hint="eastAsia"/>
          <w:lang w:eastAsia="zh-CN"/>
        </w:rPr>
        <w:t>）</w:t>
      </w:r>
      <w:r>
        <w:rPr>
          <w:rFonts w:hint="eastAsia"/>
        </w:rPr>
        <w:t>和Rank-10</w:t>
      </w:r>
      <w:r>
        <w:rPr>
          <w:rFonts w:hint="eastAsia"/>
          <w:lang w:eastAsia="zh-CN"/>
        </w:rPr>
        <w:t>（</w:t>
      </w:r>
      <w:r>
        <w:rPr>
          <w:rFonts w:hint="eastAsia"/>
        </w:rPr>
        <w:t>94.30%</w:t>
      </w:r>
      <w:r>
        <w:rPr>
          <w:rFonts w:hint="eastAsia"/>
          <w:lang w:eastAsia="zh-CN"/>
        </w:rPr>
        <w:t>）</w:t>
      </w:r>
      <w:r>
        <w:rPr>
          <w:rFonts w:hint="eastAsia"/>
        </w:rPr>
        <w:t>指标上同样保持领先。值得注意的是，基于CLIP框架的改进方法（如TBPS-CLIP、CPCL）普遍展现出较强的竞争力，而</w:t>
      </w:r>
      <w:r>
        <w:rPr>
          <w:rFonts w:hint="eastAsia"/>
          <w:lang w:eastAsia="zh"/>
        </w:rPr>
        <w:t>CDS-ReID</w:t>
      </w:r>
      <w:r>
        <w:rPr>
          <w:rFonts w:hint="eastAsia"/>
        </w:rPr>
        <w:t>通过双流视觉Transformer结构进一步放大了CLIP模型的跨模态对齐能力，较同类型TBPS-CLIP方法在Rank-1指标上提升2.73%。从纵向发展看，该领域在近5年（2019-2024）取得显著进步，Rank-1指标从ICCV19的54.21%提升至当前75.26%，相对提升达39%，体现出深度学习特别是预训练模型对该任务的持续推动作用。</w:t>
      </w:r>
    </w:p>
    <w:p w14:paraId="16EC79B3">
      <w:pPr>
        <w:pStyle w:val="8"/>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2</w:t>
      </w:r>
      <w:r>
        <w:fldChar w:fldCharType="end"/>
      </w:r>
      <w:bookmarkStart w:id="1950" w:name="_Toc13481"/>
      <w:bookmarkStart w:id="1951" w:name="_Toc2818"/>
      <w:bookmarkStart w:id="1952" w:name="_Toc23454"/>
      <w:bookmarkStart w:id="1953" w:name="_Toc22840"/>
      <w:bookmarkStart w:id="1954" w:name="_Toc2759"/>
      <w:bookmarkStart w:id="1955" w:name="_Toc18618"/>
      <w:bookmarkStart w:id="1956" w:name="_Toc12527"/>
      <w:bookmarkStart w:id="1957" w:name="_Toc18085"/>
      <w:bookmarkStart w:id="1958" w:name="_Toc14804"/>
      <w:bookmarkStart w:id="1959" w:name="_Toc6561"/>
      <w:bookmarkStart w:id="1960" w:name="_Toc29784"/>
      <w:bookmarkStart w:id="1961" w:name="_Toc1444"/>
      <w:bookmarkStart w:id="1962" w:name="_Toc10890"/>
      <w:bookmarkStart w:id="1963" w:name="_Toc31441"/>
      <w:bookmarkStart w:id="1964" w:name="_Toc31898"/>
      <w:bookmarkStart w:id="1965" w:name="_Toc30114"/>
      <w:bookmarkStart w:id="1966" w:name="_Toc2906"/>
      <w:bookmarkStart w:id="1967" w:name="_Toc22931"/>
      <w:bookmarkStart w:id="1968" w:name="_Toc145"/>
      <w:bookmarkStart w:id="1969" w:name="_Toc28641"/>
      <w:bookmarkStart w:id="1970" w:name="_Toc12519"/>
      <w:bookmarkStart w:id="1971" w:name="_Toc2225"/>
      <w:bookmarkStart w:id="1972" w:name="_Toc5859"/>
      <w:bookmarkStart w:id="1973" w:name="_Toc2001"/>
      <w:r>
        <w:rPr>
          <w:rFonts w:hint="eastAsia"/>
        </w:rPr>
        <w:t xml:space="preserve"> 在</w:t>
      </w:r>
      <w:r>
        <w:rPr>
          <w:rFonts w:hint="eastAsia" w:ascii="Times New Roman" w:hAnsi="Times New Roman" w:cs="Times New Roman"/>
        </w:rPr>
        <w:t>ICFG-PEDES</w:t>
      </w:r>
      <w:r>
        <w:rPr>
          <w:rFonts w:hint="eastAsia"/>
        </w:rPr>
        <w:t>数据集上的</w:t>
      </w:r>
      <w:r>
        <w:rPr>
          <w:rFonts w:ascii="Times New Roman" w:hAnsi="Times New Roman" w:cs="Times New Roman"/>
          <w:lang w:eastAsia="zh"/>
        </w:rPr>
        <w:t>CDS-ReID</w:t>
      </w:r>
      <w:r>
        <w:rPr>
          <w:rFonts w:hint="eastAsia"/>
        </w:rPr>
        <w:t>方法性能对比</w:t>
      </w:r>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723B1917">
        <w:trPr>
          <w:jc w:val="center"/>
        </w:trPr>
        <w:tc>
          <w:tcPr>
            <w:tcW w:w="1778" w:type="dxa"/>
            <w:tcBorders>
              <w:top w:val="single" w:color="000000" w:sz="12" w:space="0"/>
              <w:left w:val="nil"/>
              <w:bottom w:val="single" w:color="000000" w:sz="4" w:space="0"/>
              <w:right w:val="nil"/>
              <w:tl2br w:val="nil"/>
            </w:tcBorders>
            <w:shd w:val="clear" w:color="auto" w:fill="FFFFFF"/>
          </w:tcPr>
          <w:p w14:paraId="7623689C">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4CC9C76D">
            <w:pPr>
              <w:pStyle w:val="53"/>
              <w:outlineLvl w:val="9"/>
              <w:rPr>
                <w:color w:val="000000"/>
                <w:sz w:val="24"/>
                <w:szCs w:val="24"/>
              </w:rPr>
            </w:pPr>
            <w:bookmarkStart w:id="1974" w:name="_Toc3860"/>
            <w:bookmarkStart w:id="1975" w:name="_Toc4265"/>
            <w:bookmarkStart w:id="1976" w:name="_Toc17932"/>
            <w:bookmarkStart w:id="1977" w:name="_Toc51"/>
            <w:r>
              <w:rPr>
                <w:rFonts w:hint="eastAsia"/>
                <w:color w:val="000000"/>
                <w:sz w:val="24"/>
                <w:szCs w:val="24"/>
              </w:rPr>
              <w:t>Rank-1</w:t>
            </w:r>
            <w:bookmarkEnd w:id="1974"/>
            <w:bookmarkEnd w:id="1975"/>
            <w:bookmarkEnd w:id="1976"/>
            <w:bookmarkEnd w:id="1977"/>
          </w:p>
        </w:tc>
        <w:tc>
          <w:tcPr>
            <w:tcW w:w="1518" w:type="dxa"/>
            <w:tcBorders>
              <w:top w:val="single" w:color="000000" w:sz="12" w:space="0"/>
              <w:left w:val="nil"/>
              <w:bottom w:val="single" w:color="000000" w:sz="4" w:space="0"/>
              <w:right w:val="nil"/>
            </w:tcBorders>
            <w:shd w:val="clear" w:color="auto" w:fill="FFFFFF"/>
          </w:tcPr>
          <w:p w14:paraId="017EE8A1">
            <w:pPr>
              <w:pStyle w:val="53"/>
              <w:outlineLvl w:val="9"/>
              <w:rPr>
                <w:color w:val="000000"/>
                <w:sz w:val="24"/>
                <w:szCs w:val="24"/>
              </w:rPr>
            </w:pPr>
            <w:bookmarkStart w:id="1978" w:name="_Toc15799"/>
            <w:bookmarkStart w:id="1979" w:name="_Toc12725"/>
            <w:bookmarkStart w:id="1980" w:name="_Toc2031"/>
            <w:bookmarkStart w:id="1981" w:name="_Toc32518"/>
            <w:r>
              <w:rPr>
                <w:rFonts w:hint="eastAsia"/>
                <w:color w:val="000000"/>
                <w:sz w:val="24"/>
                <w:szCs w:val="24"/>
              </w:rPr>
              <w:t>Rank-5</w:t>
            </w:r>
            <w:bookmarkEnd w:id="1978"/>
            <w:bookmarkEnd w:id="1979"/>
            <w:bookmarkEnd w:id="1980"/>
            <w:bookmarkEnd w:id="1981"/>
          </w:p>
        </w:tc>
        <w:tc>
          <w:tcPr>
            <w:tcW w:w="1529" w:type="dxa"/>
            <w:tcBorders>
              <w:top w:val="single" w:color="000000" w:sz="12" w:space="0"/>
              <w:left w:val="nil"/>
              <w:bottom w:val="single" w:color="000000" w:sz="4" w:space="0"/>
              <w:right w:val="nil"/>
            </w:tcBorders>
            <w:shd w:val="clear" w:color="auto" w:fill="FFFFFF"/>
          </w:tcPr>
          <w:p w14:paraId="37E79DFC">
            <w:pPr>
              <w:pStyle w:val="53"/>
              <w:outlineLvl w:val="9"/>
              <w:rPr>
                <w:color w:val="000000"/>
                <w:sz w:val="24"/>
                <w:szCs w:val="24"/>
              </w:rPr>
            </w:pPr>
            <w:bookmarkStart w:id="1982" w:name="_Toc1273"/>
            <w:bookmarkStart w:id="1983" w:name="_Toc10342"/>
            <w:bookmarkStart w:id="1984" w:name="_Toc31659"/>
            <w:bookmarkStart w:id="1985" w:name="_Toc16963"/>
            <w:r>
              <w:rPr>
                <w:rFonts w:hint="eastAsia"/>
                <w:color w:val="000000"/>
                <w:sz w:val="24"/>
                <w:szCs w:val="24"/>
              </w:rPr>
              <w:t>Rank-10</w:t>
            </w:r>
            <w:bookmarkEnd w:id="1982"/>
            <w:bookmarkEnd w:id="1983"/>
            <w:bookmarkEnd w:id="1984"/>
            <w:bookmarkEnd w:id="1985"/>
          </w:p>
        </w:tc>
        <w:tc>
          <w:tcPr>
            <w:tcW w:w="1506" w:type="dxa"/>
            <w:tcBorders>
              <w:top w:val="single" w:color="000000" w:sz="12" w:space="0"/>
              <w:left w:val="nil"/>
              <w:bottom w:val="single" w:color="000000" w:sz="4" w:space="0"/>
              <w:right w:val="nil"/>
            </w:tcBorders>
            <w:shd w:val="clear" w:color="auto" w:fill="FFFFFF"/>
          </w:tcPr>
          <w:p w14:paraId="1C1E5164">
            <w:pPr>
              <w:pStyle w:val="53"/>
              <w:outlineLvl w:val="9"/>
              <w:rPr>
                <w:color w:val="000000"/>
                <w:sz w:val="24"/>
                <w:szCs w:val="24"/>
              </w:rPr>
            </w:pPr>
            <w:bookmarkStart w:id="1986" w:name="_Toc19513"/>
            <w:bookmarkStart w:id="1987" w:name="_Toc21817"/>
            <w:bookmarkStart w:id="1988" w:name="_Toc2504"/>
            <w:bookmarkStart w:id="1989" w:name="_Toc355"/>
            <w:r>
              <w:rPr>
                <w:rFonts w:hint="eastAsia"/>
                <w:color w:val="000000"/>
                <w:sz w:val="24"/>
                <w:szCs w:val="24"/>
              </w:rPr>
              <w:t>mAP</w:t>
            </w:r>
            <w:bookmarkEnd w:id="1986"/>
            <w:bookmarkEnd w:id="1987"/>
            <w:bookmarkEnd w:id="1988"/>
            <w:bookmarkEnd w:id="1989"/>
          </w:p>
        </w:tc>
      </w:tr>
      <w:tr w14:paraId="39569A49">
        <w:trPr>
          <w:jc w:val="center"/>
        </w:trPr>
        <w:tc>
          <w:tcPr>
            <w:tcW w:w="1778" w:type="dxa"/>
            <w:tcBorders>
              <w:top w:val="nil"/>
              <w:left w:val="nil"/>
              <w:bottom w:val="nil"/>
              <w:right w:val="nil"/>
            </w:tcBorders>
            <w:shd w:val="clear" w:color="auto" w:fill="FFFFFF"/>
          </w:tcPr>
          <w:p w14:paraId="74D1C62D">
            <w:pPr>
              <w:widowControl/>
              <w:spacing w:before="120"/>
              <w:jc w:val="left"/>
              <w:textAlignment w:val="center"/>
              <w:rPr>
                <w:color w:val="000000"/>
                <w:sz w:val="24"/>
                <w:szCs w:val="24"/>
                <w:lang w:bidi="ar"/>
              </w:rPr>
            </w:pPr>
            <w:r>
              <w:rPr>
                <w:rFonts w:hint="eastAsia"/>
                <w:color w:val="000000"/>
                <w:sz w:val="24"/>
                <w:szCs w:val="24"/>
                <w:lang w:bidi="ar"/>
              </w:rPr>
              <w:t>Dual Path</w:t>
            </w:r>
          </w:p>
        </w:tc>
        <w:tc>
          <w:tcPr>
            <w:tcW w:w="1518" w:type="dxa"/>
            <w:tcBorders>
              <w:top w:val="nil"/>
              <w:left w:val="nil"/>
              <w:bottom w:val="nil"/>
              <w:right w:val="nil"/>
            </w:tcBorders>
            <w:shd w:val="clear" w:color="auto" w:fill="FFFFFF"/>
          </w:tcPr>
          <w:p w14:paraId="0DF2A9E1">
            <w:pPr>
              <w:pStyle w:val="53"/>
              <w:outlineLvl w:val="9"/>
              <w:rPr>
                <w:color w:val="000000"/>
                <w:sz w:val="24"/>
                <w:szCs w:val="24"/>
              </w:rPr>
            </w:pPr>
            <w:bookmarkStart w:id="1990" w:name="_Toc17700"/>
            <w:bookmarkStart w:id="1991" w:name="_Toc30507"/>
            <w:bookmarkStart w:id="1992" w:name="_Toc7121"/>
            <w:bookmarkStart w:id="1993" w:name="_Toc8782"/>
            <w:r>
              <w:rPr>
                <w:rFonts w:hint="eastAsia"/>
                <w:color w:val="000000"/>
                <w:sz w:val="24"/>
                <w:szCs w:val="24"/>
              </w:rPr>
              <w:t>38.99</w:t>
            </w:r>
            <w:bookmarkEnd w:id="1990"/>
            <w:bookmarkEnd w:id="1991"/>
            <w:bookmarkEnd w:id="1992"/>
            <w:bookmarkEnd w:id="1993"/>
          </w:p>
        </w:tc>
        <w:tc>
          <w:tcPr>
            <w:tcW w:w="1518" w:type="dxa"/>
            <w:tcBorders>
              <w:top w:val="nil"/>
              <w:left w:val="nil"/>
              <w:bottom w:val="nil"/>
              <w:right w:val="nil"/>
            </w:tcBorders>
            <w:shd w:val="clear" w:color="auto" w:fill="FFFFFF"/>
          </w:tcPr>
          <w:p w14:paraId="290E0862">
            <w:pPr>
              <w:pStyle w:val="53"/>
              <w:outlineLvl w:val="9"/>
              <w:rPr>
                <w:color w:val="000000"/>
                <w:sz w:val="24"/>
                <w:szCs w:val="24"/>
              </w:rPr>
            </w:pPr>
            <w:bookmarkStart w:id="1994" w:name="_Toc12758"/>
            <w:bookmarkStart w:id="1995" w:name="_Toc21320"/>
            <w:bookmarkStart w:id="1996" w:name="_Toc23472"/>
            <w:bookmarkStart w:id="1997" w:name="_Toc18260"/>
            <w:r>
              <w:rPr>
                <w:rFonts w:hint="eastAsia"/>
                <w:color w:val="000000"/>
                <w:sz w:val="24"/>
                <w:szCs w:val="24"/>
              </w:rPr>
              <w:t>59.44</w:t>
            </w:r>
            <w:bookmarkEnd w:id="1994"/>
            <w:bookmarkEnd w:id="1995"/>
            <w:bookmarkEnd w:id="1996"/>
            <w:bookmarkEnd w:id="1997"/>
          </w:p>
        </w:tc>
        <w:tc>
          <w:tcPr>
            <w:tcW w:w="1529" w:type="dxa"/>
            <w:tcBorders>
              <w:top w:val="nil"/>
              <w:left w:val="nil"/>
              <w:bottom w:val="nil"/>
              <w:right w:val="nil"/>
            </w:tcBorders>
            <w:shd w:val="clear" w:color="auto" w:fill="FFFFFF"/>
          </w:tcPr>
          <w:p w14:paraId="4E558A5D">
            <w:pPr>
              <w:pStyle w:val="53"/>
              <w:outlineLvl w:val="9"/>
              <w:rPr>
                <w:color w:val="000000"/>
                <w:sz w:val="24"/>
                <w:szCs w:val="24"/>
              </w:rPr>
            </w:pPr>
            <w:bookmarkStart w:id="1998" w:name="_Toc30045"/>
            <w:bookmarkStart w:id="1999" w:name="_Toc16833"/>
            <w:bookmarkStart w:id="2000" w:name="_Toc29709"/>
            <w:bookmarkStart w:id="2001" w:name="_Toc2711"/>
            <w:r>
              <w:rPr>
                <w:rFonts w:hint="eastAsia"/>
                <w:color w:val="000000"/>
                <w:sz w:val="24"/>
                <w:szCs w:val="24"/>
              </w:rPr>
              <w:t>68.41</w:t>
            </w:r>
            <w:bookmarkEnd w:id="1998"/>
            <w:bookmarkEnd w:id="1999"/>
            <w:bookmarkEnd w:id="2000"/>
            <w:bookmarkEnd w:id="2001"/>
          </w:p>
        </w:tc>
        <w:tc>
          <w:tcPr>
            <w:tcW w:w="1506" w:type="dxa"/>
            <w:tcBorders>
              <w:top w:val="nil"/>
              <w:left w:val="nil"/>
              <w:bottom w:val="nil"/>
              <w:right w:val="nil"/>
            </w:tcBorders>
            <w:shd w:val="clear" w:color="auto" w:fill="FFFFFF"/>
          </w:tcPr>
          <w:p w14:paraId="764FB0A4">
            <w:pPr>
              <w:pStyle w:val="53"/>
              <w:outlineLvl w:val="9"/>
              <w:rPr>
                <w:color w:val="000000"/>
                <w:sz w:val="24"/>
                <w:szCs w:val="24"/>
              </w:rPr>
            </w:pPr>
            <w:bookmarkStart w:id="2002" w:name="_Toc23541"/>
            <w:bookmarkStart w:id="2003" w:name="_Toc14144"/>
            <w:bookmarkStart w:id="2004" w:name="_Toc31829"/>
            <w:bookmarkStart w:id="2005" w:name="_Toc26422"/>
            <w:r>
              <w:rPr>
                <w:rFonts w:hint="eastAsia"/>
                <w:color w:val="000000"/>
                <w:sz w:val="24"/>
                <w:szCs w:val="24"/>
              </w:rPr>
              <w:t>-</w:t>
            </w:r>
            <w:bookmarkEnd w:id="2002"/>
            <w:bookmarkEnd w:id="2003"/>
            <w:bookmarkEnd w:id="2004"/>
            <w:bookmarkEnd w:id="2005"/>
          </w:p>
        </w:tc>
      </w:tr>
      <w:tr w14:paraId="49DFE2F6">
        <w:trPr>
          <w:jc w:val="center"/>
        </w:trPr>
        <w:tc>
          <w:tcPr>
            <w:tcW w:w="1778" w:type="dxa"/>
            <w:tcBorders>
              <w:top w:val="nil"/>
              <w:left w:val="nil"/>
              <w:bottom w:val="nil"/>
              <w:right w:val="nil"/>
            </w:tcBorders>
            <w:shd w:val="clear" w:color="auto" w:fill="FFFFFF"/>
          </w:tcPr>
          <w:p w14:paraId="31E53A7D">
            <w:pPr>
              <w:widowControl/>
              <w:spacing w:before="120"/>
              <w:jc w:val="left"/>
              <w:textAlignment w:val="center"/>
              <w:rPr>
                <w:color w:val="000000"/>
                <w:sz w:val="24"/>
                <w:szCs w:val="24"/>
                <w:lang w:bidi="ar"/>
              </w:rPr>
            </w:pPr>
            <w:r>
              <w:rPr>
                <w:rFonts w:hint="eastAsia"/>
                <w:color w:val="000000"/>
                <w:sz w:val="24"/>
                <w:szCs w:val="24"/>
                <w:lang w:bidi="ar"/>
              </w:rPr>
              <w:t>CMPM/C</w:t>
            </w:r>
          </w:p>
        </w:tc>
        <w:tc>
          <w:tcPr>
            <w:tcW w:w="1518" w:type="dxa"/>
            <w:tcBorders>
              <w:top w:val="nil"/>
              <w:left w:val="nil"/>
              <w:bottom w:val="nil"/>
              <w:right w:val="nil"/>
            </w:tcBorders>
            <w:shd w:val="clear" w:color="auto" w:fill="FFFFFF"/>
          </w:tcPr>
          <w:p w14:paraId="1A921307">
            <w:pPr>
              <w:pStyle w:val="53"/>
              <w:outlineLvl w:val="9"/>
              <w:rPr>
                <w:color w:val="000000"/>
                <w:sz w:val="24"/>
                <w:szCs w:val="24"/>
              </w:rPr>
            </w:pPr>
            <w:bookmarkStart w:id="2006" w:name="_Toc26086"/>
            <w:bookmarkStart w:id="2007" w:name="_Toc19512"/>
            <w:bookmarkStart w:id="2008" w:name="_Toc1027"/>
            <w:bookmarkStart w:id="2009" w:name="_Toc20306"/>
            <w:r>
              <w:rPr>
                <w:rFonts w:hint="eastAsia"/>
                <w:color w:val="000000"/>
                <w:sz w:val="24"/>
                <w:szCs w:val="24"/>
              </w:rPr>
              <w:t>43.51</w:t>
            </w:r>
            <w:bookmarkEnd w:id="2006"/>
            <w:bookmarkEnd w:id="2007"/>
            <w:bookmarkEnd w:id="2008"/>
            <w:bookmarkEnd w:id="2009"/>
          </w:p>
        </w:tc>
        <w:tc>
          <w:tcPr>
            <w:tcW w:w="1518" w:type="dxa"/>
            <w:tcBorders>
              <w:top w:val="nil"/>
              <w:left w:val="nil"/>
              <w:bottom w:val="nil"/>
              <w:right w:val="nil"/>
            </w:tcBorders>
            <w:shd w:val="clear" w:color="auto" w:fill="FFFFFF"/>
          </w:tcPr>
          <w:p w14:paraId="1E046881">
            <w:pPr>
              <w:pStyle w:val="53"/>
              <w:outlineLvl w:val="9"/>
              <w:rPr>
                <w:color w:val="000000"/>
                <w:sz w:val="24"/>
                <w:szCs w:val="24"/>
              </w:rPr>
            </w:pPr>
            <w:bookmarkStart w:id="2010" w:name="_Toc10059"/>
            <w:bookmarkStart w:id="2011" w:name="_Toc4253"/>
            <w:bookmarkStart w:id="2012" w:name="_Toc11906"/>
            <w:bookmarkStart w:id="2013" w:name="_Toc20515"/>
            <w:r>
              <w:rPr>
                <w:rFonts w:hint="eastAsia"/>
                <w:color w:val="000000"/>
                <w:sz w:val="24"/>
                <w:szCs w:val="24"/>
              </w:rPr>
              <w:t>65.44</w:t>
            </w:r>
            <w:bookmarkEnd w:id="2010"/>
            <w:bookmarkEnd w:id="2011"/>
            <w:bookmarkEnd w:id="2012"/>
            <w:bookmarkEnd w:id="2013"/>
          </w:p>
        </w:tc>
        <w:tc>
          <w:tcPr>
            <w:tcW w:w="1529" w:type="dxa"/>
            <w:tcBorders>
              <w:top w:val="nil"/>
              <w:left w:val="nil"/>
              <w:bottom w:val="nil"/>
              <w:right w:val="nil"/>
            </w:tcBorders>
            <w:shd w:val="clear" w:color="auto" w:fill="FFFFFF"/>
          </w:tcPr>
          <w:p w14:paraId="06DC31F8">
            <w:pPr>
              <w:pStyle w:val="53"/>
              <w:outlineLvl w:val="9"/>
              <w:rPr>
                <w:color w:val="000000"/>
                <w:sz w:val="24"/>
                <w:szCs w:val="24"/>
              </w:rPr>
            </w:pPr>
            <w:bookmarkStart w:id="2014" w:name="_Toc26384"/>
            <w:bookmarkStart w:id="2015" w:name="_Toc11992"/>
            <w:bookmarkStart w:id="2016" w:name="_Toc25724"/>
            <w:bookmarkStart w:id="2017" w:name="_Toc6790"/>
            <w:r>
              <w:rPr>
                <w:rFonts w:hint="eastAsia"/>
                <w:color w:val="000000"/>
                <w:sz w:val="24"/>
                <w:szCs w:val="24"/>
              </w:rPr>
              <w:t>74.26</w:t>
            </w:r>
            <w:bookmarkEnd w:id="2014"/>
            <w:bookmarkEnd w:id="2015"/>
            <w:bookmarkEnd w:id="2016"/>
            <w:bookmarkEnd w:id="2017"/>
          </w:p>
        </w:tc>
        <w:tc>
          <w:tcPr>
            <w:tcW w:w="1506" w:type="dxa"/>
            <w:tcBorders>
              <w:top w:val="nil"/>
              <w:left w:val="nil"/>
              <w:bottom w:val="nil"/>
              <w:right w:val="nil"/>
            </w:tcBorders>
            <w:shd w:val="clear" w:color="auto" w:fill="FFFFFF"/>
          </w:tcPr>
          <w:p w14:paraId="272F35C6">
            <w:pPr>
              <w:pStyle w:val="53"/>
              <w:outlineLvl w:val="9"/>
              <w:rPr>
                <w:color w:val="000000"/>
                <w:sz w:val="24"/>
                <w:szCs w:val="24"/>
              </w:rPr>
            </w:pPr>
            <w:bookmarkStart w:id="2018" w:name="_Toc243"/>
            <w:bookmarkStart w:id="2019" w:name="_Toc26186"/>
            <w:bookmarkStart w:id="2020" w:name="_Toc6131"/>
            <w:bookmarkStart w:id="2021" w:name="_Toc2523"/>
            <w:r>
              <w:rPr>
                <w:rFonts w:hint="eastAsia"/>
                <w:color w:val="000000"/>
                <w:sz w:val="24"/>
                <w:szCs w:val="24"/>
              </w:rPr>
              <w:t>-</w:t>
            </w:r>
            <w:bookmarkEnd w:id="2018"/>
            <w:bookmarkEnd w:id="2019"/>
            <w:bookmarkEnd w:id="2020"/>
            <w:bookmarkEnd w:id="2021"/>
          </w:p>
        </w:tc>
      </w:tr>
      <w:tr w14:paraId="4BAC8CBC">
        <w:trPr>
          <w:jc w:val="center"/>
        </w:trPr>
        <w:tc>
          <w:tcPr>
            <w:tcW w:w="1778" w:type="dxa"/>
            <w:tcBorders>
              <w:top w:val="nil"/>
              <w:left w:val="nil"/>
              <w:bottom w:val="nil"/>
              <w:right w:val="nil"/>
            </w:tcBorders>
            <w:shd w:val="clear" w:color="auto" w:fill="FFFFFF"/>
          </w:tcPr>
          <w:p w14:paraId="2DAE8172">
            <w:pPr>
              <w:widowControl/>
              <w:spacing w:before="120"/>
              <w:jc w:val="left"/>
              <w:textAlignment w:val="center"/>
              <w:rPr>
                <w:color w:val="000000"/>
                <w:sz w:val="24"/>
                <w:szCs w:val="24"/>
                <w:lang w:bidi="ar"/>
              </w:rPr>
            </w:pPr>
            <w:r>
              <w:rPr>
                <w:rFonts w:hint="eastAsia"/>
                <w:color w:val="000000"/>
                <w:sz w:val="24"/>
                <w:szCs w:val="24"/>
                <w:lang w:bidi="ar"/>
              </w:rPr>
              <w:t>ViTAA</w:t>
            </w:r>
          </w:p>
        </w:tc>
        <w:tc>
          <w:tcPr>
            <w:tcW w:w="1518" w:type="dxa"/>
            <w:tcBorders>
              <w:top w:val="nil"/>
              <w:left w:val="nil"/>
              <w:bottom w:val="nil"/>
              <w:right w:val="nil"/>
            </w:tcBorders>
            <w:shd w:val="clear" w:color="auto" w:fill="FFFFFF"/>
          </w:tcPr>
          <w:p w14:paraId="3A1D03C3">
            <w:pPr>
              <w:pStyle w:val="53"/>
              <w:outlineLvl w:val="9"/>
              <w:rPr>
                <w:color w:val="000000"/>
                <w:sz w:val="24"/>
                <w:szCs w:val="24"/>
              </w:rPr>
            </w:pPr>
            <w:bookmarkStart w:id="2022" w:name="_Toc19234"/>
            <w:bookmarkStart w:id="2023" w:name="_Toc3553"/>
            <w:bookmarkStart w:id="2024" w:name="_Toc11375"/>
            <w:bookmarkStart w:id="2025" w:name="_Toc19653"/>
            <w:r>
              <w:rPr>
                <w:rFonts w:hint="eastAsia"/>
                <w:color w:val="000000"/>
                <w:sz w:val="24"/>
                <w:szCs w:val="24"/>
              </w:rPr>
              <w:t>50.98</w:t>
            </w:r>
            <w:bookmarkEnd w:id="2022"/>
            <w:bookmarkEnd w:id="2023"/>
            <w:bookmarkEnd w:id="2024"/>
            <w:bookmarkEnd w:id="2025"/>
          </w:p>
        </w:tc>
        <w:tc>
          <w:tcPr>
            <w:tcW w:w="1518" w:type="dxa"/>
            <w:tcBorders>
              <w:top w:val="nil"/>
              <w:left w:val="nil"/>
              <w:bottom w:val="nil"/>
              <w:right w:val="nil"/>
            </w:tcBorders>
            <w:shd w:val="clear" w:color="auto" w:fill="FFFFFF"/>
          </w:tcPr>
          <w:p w14:paraId="17A0CA02">
            <w:pPr>
              <w:pStyle w:val="53"/>
              <w:outlineLvl w:val="9"/>
              <w:rPr>
                <w:color w:val="000000"/>
                <w:sz w:val="24"/>
                <w:szCs w:val="24"/>
              </w:rPr>
            </w:pPr>
            <w:bookmarkStart w:id="2026" w:name="_Toc3081"/>
            <w:bookmarkStart w:id="2027" w:name="_Toc23743"/>
            <w:bookmarkStart w:id="2028" w:name="_Toc4966"/>
            <w:bookmarkStart w:id="2029" w:name="_Toc4128"/>
            <w:r>
              <w:rPr>
                <w:rFonts w:hint="eastAsia"/>
                <w:color w:val="000000"/>
                <w:sz w:val="24"/>
                <w:szCs w:val="24"/>
              </w:rPr>
              <w:t>68.79</w:t>
            </w:r>
            <w:bookmarkEnd w:id="2026"/>
            <w:bookmarkEnd w:id="2027"/>
            <w:bookmarkEnd w:id="2028"/>
            <w:bookmarkEnd w:id="2029"/>
          </w:p>
        </w:tc>
        <w:tc>
          <w:tcPr>
            <w:tcW w:w="1529" w:type="dxa"/>
            <w:tcBorders>
              <w:top w:val="nil"/>
              <w:left w:val="nil"/>
              <w:bottom w:val="nil"/>
              <w:right w:val="nil"/>
            </w:tcBorders>
            <w:shd w:val="clear" w:color="auto" w:fill="FFFFFF"/>
          </w:tcPr>
          <w:p w14:paraId="00A4598D">
            <w:pPr>
              <w:pStyle w:val="53"/>
              <w:outlineLvl w:val="9"/>
              <w:rPr>
                <w:color w:val="000000"/>
                <w:sz w:val="24"/>
                <w:szCs w:val="24"/>
              </w:rPr>
            </w:pPr>
            <w:bookmarkStart w:id="2030" w:name="_Toc30509"/>
            <w:bookmarkStart w:id="2031" w:name="_Toc29235"/>
            <w:bookmarkStart w:id="2032" w:name="_Toc28763"/>
            <w:bookmarkStart w:id="2033" w:name="_Toc12477"/>
            <w:r>
              <w:rPr>
                <w:rFonts w:hint="eastAsia"/>
                <w:color w:val="000000"/>
                <w:sz w:val="24"/>
                <w:szCs w:val="24"/>
              </w:rPr>
              <w:t>75.78</w:t>
            </w:r>
            <w:bookmarkEnd w:id="2030"/>
            <w:bookmarkEnd w:id="2031"/>
            <w:bookmarkEnd w:id="2032"/>
            <w:bookmarkEnd w:id="2033"/>
          </w:p>
        </w:tc>
        <w:tc>
          <w:tcPr>
            <w:tcW w:w="1506" w:type="dxa"/>
            <w:tcBorders>
              <w:top w:val="nil"/>
              <w:left w:val="nil"/>
              <w:bottom w:val="nil"/>
              <w:right w:val="nil"/>
            </w:tcBorders>
            <w:shd w:val="clear" w:color="auto" w:fill="FFFFFF"/>
          </w:tcPr>
          <w:p w14:paraId="4C35B833">
            <w:pPr>
              <w:pStyle w:val="53"/>
              <w:outlineLvl w:val="9"/>
              <w:rPr>
                <w:color w:val="000000"/>
                <w:sz w:val="24"/>
                <w:szCs w:val="24"/>
              </w:rPr>
            </w:pPr>
            <w:bookmarkStart w:id="2034" w:name="_Toc21307"/>
            <w:bookmarkStart w:id="2035" w:name="_Toc5695"/>
            <w:bookmarkStart w:id="2036" w:name="_Toc29508"/>
            <w:bookmarkStart w:id="2037" w:name="_Toc31494"/>
            <w:r>
              <w:rPr>
                <w:rFonts w:hint="eastAsia"/>
                <w:color w:val="000000"/>
                <w:sz w:val="24"/>
                <w:szCs w:val="24"/>
              </w:rPr>
              <w:t>-</w:t>
            </w:r>
            <w:bookmarkEnd w:id="2034"/>
            <w:bookmarkEnd w:id="2035"/>
            <w:bookmarkEnd w:id="2036"/>
            <w:bookmarkEnd w:id="2037"/>
          </w:p>
        </w:tc>
      </w:tr>
      <w:tr w14:paraId="3522B343">
        <w:trPr>
          <w:jc w:val="center"/>
        </w:trPr>
        <w:tc>
          <w:tcPr>
            <w:tcW w:w="1778" w:type="dxa"/>
            <w:tcBorders>
              <w:top w:val="nil"/>
              <w:left w:val="nil"/>
              <w:bottom w:val="nil"/>
              <w:right w:val="nil"/>
            </w:tcBorders>
            <w:shd w:val="clear" w:color="auto" w:fill="FFFFFF"/>
          </w:tcPr>
          <w:p w14:paraId="33C96D12">
            <w:pPr>
              <w:widowControl/>
              <w:spacing w:before="120"/>
              <w:jc w:val="left"/>
              <w:textAlignment w:val="center"/>
              <w:rPr>
                <w:color w:val="000000"/>
                <w:sz w:val="24"/>
                <w:szCs w:val="24"/>
                <w:lang w:bidi="ar"/>
              </w:rPr>
            </w:pPr>
            <w:r>
              <w:rPr>
                <w:rFonts w:hint="eastAsia"/>
                <w:color w:val="000000"/>
                <w:sz w:val="24"/>
                <w:szCs w:val="24"/>
                <w:lang w:bidi="ar"/>
              </w:rPr>
              <w:t>SSAN</w:t>
            </w:r>
          </w:p>
        </w:tc>
        <w:tc>
          <w:tcPr>
            <w:tcW w:w="1518" w:type="dxa"/>
            <w:tcBorders>
              <w:top w:val="nil"/>
              <w:left w:val="nil"/>
              <w:bottom w:val="nil"/>
              <w:right w:val="nil"/>
            </w:tcBorders>
            <w:shd w:val="clear" w:color="auto" w:fill="FFFFFF"/>
          </w:tcPr>
          <w:p w14:paraId="2534D0FA">
            <w:pPr>
              <w:pStyle w:val="53"/>
              <w:outlineLvl w:val="9"/>
              <w:rPr>
                <w:color w:val="000000"/>
                <w:sz w:val="24"/>
                <w:szCs w:val="24"/>
              </w:rPr>
            </w:pPr>
            <w:bookmarkStart w:id="2038" w:name="_Toc10800"/>
            <w:bookmarkStart w:id="2039" w:name="_Toc15208"/>
            <w:bookmarkStart w:id="2040" w:name="_Toc8000"/>
            <w:bookmarkStart w:id="2041" w:name="_Toc2972"/>
            <w:r>
              <w:rPr>
                <w:rFonts w:hint="eastAsia"/>
                <w:color w:val="000000"/>
                <w:sz w:val="24"/>
                <w:szCs w:val="24"/>
              </w:rPr>
              <w:t>54.23</w:t>
            </w:r>
            <w:bookmarkEnd w:id="2038"/>
            <w:bookmarkEnd w:id="2039"/>
            <w:bookmarkEnd w:id="2040"/>
            <w:bookmarkEnd w:id="2041"/>
          </w:p>
        </w:tc>
        <w:tc>
          <w:tcPr>
            <w:tcW w:w="1518" w:type="dxa"/>
            <w:tcBorders>
              <w:top w:val="nil"/>
              <w:left w:val="nil"/>
              <w:bottom w:val="nil"/>
              <w:right w:val="nil"/>
            </w:tcBorders>
            <w:shd w:val="clear" w:color="auto" w:fill="FFFFFF"/>
          </w:tcPr>
          <w:p w14:paraId="7738CFEF">
            <w:pPr>
              <w:pStyle w:val="53"/>
              <w:outlineLvl w:val="9"/>
              <w:rPr>
                <w:color w:val="000000"/>
                <w:sz w:val="24"/>
                <w:szCs w:val="24"/>
              </w:rPr>
            </w:pPr>
            <w:bookmarkStart w:id="2042" w:name="_Toc3350"/>
            <w:bookmarkStart w:id="2043" w:name="_Toc21937"/>
            <w:bookmarkStart w:id="2044" w:name="_Toc26883"/>
            <w:bookmarkStart w:id="2045" w:name="_Toc25228"/>
            <w:r>
              <w:rPr>
                <w:rFonts w:hint="eastAsia"/>
                <w:color w:val="000000"/>
                <w:sz w:val="24"/>
                <w:szCs w:val="24"/>
              </w:rPr>
              <w:t>72.63</w:t>
            </w:r>
            <w:bookmarkEnd w:id="2042"/>
            <w:bookmarkEnd w:id="2043"/>
            <w:bookmarkEnd w:id="2044"/>
            <w:bookmarkEnd w:id="2045"/>
          </w:p>
        </w:tc>
        <w:tc>
          <w:tcPr>
            <w:tcW w:w="1529" w:type="dxa"/>
            <w:tcBorders>
              <w:top w:val="nil"/>
              <w:left w:val="nil"/>
              <w:bottom w:val="nil"/>
              <w:right w:val="nil"/>
            </w:tcBorders>
            <w:shd w:val="clear" w:color="auto" w:fill="FFFFFF"/>
          </w:tcPr>
          <w:p w14:paraId="1BF38E74">
            <w:pPr>
              <w:pStyle w:val="53"/>
              <w:outlineLvl w:val="9"/>
              <w:rPr>
                <w:color w:val="000000"/>
                <w:sz w:val="24"/>
                <w:szCs w:val="24"/>
              </w:rPr>
            </w:pPr>
            <w:bookmarkStart w:id="2046" w:name="_Toc28341"/>
            <w:bookmarkStart w:id="2047" w:name="_Toc20695"/>
            <w:bookmarkStart w:id="2048" w:name="_Toc30440"/>
            <w:bookmarkStart w:id="2049" w:name="_Toc998"/>
            <w:r>
              <w:rPr>
                <w:rFonts w:hint="eastAsia"/>
                <w:color w:val="000000"/>
                <w:sz w:val="24"/>
                <w:szCs w:val="24"/>
              </w:rPr>
              <w:t>79.53</w:t>
            </w:r>
            <w:bookmarkEnd w:id="2046"/>
            <w:bookmarkEnd w:id="2047"/>
            <w:bookmarkEnd w:id="2048"/>
            <w:bookmarkEnd w:id="2049"/>
          </w:p>
        </w:tc>
        <w:tc>
          <w:tcPr>
            <w:tcW w:w="1506" w:type="dxa"/>
            <w:tcBorders>
              <w:top w:val="nil"/>
              <w:left w:val="nil"/>
              <w:bottom w:val="nil"/>
              <w:right w:val="nil"/>
            </w:tcBorders>
            <w:shd w:val="clear" w:color="auto" w:fill="FFFFFF"/>
          </w:tcPr>
          <w:p w14:paraId="05FD4AFB">
            <w:pPr>
              <w:pStyle w:val="53"/>
              <w:outlineLvl w:val="9"/>
              <w:rPr>
                <w:color w:val="000000"/>
                <w:sz w:val="24"/>
                <w:szCs w:val="24"/>
              </w:rPr>
            </w:pPr>
            <w:bookmarkStart w:id="2050" w:name="_Toc21458"/>
            <w:bookmarkStart w:id="2051" w:name="_Toc12212"/>
            <w:bookmarkStart w:id="2052" w:name="_Toc11997"/>
            <w:bookmarkStart w:id="2053" w:name="_Toc9153"/>
            <w:r>
              <w:rPr>
                <w:rFonts w:hint="eastAsia"/>
                <w:color w:val="000000"/>
                <w:sz w:val="24"/>
                <w:szCs w:val="24"/>
              </w:rPr>
              <w:t>-</w:t>
            </w:r>
            <w:bookmarkEnd w:id="2050"/>
            <w:bookmarkEnd w:id="2051"/>
            <w:bookmarkEnd w:id="2052"/>
            <w:bookmarkEnd w:id="2053"/>
          </w:p>
        </w:tc>
      </w:tr>
      <w:tr w14:paraId="2BAFE92D">
        <w:trPr>
          <w:jc w:val="center"/>
        </w:trPr>
        <w:tc>
          <w:tcPr>
            <w:tcW w:w="1778" w:type="dxa"/>
            <w:tcBorders>
              <w:top w:val="nil"/>
              <w:left w:val="nil"/>
              <w:bottom w:val="nil"/>
              <w:right w:val="nil"/>
            </w:tcBorders>
            <w:shd w:val="clear" w:color="auto" w:fill="FFFFFF"/>
          </w:tcPr>
          <w:p w14:paraId="7A4DC093">
            <w:pPr>
              <w:widowControl/>
              <w:spacing w:before="120"/>
              <w:jc w:val="left"/>
              <w:textAlignment w:val="center"/>
              <w:rPr>
                <w:color w:val="000000"/>
                <w:sz w:val="24"/>
                <w:szCs w:val="24"/>
                <w:lang w:bidi="ar"/>
              </w:rPr>
            </w:pPr>
            <w:r>
              <w:rPr>
                <w:rFonts w:hint="eastAsia"/>
                <w:color w:val="000000"/>
                <w:sz w:val="24"/>
                <w:szCs w:val="24"/>
                <w:lang w:bidi="ar"/>
              </w:rPr>
              <w:t>IVT</w:t>
            </w:r>
          </w:p>
        </w:tc>
        <w:tc>
          <w:tcPr>
            <w:tcW w:w="1518" w:type="dxa"/>
            <w:tcBorders>
              <w:top w:val="nil"/>
              <w:left w:val="nil"/>
              <w:bottom w:val="nil"/>
              <w:right w:val="nil"/>
            </w:tcBorders>
            <w:shd w:val="clear" w:color="auto" w:fill="FFFFFF"/>
          </w:tcPr>
          <w:p w14:paraId="1BEE7E7F">
            <w:pPr>
              <w:pStyle w:val="53"/>
              <w:outlineLvl w:val="9"/>
              <w:rPr>
                <w:color w:val="000000"/>
                <w:sz w:val="24"/>
                <w:szCs w:val="24"/>
              </w:rPr>
            </w:pPr>
            <w:bookmarkStart w:id="2054" w:name="_Toc4792"/>
            <w:bookmarkStart w:id="2055" w:name="_Toc11925"/>
            <w:bookmarkStart w:id="2056" w:name="_Toc9788"/>
            <w:bookmarkStart w:id="2057" w:name="_Toc24327"/>
            <w:r>
              <w:rPr>
                <w:rFonts w:hint="eastAsia"/>
                <w:color w:val="000000"/>
                <w:sz w:val="24"/>
                <w:szCs w:val="24"/>
              </w:rPr>
              <w:t>56.04</w:t>
            </w:r>
            <w:bookmarkEnd w:id="2054"/>
            <w:bookmarkEnd w:id="2055"/>
            <w:bookmarkEnd w:id="2056"/>
            <w:bookmarkEnd w:id="2057"/>
          </w:p>
        </w:tc>
        <w:tc>
          <w:tcPr>
            <w:tcW w:w="1518" w:type="dxa"/>
            <w:tcBorders>
              <w:top w:val="nil"/>
              <w:left w:val="nil"/>
              <w:bottom w:val="nil"/>
              <w:right w:val="nil"/>
            </w:tcBorders>
            <w:shd w:val="clear" w:color="auto" w:fill="FFFFFF"/>
          </w:tcPr>
          <w:p w14:paraId="61CE812C">
            <w:pPr>
              <w:pStyle w:val="53"/>
              <w:outlineLvl w:val="9"/>
              <w:rPr>
                <w:color w:val="000000"/>
                <w:sz w:val="24"/>
                <w:szCs w:val="24"/>
              </w:rPr>
            </w:pPr>
            <w:bookmarkStart w:id="2058" w:name="_Toc11383"/>
            <w:bookmarkStart w:id="2059" w:name="_Toc2928"/>
            <w:bookmarkStart w:id="2060" w:name="_Toc28951"/>
            <w:bookmarkStart w:id="2061" w:name="_Toc122"/>
            <w:r>
              <w:rPr>
                <w:rFonts w:hint="eastAsia"/>
                <w:color w:val="000000"/>
                <w:sz w:val="24"/>
                <w:szCs w:val="24"/>
              </w:rPr>
              <w:t>73.60</w:t>
            </w:r>
            <w:bookmarkEnd w:id="2058"/>
            <w:bookmarkEnd w:id="2059"/>
            <w:bookmarkEnd w:id="2060"/>
            <w:bookmarkEnd w:id="2061"/>
          </w:p>
        </w:tc>
        <w:tc>
          <w:tcPr>
            <w:tcW w:w="1529" w:type="dxa"/>
            <w:tcBorders>
              <w:top w:val="nil"/>
              <w:left w:val="nil"/>
              <w:bottom w:val="nil"/>
              <w:right w:val="nil"/>
            </w:tcBorders>
            <w:shd w:val="clear" w:color="auto" w:fill="FFFFFF"/>
          </w:tcPr>
          <w:p w14:paraId="319F67BF">
            <w:pPr>
              <w:pStyle w:val="53"/>
              <w:outlineLvl w:val="9"/>
              <w:rPr>
                <w:color w:val="000000"/>
                <w:sz w:val="24"/>
                <w:szCs w:val="24"/>
              </w:rPr>
            </w:pPr>
            <w:bookmarkStart w:id="2062" w:name="_Toc16541"/>
            <w:bookmarkStart w:id="2063" w:name="_Toc7520"/>
            <w:bookmarkStart w:id="2064" w:name="_Toc5189"/>
            <w:bookmarkStart w:id="2065" w:name="_Toc27549"/>
            <w:r>
              <w:rPr>
                <w:rFonts w:hint="eastAsia"/>
                <w:color w:val="000000"/>
                <w:sz w:val="24"/>
                <w:szCs w:val="24"/>
              </w:rPr>
              <w:t>80.22</w:t>
            </w:r>
            <w:bookmarkEnd w:id="2062"/>
            <w:bookmarkEnd w:id="2063"/>
            <w:bookmarkEnd w:id="2064"/>
            <w:bookmarkEnd w:id="2065"/>
          </w:p>
        </w:tc>
        <w:tc>
          <w:tcPr>
            <w:tcW w:w="1506" w:type="dxa"/>
            <w:tcBorders>
              <w:top w:val="nil"/>
              <w:left w:val="nil"/>
              <w:bottom w:val="nil"/>
              <w:right w:val="nil"/>
            </w:tcBorders>
            <w:shd w:val="clear" w:color="auto" w:fill="FFFFFF"/>
          </w:tcPr>
          <w:p w14:paraId="7E3D313D">
            <w:pPr>
              <w:pStyle w:val="53"/>
              <w:outlineLvl w:val="9"/>
              <w:rPr>
                <w:color w:val="000000"/>
                <w:sz w:val="24"/>
                <w:szCs w:val="24"/>
              </w:rPr>
            </w:pPr>
            <w:bookmarkStart w:id="2066" w:name="_Toc18072"/>
            <w:bookmarkStart w:id="2067" w:name="_Toc9485"/>
            <w:bookmarkStart w:id="2068" w:name="_Toc7467"/>
            <w:bookmarkStart w:id="2069" w:name="_Toc12936"/>
            <w:r>
              <w:rPr>
                <w:rFonts w:hint="eastAsia"/>
                <w:color w:val="000000"/>
                <w:sz w:val="24"/>
                <w:szCs w:val="24"/>
              </w:rPr>
              <w:t>-</w:t>
            </w:r>
            <w:bookmarkEnd w:id="2066"/>
            <w:bookmarkEnd w:id="2067"/>
            <w:bookmarkEnd w:id="2068"/>
            <w:bookmarkEnd w:id="2069"/>
          </w:p>
        </w:tc>
      </w:tr>
      <w:tr w14:paraId="19BFFFBB">
        <w:trPr>
          <w:jc w:val="center"/>
        </w:trPr>
        <w:tc>
          <w:tcPr>
            <w:tcW w:w="1778" w:type="dxa"/>
            <w:tcBorders>
              <w:top w:val="nil"/>
              <w:left w:val="nil"/>
              <w:bottom w:val="nil"/>
              <w:right w:val="nil"/>
            </w:tcBorders>
            <w:shd w:val="clear" w:color="auto" w:fill="FFFFFF"/>
          </w:tcPr>
          <w:p w14:paraId="5C52CE35">
            <w:pPr>
              <w:widowControl/>
              <w:spacing w:before="120"/>
              <w:jc w:val="left"/>
              <w:textAlignment w:val="center"/>
              <w:rPr>
                <w:color w:val="000000"/>
                <w:sz w:val="24"/>
                <w:szCs w:val="24"/>
                <w:lang w:bidi="ar"/>
              </w:rPr>
            </w:pPr>
            <w:r>
              <w:rPr>
                <w:rFonts w:hint="eastAsia"/>
                <w:color w:val="000000"/>
                <w:sz w:val="24"/>
                <w:szCs w:val="24"/>
                <w:lang w:bidi="ar"/>
              </w:rPr>
              <w:t>CFine</w:t>
            </w:r>
          </w:p>
        </w:tc>
        <w:tc>
          <w:tcPr>
            <w:tcW w:w="1518" w:type="dxa"/>
            <w:tcBorders>
              <w:top w:val="nil"/>
              <w:left w:val="nil"/>
              <w:bottom w:val="nil"/>
              <w:right w:val="nil"/>
            </w:tcBorders>
            <w:shd w:val="clear" w:color="auto" w:fill="FFFFFF"/>
          </w:tcPr>
          <w:p w14:paraId="600DBE18">
            <w:pPr>
              <w:pStyle w:val="53"/>
              <w:outlineLvl w:val="9"/>
              <w:rPr>
                <w:color w:val="000000"/>
                <w:sz w:val="24"/>
                <w:szCs w:val="24"/>
              </w:rPr>
            </w:pPr>
            <w:bookmarkStart w:id="2070" w:name="_Toc3898"/>
            <w:bookmarkStart w:id="2071" w:name="_Toc25591"/>
            <w:bookmarkStart w:id="2072" w:name="_Toc6692"/>
            <w:bookmarkStart w:id="2073" w:name="_Toc28567"/>
            <w:r>
              <w:rPr>
                <w:rFonts w:hint="eastAsia"/>
                <w:color w:val="000000"/>
                <w:sz w:val="24"/>
                <w:szCs w:val="24"/>
              </w:rPr>
              <w:t>60.83</w:t>
            </w:r>
            <w:bookmarkEnd w:id="2070"/>
            <w:bookmarkEnd w:id="2071"/>
            <w:bookmarkEnd w:id="2072"/>
            <w:bookmarkEnd w:id="2073"/>
          </w:p>
        </w:tc>
        <w:tc>
          <w:tcPr>
            <w:tcW w:w="1518" w:type="dxa"/>
            <w:tcBorders>
              <w:top w:val="nil"/>
              <w:left w:val="nil"/>
              <w:bottom w:val="nil"/>
              <w:right w:val="nil"/>
            </w:tcBorders>
            <w:shd w:val="clear" w:color="auto" w:fill="FFFFFF"/>
          </w:tcPr>
          <w:p w14:paraId="33B0073F">
            <w:pPr>
              <w:pStyle w:val="53"/>
              <w:outlineLvl w:val="9"/>
              <w:rPr>
                <w:color w:val="000000"/>
                <w:sz w:val="24"/>
                <w:szCs w:val="24"/>
              </w:rPr>
            </w:pPr>
            <w:bookmarkStart w:id="2074" w:name="_Toc17191"/>
            <w:bookmarkStart w:id="2075" w:name="_Toc23495"/>
            <w:bookmarkStart w:id="2076" w:name="_Toc5914"/>
            <w:bookmarkStart w:id="2077" w:name="_Toc5671"/>
            <w:r>
              <w:rPr>
                <w:rFonts w:hint="eastAsia"/>
                <w:color w:val="000000"/>
                <w:sz w:val="24"/>
                <w:szCs w:val="24"/>
              </w:rPr>
              <w:t>76.55</w:t>
            </w:r>
            <w:bookmarkEnd w:id="2074"/>
            <w:bookmarkEnd w:id="2075"/>
            <w:bookmarkEnd w:id="2076"/>
            <w:bookmarkEnd w:id="2077"/>
          </w:p>
        </w:tc>
        <w:tc>
          <w:tcPr>
            <w:tcW w:w="1529" w:type="dxa"/>
            <w:tcBorders>
              <w:top w:val="nil"/>
              <w:left w:val="nil"/>
              <w:bottom w:val="nil"/>
              <w:right w:val="nil"/>
            </w:tcBorders>
            <w:shd w:val="clear" w:color="auto" w:fill="FFFFFF"/>
          </w:tcPr>
          <w:p w14:paraId="2638E5C8">
            <w:pPr>
              <w:pStyle w:val="53"/>
              <w:outlineLvl w:val="9"/>
              <w:rPr>
                <w:color w:val="000000"/>
                <w:sz w:val="24"/>
                <w:szCs w:val="24"/>
              </w:rPr>
            </w:pPr>
            <w:bookmarkStart w:id="2078" w:name="_Toc29037"/>
            <w:bookmarkStart w:id="2079" w:name="_Toc2252"/>
            <w:bookmarkStart w:id="2080" w:name="_Toc17757"/>
            <w:bookmarkStart w:id="2081" w:name="_Toc22879"/>
            <w:r>
              <w:rPr>
                <w:rFonts w:hint="eastAsia"/>
                <w:color w:val="000000"/>
                <w:sz w:val="24"/>
                <w:szCs w:val="24"/>
              </w:rPr>
              <w:t>82.42</w:t>
            </w:r>
            <w:bookmarkEnd w:id="2078"/>
            <w:bookmarkEnd w:id="2079"/>
            <w:bookmarkEnd w:id="2080"/>
            <w:bookmarkEnd w:id="2081"/>
          </w:p>
        </w:tc>
        <w:tc>
          <w:tcPr>
            <w:tcW w:w="1506" w:type="dxa"/>
            <w:tcBorders>
              <w:top w:val="nil"/>
              <w:left w:val="nil"/>
              <w:bottom w:val="nil"/>
              <w:right w:val="nil"/>
            </w:tcBorders>
            <w:shd w:val="clear" w:color="auto" w:fill="FFFFFF"/>
          </w:tcPr>
          <w:p w14:paraId="63707C5F">
            <w:pPr>
              <w:pStyle w:val="53"/>
              <w:outlineLvl w:val="9"/>
              <w:rPr>
                <w:color w:val="000000"/>
                <w:sz w:val="24"/>
                <w:szCs w:val="24"/>
              </w:rPr>
            </w:pPr>
            <w:bookmarkStart w:id="2082" w:name="_Toc3946"/>
            <w:bookmarkStart w:id="2083" w:name="_Toc16194"/>
            <w:bookmarkStart w:id="2084" w:name="_Toc18228"/>
            <w:bookmarkStart w:id="2085" w:name="_Toc17380"/>
            <w:r>
              <w:rPr>
                <w:rFonts w:hint="eastAsia"/>
                <w:color w:val="000000"/>
                <w:sz w:val="24"/>
                <w:szCs w:val="24"/>
              </w:rPr>
              <w:t>-</w:t>
            </w:r>
            <w:bookmarkEnd w:id="2082"/>
            <w:bookmarkEnd w:id="2083"/>
            <w:bookmarkEnd w:id="2084"/>
            <w:bookmarkEnd w:id="2085"/>
          </w:p>
        </w:tc>
      </w:tr>
      <w:tr w14:paraId="7BF5F515">
        <w:trPr>
          <w:jc w:val="center"/>
        </w:trPr>
        <w:tc>
          <w:tcPr>
            <w:tcW w:w="1778" w:type="dxa"/>
            <w:tcBorders>
              <w:top w:val="nil"/>
              <w:left w:val="nil"/>
              <w:bottom w:val="nil"/>
              <w:right w:val="nil"/>
            </w:tcBorders>
            <w:shd w:val="clear" w:color="auto" w:fill="FFFFFF"/>
          </w:tcPr>
          <w:p w14:paraId="7ECB60DE">
            <w:pPr>
              <w:widowControl/>
              <w:spacing w:before="120"/>
              <w:jc w:val="left"/>
              <w:textAlignment w:val="center"/>
              <w:rPr>
                <w:color w:val="000000"/>
                <w:sz w:val="24"/>
                <w:szCs w:val="24"/>
                <w:lang w:bidi="ar"/>
              </w:rPr>
            </w:pPr>
            <w:r>
              <w:rPr>
                <w:color w:val="000000"/>
                <w:sz w:val="24"/>
                <w:szCs w:val="24"/>
                <w:lang w:bidi="ar"/>
              </w:rPr>
              <w:t xml:space="preserve">IRRA </w:t>
            </w:r>
          </w:p>
        </w:tc>
        <w:tc>
          <w:tcPr>
            <w:tcW w:w="1518" w:type="dxa"/>
            <w:tcBorders>
              <w:top w:val="nil"/>
              <w:left w:val="nil"/>
              <w:bottom w:val="nil"/>
              <w:right w:val="nil"/>
            </w:tcBorders>
            <w:shd w:val="clear" w:color="auto" w:fill="FFFFFF"/>
          </w:tcPr>
          <w:p w14:paraId="2350F214">
            <w:pPr>
              <w:pStyle w:val="53"/>
              <w:outlineLvl w:val="9"/>
              <w:rPr>
                <w:color w:val="000000"/>
                <w:sz w:val="24"/>
                <w:szCs w:val="24"/>
              </w:rPr>
            </w:pPr>
            <w:bookmarkStart w:id="2086" w:name="_Toc18613"/>
            <w:bookmarkStart w:id="2087" w:name="_Toc4083"/>
            <w:bookmarkStart w:id="2088" w:name="_Toc26974"/>
            <w:bookmarkStart w:id="2089" w:name="_Toc29013"/>
            <w:r>
              <w:rPr>
                <w:rFonts w:hint="eastAsia"/>
                <w:color w:val="000000"/>
                <w:sz w:val="24"/>
                <w:szCs w:val="24"/>
              </w:rPr>
              <w:t>63.46</w:t>
            </w:r>
            <w:bookmarkEnd w:id="2086"/>
            <w:bookmarkEnd w:id="2087"/>
            <w:bookmarkEnd w:id="2088"/>
            <w:bookmarkEnd w:id="2089"/>
          </w:p>
        </w:tc>
        <w:tc>
          <w:tcPr>
            <w:tcW w:w="1518" w:type="dxa"/>
            <w:tcBorders>
              <w:top w:val="nil"/>
              <w:left w:val="nil"/>
              <w:bottom w:val="nil"/>
              <w:right w:val="nil"/>
            </w:tcBorders>
            <w:shd w:val="clear" w:color="auto" w:fill="FFFFFF"/>
          </w:tcPr>
          <w:p w14:paraId="32FB3898">
            <w:pPr>
              <w:pStyle w:val="53"/>
              <w:outlineLvl w:val="9"/>
              <w:rPr>
                <w:color w:val="000000"/>
                <w:sz w:val="24"/>
                <w:szCs w:val="24"/>
              </w:rPr>
            </w:pPr>
            <w:bookmarkStart w:id="2090" w:name="_Toc26723"/>
            <w:bookmarkStart w:id="2091" w:name="_Toc22658"/>
            <w:bookmarkStart w:id="2092" w:name="_Toc16397"/>
            <w:bookmarkStart w:id="2093" w:name="_Toc16408"/>
            <w:r>
              <w:rPr>
                <w:rFonts w:hint="eastAsia"/>
                <w:color w:val="000000"/>
                <w:sz w:val="24"/>
                <w:szCs w:val="24"/>
              </w:rPr>
              <w:t>80.25</w:t>
            </w:r>
            <w:bookmarkEnd w:id="2090"/>
            <w:bookmarkEnd w:id="2091"/>
            <w:bookmarkEnd w:id="2092"/>
            <w:bookmarkEnd w:id="2093"/>
          </w:p>
        </w:tc>
        <w:tc>
          <w:tcPr>
            <w:tcW w:w="1529" w:type="dxa"/>
            <w:tcBorders>
              <w:top w:val="nil"/>
              <w:left w:val="nil"/>
              <w:bottom w:val="nil"/>
              <w:right w:val="nil"/>
            </w:tcBorders>
            <w:shd w:val="clear" w:color="auto" w:fill="FFFFFF"/>
          </w:tcPr>
          <w:p w14:paraId="6AFF29F6">
            <w:pPr>
              <w:pStyle w:val="53"/>
              <w:outlineLvl w:val="9"/>
              <w:rPr>
                <w:color w:val="000000"/>
                <w:sz w:val="24"/>
                <w:szCs w:val="24"/>
              </w:rPr>
            </w:pPr>
            <w:bookmarkStart w:id="2094" w:name="_Toc9914"/>
            <w:bookmarkStart w:id="2095" w:name="_Toc18558"/>
            <w:bookmarkStart w:id="2096" w:name="_Toc217"/>
            <w:bookmarkStart w:id="2097" w:name="_Toc473"/>
            <w:r>
              <w:rPr>
                <w:rFonts w:hint="eastAsia"/>
                <w:color w:val="000000"/>
                <w:sz w:val="24"/>
                <w:szCs w:val="24"/>
              </w:rPr>
              <w:t>85.82</w:t>
            </w:r>
            <w:bookmarkEnd w:id="2094"/>
            <w:bookmarkEnd w:id="2095"/>
            <w:bookmarkEnd w:id="2096"/>
            <w:bookmarkEnd w:id="2097"/>
          </w:p>
        </w:tc>
        <w:tc>
          <w:tcPr>
            <w:tcW w:w="1506" w:type="dxa"/>
            <w:tcBorders>
              <w:top w:val="nil"/>
              <w:left w:val="nil"/>
              <w:bottom w:val="nil"/>
              <w:right w:val="nil"/>
            </w:tcBorders>
            <w:shd w:val="clear" w:color="auto" w:fill="FFFFFF"/>
          </w:tcPr>
          <w:p w14:paraId="0DBF6561">
            <w:pPr>
              <w:pStyle w:val="53"/>
              <w:outlineLvl w:val="9"/>
              <w:rPr>
                <w:color w:val="000000"/>
                <w:sz w:val="24"/>
                <w:szCs w:val="24"/>
              </w:rPr>
            </w:pPr>
            <w:bookmarkStart w:id="2098" w:name="_Toc6539"/>
            <w:bookmarkStart w:id="2099" w:name="_Toc11261"/>
            <w:bookmarkStart w:id="2100" w:name="_Toc9071"/>
            <w:bookmarkStart w:id="2101" w:name="_Toc28301"/>
            <w:r>
              <w:rPr>
                <w:rFonts w:hint="eastAsia"/>
                <w:color w:val="000000"/>
                <w:sz w:val="24"/>
                <w:szCs w:val="24"/>
              </w:rPr>
              <w:t>38.06</w:t>
            </w:r>
            <w:bookmarkEnd w:id="2098"/>
            <w:bookmarkEnd w:id="2099"/>
            <w:bookmarkEnd w:id="2100"/>
            <w:bookmarkEnd w:id="2101"/>
          </w:p>
        </w:tc>
      </w:tr>
      <w:tr w14:paraId="364D98A9">
        <w:trPr>
          <w:jc w:val="center"/>
        </w:trPr>
        <w:tc>
          <w:tcPr>
            <w:tcW w:w="1778" w:type="dxa"/>
            <w:tcBorders>
              <w:top w:val="nil"/>
              <w:left w:val="nil"/>
              <w:bottom w:val="nil"/>
              <w:right w:val="nil"/>
            </w:tcBorders>
            <w:shd w:val="clear" w:color="auto" w:fill="FFFFFF"/>
          </w:tcPr>
          <w:p w14:paraId="04505097">
            <w:pPr>
              <w:widowControl/>
              <w:spacing w:before="120"/>
              <w:jc w:val="left"/>
              <w:textAlignment w:val="center"/>
              <w:rPr>
                <w:color w:val="000000"/>
                <w:sz w:val="24"/>
                <w:szCs w:val="24"/>
                <w:lang w:bidi="ar"/>
              </w:rPr>
            </w:pPr>
            <w:r>
              <w:rPr>
                <w:color w:val="000000"/>
                <w:sz w:val="24"/>
                <w:szCs w:val="24"/>
                <w:lang w:bidi="ar"/>
              </w:rPr>
              <w:t xml:space="preserve">CPCL </w:t>
            </w:r>
          </w:p>
        </w:tc>
        <w:tc>
          <w:tcPr>
            <w:tcW w:w="1518" w:type="dxa"/>
            <w:tcBorders>
              <w:top w:val="nil"/>
              <w:left w:val="nil"/>
              <w:bottom w:val="nil"/>
              <w:right w:val="nil"/>
            </w:tcBorders>
            <w:shd w:val="clear" w:color="auto" w:fill="FFFFFF"/>
          </w:tcPr>
          <w:p w14:paraId="666F55D1">
            <w:pPr>
              <w:pStyle w:val="53"/>
              <w:outlineLvl w:val="9"/>
              <w:rPr>
                <w:color w:val="000000"/>
                <w:sz w:val="24"/>
                <w:szCs w:val="24"/>
              </w:rPr>
            </w:pPr>
            <w:bookmarkStart w:id="2102" w:name="_Toc28104"/>
            <w:bookmarkStart w:id="2103" w:name="_Toc31721"/>
            <w:bookmarkStart w:id="2104" w:name="_Toc32672"/>
            <w:bookmarkStart w:id="2105" w:name="_Toc11471"/>
            <w:r>
              <w:rPr>
                <w:rFonts w:hint="eastAsia"/>
                <w:color w:val="000000"/>
                <w:sz w:val="24"/>
                <w:szCs w:val="24"/>
              </w:rPr>
              <w:t>62.60</w:t>
            </w:r>
            <w:bookmarkEnd w:id="2102"/>
            <w:bookmarkEnd w:id="2103"/>
            <w:bookmarkEnd w:id="2104"/>
            <w:bookmarkEnd w:id="2105"/>
          </w:p>
        </w:tc>
        <w:tc>
          <w:tcPr>
            <w:tcW w:w="1518" w:type="dxa"/>
            <w:tcBorders>
              <w:top w:val="nil"/>
              <w:left w:val="nil"/>
              <w:bottom w:val="nil"/>
              <w:right w:val="nil"/>
            </w:tcBorders>
            <w:shd w:val="clear" w:color="auto" w:fill="FFFFFF"/>
          </w:tcPr>
          <w:p w14:paraId="3543F8A1">
            <w:pPr>
              <w:pStyle w:val="53"/>
              <w:outlineLvl w:val="9"/>
              <w:rPr>
                <w:color w:val="000000"/>
                <w:sz w:val="24"/>
                <w:szCs w:val="24"/>
              </w:rPr>
            </w:pPr>
            <w:bookmarkStart w:id="2106" w:name="_Toc971"/>
            <w:bookmarkStart w:id="2107" w:name="_Toc14429"/>
            <w:bookmarkStart w:id="2108" w:name="_Toc1965"/>
            <w:bookmarkStart w:id="2109" w:name="_Toc4016"/>
            <w:r>
              <w:rPr>
                <w:rFonts w:hint="eastAsia"/>
                <w:color w:val="000000"/>
                <w:sz w:val="24"/>
                <w:szCs w:val="24"/>
              </w:rPr>
              <w:t>79.07</w:t>
            </w:r>
            <w:bookmarkEnd w:id="2106"/>
            <w:bookmarkEnd w:id="2107"/>
            <w:bookmarkEnd w:id="2108"/>
            <w:bookmarkEnd w:id="2109"/>
          </w:p>
        </w:tc>
        <w:tc>
          <w:tcPr>
            <w:tcW w:w="1529" w:type="dxa"/>
            <w:tcBorders>
              <w:top w:val="nil"/>
              <w:left w:val="nil"/>
              <w:bottom w:val="nil"/>
              <w:right w:val="nil"/>
            </w:tcBorders>
            <w:shd w:val="clear" w:color="auto" w:fill="FFFFFF"/>
          </w:tcPr>
          <w:p w14:paraId="45363891">
            <w:pPr>
              <w:pStyle w:val="53"/>
              <w:outlineLvl w:val="9"/>
              <w:rPr>
                <w:color w:val="000000"/>
                <w:sz w:val="24"/>
                <w:szCs w:val="24"/>
              </w:rPr>
            </w:pPr>
            <w:bookmarkStart w:id="2110" w:name="_Toc2145"/>
            <w:bookmarkStart w:id="2111" w:name="_Toc224"/>
            <w:bookmarkStart w:id="2112" w:name="_Toc8524"/>
            <w:bookmarkStart w:id="2113" w:name="_Toc11926"/>
            <w:r>
              <w:rPr>
                <w:rFonts w:hint="eastAsia"/>
                <w:color w:val="000000"/>
                <w:sz w:val="24"/>
                <w:szCs w:val="24"/>
              </w:rPr>
              <w:t>84.46</w:t>
            </w:r>
            <w:bookmarkEnd w:id="2110"/>
            <w:bookmarkEnd w:id="2111"/>
            <w:bookmarkEnd w:id="2112"/>
            <w:bookmarkEnd w:id="2113"/>
          </w:p>
        </w:tc>
        <w:tc>
          <w:tcPr>
            <w:tcW w:w="1506" w:type="dxa"/>
            <w:tcBorders>
              <w:top w:val="nil"/>
              <w:left w:val="nil"/>
              <w:bottom w:val="nil"/>
              <w:right w:val="nil"/>
            </w:tcBorders>
            <w:shd w:val="clear" w:color="auto" w:fill="FFFFFF"/>
          </w:tcPr>
          <w:p w14:paraId="78983001">
            <w:pPr>
              <w:pStyle w:val="53"/>
              <w:outlineLvl w:val="9"/>
              <w:rPr>
                <w:color w:val="000000"/>
                <w:sz w:val="24"/>
                <w:szCs w:val="24"/>
              </w:rPr>
            </w:pPr>
            <w:bookmarkStart w:id="2114" w:name="_Toc9826"/>
            <w:bookmarkStart w:id="2115" w:name="_Toc12090"/>
            <w:bookmarkStart w:id="2116" w:name="_Toc32223"/>
            <w:bookmarkStart w:id="2117" w:name="_Toc16109"/>
            <w:r>
              <w:rPr>
                <w:rFonts w:hint="eastAsia"/>
                <w:color w:val="000000"/>
                <w:sz w:val="24"/>
                <w:szCs w:val="24"/>
              </w:rPr>
              <w:t>36.16</w:t>
            </w:r>
            <w:bookmarkEnd w:id="2114"/>
            <w:bookmarkEnd w:id="2115"/>
            <w:bookmarkEnd w:id="2116"/>
            <w:bookmarkEnd w:id="2117"/>
          </w:p>
        </w:tc>
      </w:tr>
      <w:tr w14:paraId="4587364A">
        <w:trPr>
          <w:jc w:val="center"/>
        </w:trPr>
        <w:tc>
          <w:tcPr>
            <w:tcW w:w="1778" w:type="dxa"/>
            <w:tcBorders>
              <w:top w:val="nil"/>
              <w:left w:val="nil"/>
              <w:bottom w:val="nil"/>
              <w:right w:val="nil"/>
            </w:tcBorders>
            <w:shd w:val="clear" w:color="auto" w:fill="FFFFFF"/>
          </w:tcPr>
          <w:p w14:paraId="4D978492">
            <w:pPr>
              <w:widowControl/>
              <w:spacing w:before="120"/>
              <w:jc w:val="left"/>
              <w:textAlignment w:val="center"/>
              <w:rPr>
                <w:color w:val="000000"/>
                <w:sz w:val="24"/>
                <w:szCs w:val="24"/>
                <w:lang w:bidi="ar"/>
              </w:rPr>
            </w:pPr>
            <w:r>
              <w:rPr>
                <w:color w:val="000000"/>
                <w:sz w:val="24"/>
                <w:szCs w:val="24"/>
                <w:lang w:bidi="ar"/>
              </w:rPr>
              <w:t xml:space="preserve">TBPS-CLIP </w:t>
            </w:r>
          </w:p>
        </w:tc>
        <w:tc>
          <w:tcPr>
            <w:tcW w:w="1518" w:type="dxa"/>
            <w:tcBorders>
              <w:top w:val="nil"/>
              <w:left w:val="nil"/>
              <w:bottom w:val="nil"/>
              <w:right w:val="nil"/>
            </w:tcBorders>
            <w:shd w:val="clear" w:color="auto" w:fill="FFFFFF"/>
          </w:tcPr>
          <w:p w14:paraId="29B6E44C">
            <w:pPr>
              <w:pStyle w:val="53"/>
              <w:outlineLvl w:val="9"/>
              <w:rPr>
                <w:color w:val="000000"/>
                <w:sz w:val="24"/>
                <w:szCs w:val="24"/>
              </w:rPr>
            </w:pPr>
            <w:bookmarkStart w:id="2118" w:name="_Toc1369"/>
            <w:bookmarkStart w:id="2119" w:name="_Toc3782"/>
            <w:bookmarkStart w:id="2120" w:name="_Toc103"/>
            <w:bookmarkStart w:id="2121" w:name="_Toc26934"/>
            <w:r>
              <w:rPr>
                <w:rFonts w:hint="eastAsia"/>
                <w:color w:val="000000"/>
                <w:sz w:val="24"/>
                <w:szCs w:val="24"/>
              </w:rPr>
              <w:t>64.52</w:t>
            </w:r>
            <w:bookmarkEnd w:id="2118"/>
            <w:bookmarkEnd w:id="2119"/>
            <w:bookmarkEnd w:id="2120"/>
            <w:bookmarkEnd w:id="2121"/>
          </w:p>
        </w:tc>
        <w:tc>
          <w:tcPr>
            <w:tcW w:w="1518" w:type="dxa"/>
            <w:tcBorders>
              <w:top w:val="nil"/>
              <w:left w:val="nil"/>
              <w:bottom w:val="nil"/>
              <w:right w:val="nil"/>
            </w:tcBorders>
            <w:shd w:val="clear" w:color="auto" w:fill="FFFFFF"/>
          </w:tcPr>
          <w:p w14:paraId="6DFA0A9D">
            <w:pPr>
              <w:pStyle w:val="53"/>
              <w:outlineLvl w:val="9"/>
              <w:rPr>
                <w:color w:val="000000"/>
                <w:sz w:val="24"/>
                <w:szCs w:val="24"/>
              </w:rPr>
            </w:pPr>
            <w:bookmarkStart w:id="2122" w:name="_Toc12887"/>
            <w:bookmarkStart w:id="2123" w:name="_Toc20506"/>
            <w:bookmarkStart w:id="2124" w:name="_Toc32078"/>
            <w:bookmarkStart w:id="2125" w:name="_Toc5661"/>
            <w:r>
              <w:rPr>
                <w:rFonts w:hint="eastAsia"/>
                <w:color w:val="000000"/>
                <w:sz w:val="24"/>
                <w:szCs w:val="24"/>
              </w:rPr>
              <w:t>80.03</w:t>
            </w:r>
            <w:bookmarkEnd w:id="2122"/>
            <w:bookmarkEnd w:id="2123"/>
            <w:bookmarkEnd w:id="2124"/>
            <w:bookmarkEnd w:id="2125"/>
          </w:p>
        </w:tc>
        <w:tc>
          <w:tcPr>
            <w:tcW w:w="1529" w:type="dxa"/>
            <w:tcBorders>
              <w:top w:val="nil"/>
              <w:left w:val="nil"/>
              <w:bottom w:val="nil"/>
              <w:right w:val="nil"/>
            </w:tcBorders>
            <w:shd w:val="clear" w:color="auto" w:fill="FFFFFF"/>
          </w:tcPr>
          <w:p w14:paraId="04FE7205">
            <w:pPr>
              <w:pStyle w:val="53"/>
              <w:outlineLvl w:val="9"/>
              <w:rPr>
                <w:color w:val="000000"/>
                <w:sz w:val="24"/>
                <w:szCs w:val="24"/>
              </w:rPr>
            </w:pPr>
            <w:bookmarkStart w:id="2126" w:name="_Toc4066"/>
            <w:bookmarkStart w:id="2127" w:name="_Toc25423"/>
            <w:bookmarkStart w:id="2128" w:name="_Toc25081"/>
            <w:bookmarkStart w:id="2129" w:name="_Toc2951"/>
            <w:r>
              <w:rPr>
                <w:rFonts w:hint="eastAsia"/>
                <w:color w:val="000000"/>
                <w:sz w:val="24"/>
                <w:szCs w:val="24"/>
              </w:rPr>
              <w:t>85.39</w:t>
            </w:r>
            <w:bookmarkEnd w:id="2126"/>
            <w:bookmarkEnd w:id="2127"/>
            <w:bookmarkEnd w:id="2128"/>
            <w:bookmarkEnd w:id="2129"/>
          </w:p>
        </w:tc>
        <w:tc>
          <w:tcPr>
            <w:tcW w:w="1506" w:type="dxa"/>
            <w:tcBorders>
              <w:top w:val="nil"/>
              <w:left w:val="nil"/>
              <w:bottom w:val="nil"/>
              <w:right w:val="nil"/>
            </w:tcBorders>
            <w:shd w:val="clear" w:color="auto" w:fill="FFFFFF"/>
          </w:tcPr>
          <w:p w14:paraId="42CD1C99">
            <w:pPr>
              <w:pStyle w:val="53"/>
              <w:outlineLvl w:val="9"/>
              <w:rPr>
                <w:color w:val="000000"/>
                <w:sz w:val="24"/>
                <w:szCs w:val="24"/>
              </w:rPr>
            </w:pPr>
            <w:bookmarkStart w:id="2130" w:name="_Toc577"/>
            <w:bookmarkStart w:id="2131" w:name="_Toc32097"/>
            <w:bookmarkStart w:id="2132" w:name="_Toc12652"/>
            <w:bookmarkStart w:id="2133" w:name="_Toc25200"/>
            <w:r>
              <w:rPr>
                <w:rFonts w:hint="eastAsia"/>
                <w:color w:val="000000"/>
                <w:sz w:val="24"/>
                <w:szCs w:val="24"/>
              </w:rPr>
              <w:t>39.54</w:t>
            </w:r>
            <w:bookmarkEnd w:id="2130"/>
            <w:bookmarkEnd w:id="2131"/>
            <w:bookmarkEnd w:id="2132"/>
            <w:bookmarkEnd w:id="2133"/>
          </w:p>
        </w:tc>
      </w:tr>
      <w:tr w14:paraId="66DADBC5">
        <w:trPr>
          <w:jc w:val="center"/>
        </w:trPr>
        <w:tc>
          <w:tcPr>
            <w:tcW w:w="1778" w:type="dxa"/>
            <w:tcBorders>
              <w:top w:val="nil"/>
              <w:left w:val="nil"/>
              <w:bottom w:val="single" w:color="000000" w:sz="12" w:space="0"/>
              <w:right w:val="nil"/>
            </w:tcBorders>
            <w:shd w:val="clear" w:color="auto" w:fill="FFFFFF"/>
          </w:tcPr>
          <w:p w14:paraId="70FCA9A3">
            <w:pPr>
              <w:pStyle w:val="53"/>
              <w:outlineLvl w:val="9"/>
              <w:rPr>
                <w:b/>
                <w:bCs w:val="0"/>
                <w:color w:val="000000"/>
                <w:sz w:val="24"/>
                <w:szCs w:val="24"/>
              </w:rPr>
            </w:pPr>
            <w:bookmarkStart w:id="2134" w:name="_Toc24979"/>
            <w:bookmarkStart w:id="2135" w:name="_Toc16881"/>
            <w:bookmarkStart w:id="2136" w:name="_Toc21322"/>
            <w:bookmarkStart w:id="2137" w:name="_Toc16332"/>
            <w:r>
              <w:rPr>
                <w:rFonts w:hint="eastAsia" w:eastAsia="宋体"/>
                <w:sz w:val="24"/>
                <w:szCs w:val="24"/>
              </w:rPr>
              <w:t>CDS-ReID</w:t>
            </w:r>
            <w:bookmarkEnd w:id="2134"/>
            <w:bookmarkEnd w:id="2135"/>
            <w:bookmarkEnd w:id="2136"/>
            <w:bookmarkEnd w:id="2137"/>
          </w:p>
        </w:tc>
        <w:tc>
          <w:tcPr>
            <w:tcW w:w="1518" w:type="dxa"/>
            <w:tcBorders>
              <w:top w:val="nil"/>
              <w:left w:val="nil"/>
              <w:bottom w:val="single" w:color="000000" w:sz="12" w:space="0"/>
              <w:right w:val="nil"/>
            </w:tcBorders>
            <w:shd w:val="clear" w:color="auto" w:fill="FFFFFF"/>
          </w:tcPr>
          <w:p w14:paraId="42D213A3">
            <w:pPr>
              <w:pStyle w:val="53"/>
              <w:outlineLvl w:val="9"/>
              <w:rPr>
                <w:b/>
                <w:bCs w:val="0"/>
                <w:color w:val="000000"/>
                <w:sz w:val="24"/>
                <w:szCs w:val="24"/>
              </w:rPr>
            </w:pPr>
            <w:bookmarkStart w:id="2138" w:name="_Toc13398"/>
            <w:bookmarkStart w:id="2139" w:name="_Toc11977"/>
            <w:bookmarkStart w:id="2140" w:name="_Toc21644"/>
            <w:bookmarkStart w:id="2141" w:name="_Toc3309"/>
            <w:r>
              <w:rPr>
                <w:rFonts w:hint="eastAsia"/>
                <w:b/>
                <w:bCs w:val="0"/>
                <w:color w:val="000000"/>
                <w:sz w:val="24"/>
                <w:szCs w:val="24"/>
              </w:rPr>
              <w:t>65.50</w:t>
            </w:r>
            <w:bookmarkEnd w:id="2138"/>
            <w:bookmarkEnd w:id="2139"/>
            <w:bookmarkEnd w:id="2140"/>
            <w:bookmarkEnd w:id="2141"/>
          </w:p>
        </w:tc>
        <w:tc>
          <w:tcPr>
            <w:tcW w:w="1518" w:type="dxa"/>
            <w:tcBorders>
              <w:top w:val="nil"/>
              <w:left w:val="nil"/>
              <w:bottom w:val="single" w:color="000000" w:sz="12" w:space="0"/>
              <w:right w:val="nil"/>
            </w:tcBorders>
            <w:shd w:val="clear" w:color="auto" w:fill="FFFFFF"/>
          </w:tcPr>
          <w:p w14:paraId="0E1217D2">
            <w:pPr>
              <w:pStyle w:val="53"/>
              <w:outlineLvl w:val="9"/>
              <w:rPr>
                <w:b/>
                <w:bCs w:val="0"/>
                <w:color w:val="000000"/>
                <w:sz w:val="24"/>
                <w:szCs w:val="24"/>
              </w:rPr>
            </w:pPr>
            <w:bookmarkStart w:id="2142" w:name="_Toc21916"/>
            <w:bookmarkStart w:id="2143" w:name="_Toc21396"/>
            <w:bookmarkStart w:id="2144" w:name="_Toc12351"/>
            <w:bookmarkStart w:id="2145" w:name="_Toc379"/>
            <w:r>
              <w:rPr>
                <w:rFonts w:hint="eastAsia"/>
                <w:b/>
                <w:bCs w:val="0"/>
                <w:color w:val="000000"/>
                <w:sz w:val="24"/>
                <w:szCs w:val="24"/>
              </w:rPr>
              <w:t>80.88</w:t>
            </w:r>
            <w:bookmarkEnd w:id="2142"/>
            <w:bookmarkEnd w:id="2143"/>
            <w:bookmarkEnd w:id="2144"/>
            <w:bookmarkEnd w:id="2145"/>
          </w:p>
        </w:tc>
        <w:tc>
          <w:tcPr>
            <w:tcW w:w="1529" w:type="dxa"/>
            <w:tcBorders>
              <w:top w:val="nil"/>
              <w:left w:val="nil"/>
              <w:bottom w:val="single" w:color="000000" w:sz="12" w:space="0"/>
              <w:right w:val="nil"/>
            </w:tcBorders>
            <w:shd w:val="clear" w:color="auto" w:fill="FFFFFF"/>
          </w:tcPr>
          <w:p w14:paraId="48948753">
            <w:pPr>
              <w:pStyle w:val="53"/>
              <w:outlineLvl w:val="9"/>
              <w:rPr>
                <w:b/>
                <w:bCs w:val="0"/>
                <w:color w:val="000000"/>
                <w:sz w:val="24"/>
                <w:szCs w:val="24"/>
              </w:rPr>
            </w:pPr>
            <w:bookmarkStart w:id="2146" w:name="_Toc5813"/>
            <w:bookmarkStart w:id="2147" w:name="_Toc20240"/>
            <w:bookmarkStart w:id="2148" w:name="_Toc4717"/>
            <w:bookmarkStart w:id="2149" w:name="_Toc3142"/>
            <w:r>
              <w:rPr>
                <w:rFonts w:hint="eastAsia"/>
                <w:b/>
                <w:bCs w:val="0"/>
                <w:color w:val="000000"/>
                <w:sz w:val="24"/>
                <w:szCs w:val="24"/>
              </w:rPr>
              <w:t>86.04</w:t>
            </w:r>
            <w:bookmarkEnd w:id="2146"/>
            <w:bookmarkEnd w:id="2147"/>
            <w:bookmarkEnd w:id="2148"/>
            <w:bookmarkEnd w:id="2149"/>
          </w:p>
        </w:tc>
        <w:tc>
          <w:tcPr>
            <w:tcW w:w="1506" w:type="dxa"/>
            <w:tcBorders>
              <w:top w:val="nil"/>
              <w:left w:val="nil"/>
              <w:bottom w:val="single" w:color="000000" w:sz="12" w:space="0"/>
              <w:right w:val="nil"/>
            </w:tcBorders>
            <w:shd w:val="clear" w:color="auto" w:fill="FFFFFF"/>
          </w:tcPr>
          <w:p w14:paraId="661C2821">
            <w:pPr>
              <w:pStyle w:val="53"/>
              <w:outlineLvl w:val="9"/>
              <w:rPr>
                <w:b/>
                <w:bCs w:val="0"/>
                <w:color w:val="000000"/>
                <w:sz w:val="24"/>
                <w:szCs w:val="24"/>
              </w:rPr>
            </w:pPr>
            <w:bookmarkStart w:id="2150" w:name="_Toc16548"/>
            <w:bookmarkStart w:id="2151" w:name="_Toc22676"/>
            <w:bookmarkStart w:id="2152" w:name="_Toc4953"/>
            <w:bookmarkStart w:id="2153" w:name="_Toc12769"/>
            <w:r>
              <w:rPr>
                <w:rFonts w:hint="eastAsia"/>
                <w:b/>
                <w:bCs w:val="0"/>
                <w:color w:val="000000"/>
                <w:sz w:val="24"/>
                <w:szCs w:val="24"/>
              </w:rPr>
              <w:t>42.38</w:t>
            </w:r>
            <w:bookmarkEnd w:id="2150"/>
            <w:bookmarkEnd w:id="2151"/>
            <w:bookmarkEnd w:id="2152"/>
            <w:bookmarkEnd w:id="2153"/>
          </w:p>
        </w:tc>
      </w:tr>
    </w:tbl>
    <w:p w14:paraId="2A55A107">
      <w:pPr>
        <w:spacing w:line="240" w:lineRule="auto"/>
        <w:ind w:firstLine="516" w:firstLineChars="200"/>
      </w:pPr>
    </w:p>
    <w:p w14:paraId="051AE0B0">
      <w:pPr>
        <w:pStyle w:val="57"/>
        <w:snapToGrid/>
        <w:ind w:firstLine="516" w:firstLineChars="200"/>
      </w:pPr>
      <w:r>
        <w:rPr>
          <w:rFonts w:hint="eastAsia"/>
        </w:rPr>
        <w:t>从表4.2可知，在ICFG-PEDES数据集上的行人重识别任务中，本章提出的</w:t>
      </w:r>
      <w:r>
        <w:rPr>
          <w:rFonts w:hint="eastAsia"/>
          <w:lang w:eastAsia="zh"/>
        </w:rPr>
        <w:t>CDS-ReID</w:t>
      </w:r>
      <w:r>
        <w:rPr>
          <w:rFonts w:hint="eastAsia"/>
        </w:rPr>
        <w:t>方法（基于CLIP的双流视觉Transformer）在多项关键指标上取得最优性能。Rank-1准确率达到65.50%，显著超越对比方法TBPS-CLIP的64.52%、IRRA的63.46%，表明该方法在首轮检索中具有更强的识别能力。长尾检索指标（Rank-5/10）表现突出，分别达到80.88%和86.04%，优于其他基于CLIP的方法（如TBPS-CLIP的85.39%），验证了模型对复杂文本-图像匹配的鲁棒性。mAP指标（42.38%）刷新最高水平，较第二名TBPS-CLIP（39.54%）提升近3个百分点，说明模型在全局特征分布和检索稳定性上具有优势。纵向对比显示，基于CLIP的方法（</w:t>
      </w:r>
      <w:r>
        <w:rPr>
          <w:rFonts w:hint="eastAsia"/>
          <w:lang w:eastAsia="zh"/>
        </w:rPr>
        <w:t>CDS-ReID</w:t>
      </w:r>
      <w:r>
        <w:rPr>
          <w:rFonts w:hint="eastAsia"/>
        </w:rPr>
        <w:t>、TBPS-CLIP）整体优于传统模型（如IVT、SSAN），突显了CLIP预训练对跨模态任务的重要性。本章方法通过双流Transformer设计，进一步释放了CLIP的潜力，在行人重识别领域实现新的性能突破。</w:t>
      </w:r>
    </w:p>
    <w:p w14:paraId="66DDD007">
      <w:pPr>
        <w:pStyle w:val="8"/>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3</w:t>
      </w:r>
      <w:r>
        <w:fldChar w:fldCharType="end"/>
      </w:r>
      <w:bookmarkStart w:id="2154" w:name="_Toc4727"/>
      <w:bookmarkStart w:id="2155" w:name="_Toc22649"/>
      <w:bookmarkStart w:id="2156" w:name="_Toc7898"/>
      <w:bookmarkStart w:id="2157" w:name="_Toc18567"/>
      <w:bookmarkStart w:id="2158" w:name="_Toc9547"/>
      <w:bookmarkStart w:id="2159" w:name="_Toc24889"/>
      <w:bookmarkStart w:id="2160" w:name="_Toc4741"/>
      <w:bookmarkStart w:id="2161" w:name="_Toc14753"/>
      <w:bookmarkStart w:id="2162" w:name="_Toc12767"/>
      <w:bookmarkStart w:id="2163" w:name="_Toc32252"/>
      <w:bookmarkStart w:id="2164" w:name="_Toc15728"/>
      <w:bookmarkStart w:id="2165" w:name="_Toc22340"/>
      <w:bookmarkStart w:id="2166" w:name="_Toc25601"/>
      <w:bookmarkStart w:id="2167" w:name="_Toc21431"/>
      <w:bookmarkStart w:id="2168" w:name="_Toc16654"/>
      <w:bookmarkStart w:id="2169" w:name="_Toc14595"/>
      <w:bookmarkStart w:id="2170" w:name="_Toc23995"/>
      <w:bookmarkStart w:id="2171" w:name="_Toc6766"/>
      <w:bookmarkStart w:id="2172" w:name="_Toc32569"/>
      <w:bookmarkStart w:id="2173" w:name="_Toc4190"/>
      <w:bookmarkStart w:id="2174" w:name="_Toc3981"/>
      <w:bookmarkStart w:id="2175" w:name="_Toc23760"/>
      <w:bookmarkStart w:id="2176" w:name="_Toc28041"/>
      <w:bookmarkStart w:id="2177" w:name="_Toc20564"/>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lang w:eastAsia="zh"/>
        </w:rPr>
        <w:t>CDS-ReID</w:t>
      </w:r>
      <w:r>
        <w:rPr>
          <w:rFonts w:hint="eastAsia"/>
        </w:rPr>
        <w:t>方法性能对比</w:t>
      </w:r>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6FA31755">
        <w:trPr>
          <w:jc w:val="center"/>
        </w:trPr>
        <w:tc>
          <w:tcPr>
            <w:tcW w:w="1778" w:type="dxa"/>
            <w:tcBorders>
              <w:top w:val="single" w:color="000000" w:sz="12" w:space="0"/>
              <w:left w:val="nil"/>
              <w:bottom w:val="single" w:color="000000" w:sz="4" w:space="0"/>
              <w:right w:val="nil"/>
              <w:tl2br w:val="nil"/>
            </w:tcBorders>
            <w:shd w:val="clear" w:color="auto" w:fill="FFFFFF"/>
          </w:tcPr>
          <w:p w14:paraId="39CEB1F9">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76B03EA7">
            <w:pPr>
              <w:pStyle w:val="53"/>
              <w:outlineLvl w:val="9"/>
              <w:rPr>
                <w:color w:val="000000"/>
                <w:sz w:val="24"/>
                <w:szCs w:val="24"/>
              </w:rPr>
            </w:pPr>
            <w:bookmarkStart w:id="2178" w:name="_Toc24168"/>
            <w:bookmarkStart w:id="2179" w:name="_Toc19812"/>
            <w:bookmarkStart w:id="2180" w:name="_Toc9569"/>
            <w:bookmarkStart w:id="2181" w:name="_Toc26288"/>
            <w:r>
              <w:rPr>
                <w:rFonts w:hint="eastAsia"/>
                <w:color w:val="000000"/>
                <w:sz w:val="24"/>
                <w:szCs w:val="24"/>
              </w:rPr>
              <w:t>Rank-1</w:t>
            </w:r>
            <w:bookmarkEnd w:id="2178"/>
            <w:bookmarkEnd w:id="2179"/>
            <w:bookmarkEnd w:id="2180"/>
            <w:bookmarkEnd w:id="2181"/>
          </w:p>
        </w:tc>
        <w:tc>
          <w:tcPr>
            <w:tcW w:w="1518" w:type="dxa"/>
            <w:tcBorders>
              <w:top w:val="single" w:color="000000" w:sz="12" w:space="0"/>
              <w:left w:val="nil"/>
              <w:bottom w:val="single" w:color="000000" w:sz="4" w:space="0"/>
              <w:right w:val="nil"/>
            </w:tcBorders>
            <w:shd w:val="clear" w:color="auto" w:fill="FFFFFF"/>
          </w:tcPr>
          <w:p w14:paraId="045A2F83">
            <w:pPr>
              <w:pStyle w:val="53"/>
              <w:outlineLvl w:val="9"/>
              <w:rPr>
                <w:color w:val="000000"/>
                <w:sz w:val="24"/>
                <w:szCs w:val="24"/>
              </w:rPr>
            </w:pPr>
            <w:bookmarkStart w:id="2182" w:name="_Toc4564"/>
            <w:bookmarkStart w:id="2183" w:name="_Toc12459"/>
            <w:bookmarkStart w:id="2184" w:name="_Toc16434"/>
            <w:bookmarkStart w:id="2185" w:name="_Toc12571"/>
            <w:r>
              <w:rPr>
                <w:rFonts w:hint="eastAsia"/>
                <w:color w:val="000000"/>
                <w:sz w:val="24"/>
                <w:szCs w:val="24"/>
              </w:rPr>
              <w:t>Rank-5</w:t>
            </w:r>
            <w:bookmarkEnd w:id="2182"/>
            <w:bookmarkEnd w:id="2183"/>
            <w:bookmarkEnd w:id="2184"/>
            <w:bookmarkEnd w:id="2185"/>
          </w:p>
        </w:tc>
        <w:tc>
          <w:tcPr>
            <w:tcW w:w="1529" w:type="dxa"/>
            <w:tcBorders>
              <w:top w:val="single" w:color="000000" w:sz="12" w:space="0"/>
              <w:left w:val="nil"/>
              <w:bottom w:val="single" w:color="000000" w:sz="4" w:space="0"/>
              <w:right w:val="nil"/>
            </w:tcBorders>
            <w:shd w:val="clear" w:color="auto" w:fill="FFFFFF"/>
          </w:tcPr>
          <w:p w14:paraId="4C4E9B6A">
            <w:pPr>
              <w:pStyle w:val="53"/>
              <w:outlineLvl w:val="9"/>
              <w:rPr>
                <w:color w:val="000000"/>
                <w:sz w:val="24"/>
                <w:szCs w:val="24"/>
              </w:rPr>
            </w:pPr>
            <w:bookmarkStart w:id="2186" w:name="_Toc26864"/>
            <w:bookmarkStart w:id="2187" w:name="_Toc11057"/>
            <w:bookmarkStart w:id="2188" w:name="_Toc32670"/>
            <w:bookmarkStart w:id="2189" w:name="_Toc22768"/>
            <w:r>
              <w:rPr>
                <w:rFonts w:hint="eastAsia"/>
                <w:color w:val="000000"/>
                <w:sz w:val="24"/>
                <w:szCs w:val="24"/>
              </w:rPr>
              <w:t>Rank-10</w:t>
            </w:r>
            <w:bookmarkEnd w:id="2186"/>
            <w:bookmarkEnd w:id="2187"/>
            <w:bookmarkEnd w:id="2188"/>
            <w:bookmarkEnd w:id="2189"/>
          </w:p>
        </w:tc>
        <w:tc>
          <w:tcPr>
            <w:tcW w:w="1506" w:type="dxa"/>
            <w:tcBorders>
              <w:top w:val="single" w:color="000000" w:sz="12" w:space="0"/>
              <w:left w:val="nil"/>
              <w:bottom w:val="single" w:color="000000" w:sz="4" w:space="0"/>
              <w:right w:val="nil"/>
            </w:tcBorders>
            <w:shd w:val="clear" w:color="auto" w:fill="FFFFFF"/>
          </w:tcPr>
          <w:p w14:paraId="3F19F2C3">
            <w:pPr>
              <w:pStyle w:val="53"/>
              <w:outlineLvl w:val="9"/>
              <w:rPr>
                <w:color w:val="000000"/>
                <w:sz w:val="24"/>
                <w:szCs w:val="24"/>
              </w:rPr>
            </w:pPr>
            <w:bookmarkStart w:id="2190" w:name="_Toc21959"/>
            <w:bookmarkStart w:id="2191" w:name="_Toc21379"/>
            <w:bookmarkStart w:id="2192" w:name="_Toc20277"/>
            <w:bookmarkStart w:id="2193" w:name="_Toc18991"/>
            <w:r>
              <w:rPr>
                <w:rFonts w:hint="eastAsia"/>
                <w:color w:val="000000"/>
                <w:sz w:val="24"/>
                <w:szCs w:val="24"/>
              </w:rPr>
              <w:t>mAP</w:t>
            </w:r>
            <w:bookmarkEnd w:id="2190"/>
            <w:bookmarkEnd w:id="2191"/>
            <w:bookmarkEnd w:id="2192"/>
            <w:bookmarkEnd w:id="2193"/>
          </w:p>
        </w:tc>
      </w:tr>
      <w:tr w14:paraId="683C7C3F">
        <w:trPr>
          <w:jc w:val="center"/>
        </w:trPr>
        <w:tc>
          <w:tcPr>
            <w:tcW w:w="1778" w:type="dxa"/>
            <w:tcBorders>
              <w:top w:val="nil"/>
              <w:left w:val="nil"/>
              <w:bottom w:val="nil"/>
              <w:right w:val="nil"/>
            </w:tcBorders>
            <w:shd w:val="clear" w:color="auto" w:fill="FFFFFF"/>
          </w:tcPr>
          <w:p w14:paraId="3903F7E6">
            <w:pPr>
              <w:widowControl/>
              <w:spacing w:before="120"/>
              <w:jc w:val="left"/>
              <w:textAlignment w:val="center"/>
              <w:rPr>
                <w:color w:val="000000"/>
                <w:sz w:val="24"/>
                <w:szCs w:val="24"/>
                <w:lang w:bidi="ar"/>
              </w:rPr>
            </w:pPr>
            <w:r>
              <w:rPr>
                <w:rFonts w:hint="eastAsia"/>
                <w:color w:val="000000"/>
                <w:sz w:val="24"/>
                <w:szCs w:val="24"/>
                <w:lang w:bidi="ar"/>
              </w:rPr>
              <w:t>DSSL</w:t>
            </w:r>
          </w:p>
        </w:tc>
        <w:tc>
          <w:tcPr>
            <w:tcW w:w="1518" w:type="dxa"/>
            <w:tcBorders>
              <w:top w:val="nil"/>
              <w:left w:val="nil"/>
              <w:bottom w:val="nil"/>
              <w:right w:val="nil"/>
            </w:tcBorders>
            <w:shd w:val="clear" w:color="auto" w:fill="FFFFFF"/>
          </w:tcPr>
          <w:p w14:paraId="7678155C">
            <w:pPr>
              <w:pStyle w:val="53"/>
              <w:outlineLvl w:val="9"/>
              <w:rPr>
                <w:color w:val="000000"/>
                <w:sz w:val="24"/>
                <w:szCs w:val="24"/>
              </w:rPr>
            </w:pPr>
            <w:bookmarkStart w:id="2194" w:name="_Toc23071"/>
            <w:bookmarkStart w:id="2195" w:name="_Toc8119"/>
            <w:bookmarkStart w:id="2196" w:name="_Toc25415"/>
            <w:bookmarkStart w:id="2197" w:name="_Toc3749"/>
            <w:r>
              <w:rPr>
                <w:rFonts w:hint="eastAsia"/>
                <w:color w:val="000000"/>
                <w:sz w:val="24"/>
                <w:szCs w:val="24"/>
              </w:rPr>
              <w:t>39.05</w:t>
            </w:r>
            <w:bookmarkEnd w:id="2194"/>
            <w:bookmarkEnd w:id="2195"/>
            <w:bookmarkEnd w:id="2196"/>
            <w:bookmarkEnd w:id="2197"/>
          </w:p>
        </w:tc>
        <w:tc>
          <w:tcPr>
            <w:tcW w:w="1518" w:type="dxa"/>
            <w:tcBorders>
              <w:top w:val="nil"/>
              <w:left w:val="nil"/>
              <w:bottom w:val="nil"/>
              <w:right w:val="nil"/>
            </w:tcBorders>
            <w:shd w:val="clear" w:color="auto" w:fill="FFFFFF"/>
          </w:tcPr>
          <w:p w14:paraId="515E5462">
            <w:pPr>
              <w:pStyle w:val="53"/>
              <w:outlineLvl w:val="9"/>
              <w:rPr>
                <w:color w:val="000000"/>
                <w:sz w:val="24"/>
                <w:szCs w:val="24"/>
              </w:rPr>
            </w:pPr>
            <w:bookmarkStart w:id="2198" w:name="_Toc12063"/>
            <w:bookmarkStart w:id="2199" w:name="_Toc32610"/>
            <w:bookmarkStart w:id="2200" w:name="_Toc17506"/>
            <w:bookmarkStart w:id="2201" w:name="_Toc16743"/>
            <w:r>
              <w:rPr>
                <w:rFonts w:hint="eastAsia"/>
                <w:color w:val="000000"/>
                <w:sz w:val="24"/>
                <w:szCs w:val="24"/>
              </w:rPr>
              <w:t>62.60</w:t>
            </w:r>
            <w:bookmarkEnd w:id="2198"/>
            <w:bookmarkEnd w:id="2199"/>
            <w:bookmarkEnd w:id="2200"/>
            <w:bookmarkEnd w:id="2201"/>
          </w:p>
        </w:tc>
        <w:tc>
          <w:tcPr>
            <w:tcW w:w="1529" w:type="dxa"/>
            <w:tcBorders>
              <w:top w:val="nil"/>
              <w:left w:val="nil"/>
              <w:bottom w:val="nil"/>
              <w:right w:val="nil"/>
            </w:tcBorders>
            <w:shd w:val="clear" w:color="auto" w:fill="FFFFFF"/>
          </w:tcPr>
          <w:p w14:paraId="0315A5CA">
            <w:pPr>
              <w:pStyle w:val="53"/>
              <w:outlineLvl w:val="9"/>
              <w:rPr>
                <w:color w:val="000000"/>
                <w:sz w:val="24"/>
                <w:szCs w:val="24"/>
              </w:rPr>
            </w:pPr>
            <w:bookmarkStart w:id="2202" w:name="_Toc22465"/>
            <w:bookmarkStart w:id="2203" w:name="_Toc20485"/>
            <w:bookmarkStart w:id="2204" w:name="_Toc14780"/>
            <w:bookmarkStart w:id="2205" w:name="_Toc15200"/>
            <w:r>
              <w:rPr>
                <w:rFonts w:hint="eastAsia"/>
                <w:color w:val="000000"/>
                <w:sz w:val="24"/>
                <w:szCs w:val="24"/>
              </w:rPr>
              <w:t>73.95</w:t>
            </w:r>
            <w:bookmarkEnd w:id="2202"/>
            <w:bookmarkEnd w:id="2203"/>
            <w:bookmarkEnd w:id="2204"/>
            <w:bookmarkEnd w:id="2205"/>
          </w:p>
        </w:tc>
        <w:tc>
          <w:tcPr>
            <w:tcW w:w="1506" w:type="dxa"/>
            <w:tcBorders>
              <w:top w:val="nil"/>
              <w:left w:val="nil"/>
              <w:bottom w:val="nil"/>
              <w:right w:val="nil"/>
            </w:tcBorders>
            <w:shd w:val="clear" w:color="auto" w:fill="FFFFFF"/>
          </w:tcPr>
          <w:p w14:paraId="73665C30">
            <w:pPr>
              <w:pStyle w:val="53"/>
              <w:outlineLvl w:val="9"/>
              <w:rPr>
                <w:color w:val="000000"/>
                <w:sz w:val="24"/>
                <w:szCs w:val="24"/>
              </w:rPr>
            </w:pPr>
            <w:bookmarkStart w:id="2206" w:name="_Toc7842"/>
            <w:bookmarkStart w:id="2207" w:name="_Toc11752"/>
            <w:bookmarkStart w:id="2208" w:name="_Toc501"/>
            <w:bookmarkStart w:id="2209" w:name="_Toc9612"/>
            <w:r>
              <w:rPr>
                <w:rFonts w:hint="eastAsia"/>
                <w:color w:val="000000"/>
                <w:sz w:val="24"/>
                <w:szCs w:val="24"/>
              </w:rPr>
              <w:t>-</w:t>
            </w:r>
            <w:bookmarkEnd w:id="2206"/>
            <w:bookmarkEnd w:id="2207"/>
            <w:bookmarkEnd w:id="2208"/>
            <w:bookmarkEnd w:id="2209"/>
          </w:p>
        </w:tc>
      </w:tr>
      <w:tr w14:paraId="109A71FB">
        <w:trPr>
          <w:jc w:val="center"/>
        </w:trPr>
        <w:tc>
          <w:tcPr>
            <w:tcW w:w="1778" w:type="dxa"/>
            <w:tcBorders>
              <w:top w:val="nil"/>
              <w:left w:val="nil"/>
              <w:bottom w:val="nil"/>
              <w:right w:val="nil"/>
            </w:tcBorders>
            <w:shd w:val="clear" w:color="auto" w:fill="FFFFFF"/>
          </w:tcPr>
          <w:p w14:paraId="4DB57039">
            <w:pPr>
              <w:widowControl/>
              <w:spacing w:before="120"/>
              <w:jc w:val="left"/>
              <w:textAlignment w:val="center"/>
              <w:rPr>
                <w:color w:val="000000"/>
                <w:sz w:val="24"/>
                <w:szCs w:val="24"/>
                <w:lang w:bidi="ar"/>
              </w:rPr>
            </w:pPr>
            <w:r>
              <w:rPr>
                <w:color w:val="000000"/>
                <w:sz w:val="24"/>
                <w:szCs w:val="24"/>
                <w:lang w:bidi="ar"/>
              </w:rPr>
              <w:t xml:space="preserve">SSAN </w:t>
            </w:r>
          </w:p>
        </w:tc>
        <w:tc>
          <w:tcPr>
            <w:tcW w:w="1518" w:type="dxa"/>
            <w:tcBorders>
              <w:top w:val="nil"/>
              <w:left w:val="nil"/>
              <w:bottom w:val="nil"/>
              <w:right w:val="nil"/>
            </w:tcBorders>
            <w:shd w:val="clear" w:color="auto" w:fill="FFFFFF"/>
          </w:tcPr>
          <w:p w14:paraId="3E1B32AB">
            <w:pPr>
              <w:pStyle w:val="53"/>
              <w:outlineLvl w:val="9"/>
              <w:rPr>
                <w:color w:val="000000"/>
                <w:sz w:val="24"/>
                <w:szCs w:val="24"/>
              </w:rPr>
            </w:pPr>
            <w:bookmarkStart w:id="2210" w:name="_Toc23826"/>
            <w:bookmarkStart w:id="2211" w:name="_Toc14863"/>
            <w:bookmarkStart w:id="2212" w:name="_Toc10632"/>
            <w:bookmarkStart w:id="2213" w:name="_Toc29845"/>
            <w:r>
              <w:rPr>
                <w:rFonts w:hint="eastAsia"/>
                <w:color w:val="000000"/>
                <w:sz w:val="24"/>
                <w:szCs w:val="24"/>
              </w:rPr>
              <w:t>43.50</w:t>
            </w:r>
            <w:bookmarkEnd w:id="2210"/>
            <w:bookmarkEnd w:id="2211"/>
            <w:bookmarkEnd w:id="2212"/>
            <w:bookmarkEnd w:id="2213"/>
          </w:p>
        </w:tc>
        <w:tc>
          <w:tcPr>
            <w:tcW w:w="1518" w:type="dxa"/>
            <w:tcBorders>
              <w:top w:val="nil"/>
              <w:left w:val="nil"/>
              <w:bottom w:val="nil"/>
              <w:right w:val="nil"/>
            </w:tcBorders>
            <w:shd w:val="clear" w:color="auto" w:fill="FFFFFF"/>
          </w:tcPr>
          <w:p w14:paraId="48C5131E">
            <w:pPr>
              <w:pStyle w:val="53"/>
              <w:outlineLvl w:val="9"/>
              <w:rPr>
                <w:color w:val="000000"/>
                <w:sz w:val="24"/>
                <w:szCs w:val="24"/>
              </w:rPr>
            </w:pPr>
            <w:bookmarkStart w:id="2214" w:name="_Toc27260"/>
            <w:bookmarkStart w:id="2215" w:name="_Toc26320"/>
            <w:bookmarkStart w:id="2216" w:name="_Toc11656"/>
            <w:bookmarkStart w:id="2217" w:name="_Toc12868"/>
            <w:r>
              <w:rPr>
                <w:rFonts w:hint="eastAsia"/>
                <w:color w:val="000000"/>
                <w:sz w:val="24"/>
                <w:szCs w:val="24"/>
              </w:rPr>
              <w:t>67.80</w:t>
            </w:r>
            <w:bookmarkEnd w:id="2214"/>
            <w:bookmarkEnd w:id="2215"/>
            <w:bookmarkEnd w:id="2216"/>
            <w:bookmarkEnd w:id="2217"/>
          </w:p>
        </w:tc>
        <w:tc>
          <w:tcPr>
            <w:tcW w:w="1529" w:type="dxa"/>
            <w:tcBorders>
              <w:top w:val="nil"/>
              <w:left w:val="nil"/>
              <w:bottom w:val="nil"/>
              <w:right w:val="nil"/>
            </w:tcBorders>
            <w:shd w:val="clear" w:color="auto" w:fill="FFFFFF"/>
          </w:tcPr>
          <w:p w14:paraId="6D2B546B">
            <w:pPr>
              <w:pStyle w:val="53"/>
              <w:outlineLvl w:val="9"/>
              <w:rPr>
                <w:color w:val="000000"/>
                <w:sz w:val="24"/>
                <w:szCs w:val="24"/>
              </w:rPr>
            </w:pPr>
            <w:bookmarkStart w:id="2218" w:name="_Toc18316"/>
            <w:bookmarkStart w:id="2219" w:name="_Toc21894"/>
            <w:bookmarkStart w:id="2220" w:name="_Toc8748"/>
            <w:bookmarkStart w:id="2221" w:name="_Toc1397"/>
            <w:r>
              <w:rPr>
                <w:rFonts w:hint="eastAsia"/>
                <w:color w:val="000000"/>
                <w:sz w:val="24"/>
                <w:szCs w:val="24"/>
              </w:rPr>
              <w:t>77.15</w:t>
            </w:r>
            <w:bookmarkEnd w:id="2218"/>
            <w:bookmarkEnd w:id="2219"/>
            <w:bookmarkEnd w:id="2220"/>
            <w:bookmarkEnd w:id="2221"/>
          </w:p>
        </w:tc>
        <w:tc>
          <w:tcPr>
            <w:tcW w:w="1506" w:type="dxa"/>
            <w:tcBorders>
              <w:top w:val="nil"/>
              <w:left w:val="nil"/>
              <w:bottom w:val="nil"/>
              <w:right w:val="nil"/>
            </w:tcBorders>
            <w:shd w:val="clear" w:color="auto" w:fill="FFFFFF"/>
          </w:tcPr>
          <w:p w14:paraId="1801EB38">
            <w:pPr>
              <w:pStyle w:val="53"/>
              <w:outlineLvl w:val="9"/>
              <w:rPr>
                <w:color w:val="000000"/>
                <w:sz w:val="24"/>
                <w:szCs w:val="24"/>
              </w:rPr>
            </w:pPr>
            <w:bookmarkStart w:id="2222" w:name="_Toc18086"/>
            <w:bookmarkStart w:id="2223" w:name="_Toc14269"/>
            <w:bookmarkStart w:id="2224" w:name="_Toc16067"/>
            <w:bookmarkStart w:id="2225" w:name="_Toc26312"/>
            <w:r>
              <w:rPr>
                <w:rFonts w:hint="eastAsia"/>
                <w:color w:val="000000"/>
                <w:sz w:val="24"/>
                <w:szCs w:val="24"/>
              </w:rPr>
              <w:t>-</w:t>
            </w:r>
            <w:bookmarkEnd w:id="2222"/>
            <w:bookmarkEnd w:id="2223"/>
            <w:bookmarkEnd w:id="2224"/>
            <w:bookmarkEnd w:id="2225"/>
          </w:p>
        </w:tc>
      </w:tr>
      <w:tr w14:paraId="62FBE081">
        <w:trPr>
          <w:jc w:val="center"/>
        </w:trPr>
        <w:tc>
          <w:tcPr>
            <w:tcW w:w="1778" w:type="dxa"/>
            <w:tcBorders>
              <w:top w:val="nil"/>
              <w:left w:val="nil"/>
              <w:bottom w:val="nil"/>
              <w:right w:val="nil"/>
            </w:tcBorders>
            <w:shd w:val="clear" w:color="auto" w:fill="FFFFFF"/>
          </w:tcPr>
          <w:p w14:paraId="28BE947F">
            <w:pPr>
              <w:widowControl/>
              <w:spacing w:before="120"/>
              <w:jc w:val="left"/>
              <w:textAlignment w:val="center"/>
              <w:rPr>
                <w:color w:val="000000"/>
                <w:sz w:val="24"/>
                <w:szCs w:val="24"/>
                <w:lang w:bidi="ar"/>
              </w:rPr>
            </w:pPr>
            <w:r>
              <w:rPr>
                <w:rFonts w:hint="eastAsia"/>
                <w:color w:val="000000"/>
                <w:sz w:val="24"/>
                <w:szCs w:val="24"/>
                <w:lang w:bidi="ar"/>
              </w:rPr>
              <w:t>LUBL</w:t>
            </w:r>
          </w:p>
        </w:tc>
        <w:tc>
          <w:tcPr>
            <w:tcW w:w="1518" w:type="dxa"/>
            <w:tcBorders>
              <w:top w:val="nil"/>
              <w:left w:val="nil"/>
              <w:bottom w:val="nil"/>
              <w:right w:val="nil"/>
            </w:tcBorders>
            <w:shd w:val="clear" w:color="auto" w:fill="FFFFFF"/>
          </w:tcPr>
          <w:p w14:paraId="416A3184">
            <w:pPr>
              <w:pStyle w:val="53"/>
              <w:outlineLvl w:val="9"/>
              <w:rPr>
                <w:color w:val="000000"/>
                <w:sz w:val="24"/>
                <w:szCs w:val="24"/>
              </w:rPr>
            </w:pPr>
            <w:bookmarkStart w:id="2226" w:name="_Toc3531"/>
            <w:bookmarkStart w:id="2227" w:name="_Toc7727"/>
            <w:bookmarkStart w:id="2228" w:name="_Toc29600"/>
            <w:bookmarkStart w:id="2229" w:name="_Toc2550"/>
            <w:r>
              <w:rPr>
                <w:rFonts w:hint="eastAsia"/>
                <w:color w:val="000000"/>
                <w:sz w:val="24"/>
                <w:szCs w:val="24"/>
              </w:rPr>
              <w:t>45.55</w:t>
            </w:r>
            <w:bookmarkEnd w:id="2226"/>
            <w:bookmarkEnd w:id="2227"/>
            <w:bookmarkEnd w:id="2228"/>
            <w:bookmarkEnd w:id="2229"/>
          </w:p>
        </w:tc>
        <w:tc>
          <w:tcPr>
            <w:tcW w:w="1518" w:type="dxa"/>
            <w:tcBorders>
              <w:top w:val="nil"/>
              <w:left w:val="nil"/>
              <w:bottom w:val="nil"/>
              <w:right w:val="nil"/>
            </w:tcBorders>
            <w:shd w:val="clear" w:color="auto" w:fill="FFFFFF"/>
          </w:tcPr>
          <w:p w14:paraId="1B3D1997">
            <w:pPr>
              <w:pStyle w:val="53"/>
              <w:outlineLvl w:val="9"/>
              <w:rPr>
                <w:color w:val="000000"/>
                <w:sz w:val="24"/>
                <w:szCs w:val="24"/>
              </w:rPr>
            </w:pPr>
            <w:bookmarkStart w:id="2230" w:name="_Toc12423"/>
            <w:bookmarkStart w:id="2231" w:name="_Toc16347"/>
            <w:bookmarkStart w:id="2232" w:name="_Toc9218"/>
            <w:bookmarkStart w:id="2233" w:name="_Toc17867"/>
            <w:r>
              <w:rPr>
                <w:rFonts w:hint="eastAsia"/>
                <w:color w:val="000000"/>
                <w:sz w:val="24"/>
                <w:szCs w:val="24"/>
              </w:rPr>
              <w:t>68.20</w:t>
            </w:r>
            <w:bookmarkEnd w:id="2230"/>
            <w:bookmarkEnd w:id="2231"/>
            <w:bookmarkEnd w:id="2232"/>
            <w:bookmarkEnd w:id="2233"/>
          </w:p>
        </w:tc>
        <w:tc>
          <w:tcPr>
            <w:tcW w:w="1529" w:type="dxa"/>
            <w:tcBorders>
              <w:top w:val="nil"/>
              <w:left w:val="nil"/>
              <w:bottom w:val="nil"/>
              <w:right w:val="nil"/>
            </w:tcBorders>
            <w:shd w:val="clear" w:color="auto" w:fill="FFFFFF"/>
          </w:tcPr>
          <w:p w14:paraId="2D47DF54">
            <w:pPr>
              <w:pStyle w:val="53"/>
              <w:outlineLvl w:val="9"/>
              <w:rPr>
                <w:color w:val="000000"/>
                <w:sz w:val="24"/>
                <w:szCs w:val="24"/>
              </w:rPr>
            </w:pPr>
            <w:bookmarkStart w:id="2234" w:name="_Toc29104"/>
            <w:bookmarkStart w:id="2235" w:name="_Toc21667"/>
            <w:bookmarkStart w:id="2236" w:name="_Toc6481"/>
            <w:bookmarkStart w:id="2237" w:name="_Toc8617"/>
            <w:r>
              <w:rPr>
                <w:rFonts w:hint="eastAsia"/>
                <w:color w:val="000000"/>
                <w:sz w:val="24"/>
                <w:szCs w:val="24"/>
              </w:rPr>
              <w:t>77.85</w:t>
            </w:r>
            <w:bookmarkEnd w:id="2234"/>
            <w:bookmarkEnd w:id="2235"/>
            <w:bookmarkEnd w:id="2236"/>
            <w:bookmarkEnd w:id="2237"/>
          </w:p>
        </w:tc>
        <w:tc>
          <w:tcPr>
            <w:tcW w:w="1506" w:type="dxa"/>
            <w:tcBorders>
              <w:top w:val="nil"/>
              <w:left w:val="nil"/>
              <w:bottom w:val="nil"/>
              <w:right w:val="nil"/>
            </w:tcBorders>
            <w:shd w:val="clear" w:color="auto" w:fill="FFFFFF"/>
          </w:tcPr>
          <w:p w14:paraId="5A1A3A4B">
            <w:pPr>
              <w:pStyle w:val="53"/>
              <w:outlineLvl w:val="9"/>
              <w:rPr>
                <w:color w:val="000000"/>
                <w:sz w:val="24"/>
                <w:szCs w:val="24"/>
              </w:rPr>
            </w:pPr>
            <w:bookmarkStart w:id="2238" w:name="_Toc15374"/>
            <w:bookmarkStart w:id="2239" w:name="_Toc15817"/>
            <w:bookmarkStart w:id="2240" w:name="_Toc10803"/>
            <w:bookmarkStart w:id="2241" w:name="_Toc17525"/>
            <w:r>
              <w:rPr>
                <w:rFonts w:hint="eastAsia"/>
                <w:color w:val="000000"/>
                <w:sz w:val="24"/>
                <w:szCs w:val="24"/>
              </w:rPr>
              <w:t>-</w:t>
            </w:r>
            <w:bookmarkEnd w:id="2238"/>
            <w:bookmarkEnd w:id="2239"/>
            <w:bookmarkEnd w:id="2240"/>
            <w:bookmarkEnd w:id="2241"/>
          </w:p>
        </w:tc>
      </w:tr>
      <w:tr w14:paraId="4388CC64">
        <w:trPr>
          <w:jc w:val="center"/>
        </w:trPr>
        <w:tc>
          <w:tcPr>
            <w:tcW w:w="1778" w:type="dxa"/>
            <w:tcBorders>
              <w:top w:val="nil"/>
              <w:left w:val="nil"/>
              <w:bottom w:val="nil"/>
              <w:right w:val="nil"/>
            </w:tcBorders>
            <w:shd w:val="clear" w:color="auto" w:fill="FFFFFF"/>
          </w:tcPr>
          <w:p w14:paraId="32759020">
            <w:pPr>
              <w:widowControl/>
              <w:spacing w:before="120"/>
              <w:jc w:val="left"/>
              <w:textAlignment w:val="center"/>
              <w:rPr>
                <w:color w:val="000000"/>
                <w:sz w:val="24"/>
                <w:szCs w:val="24"/>
                <w:lang w:bidi="ar"/>
              </w:rPr>
            </w:pPr>
            <w:r>
              <w:rPr>
                <w:rFonts w:hint="eastAsia"/>
                <w:color w:val="000000"/>
                <w:sz w:val="24"/>
                <w:szCs w:val="24"/>
                <w:lang w:bidi="ar"/>
              </w:rPr>
              <w:t>IVT</w:t>
            </w:r>
          </w:p>
        </w:tc>
        <w:tc>
          <w:tcPr>
            <w:tcW w:w="1518" w:type="dxa"/>
            <w:tcBorders>
              <w:top w:val="nil"/>
              <w:left w:val="nil"/>
              <w:bottom w:val="nil"/>
              <w:right w:val="nil"/>
            </w:tcBorders>
            <w:shd w:val="clear" w:color="auto" w:fill="FFFFFF"/>
          </w:tcPr>
          <w:p w14:paraId="1140772C">
            <w:pPr>
              <w:pStyle w:val="53"/>
              <w:outlineLvl w:val="9"/>
              <w:rPr>
                <w:color w:val="000000"/>
                <w:sz w:val="24"/>
                <w:szCs w:val="24"/>
              </w:rPr>
            </w:pPr>
            <w:bookmarkStart w:id="2242" w:name="_Toc24694"/>
            <w:bookmarkStart w:id="2243" w:name="_Toc16244"/>
            <w:bookmarkStart w:id="2244" w:name="_Toc1667"/>
            <w:bookmarkStart w:id="2245" w:name="_Toc24662"/>
            <w:r>
              <w:rPr>
                <w:rFonts w:hint="eastAsia"/>
                <w:color w:val="000000"/>
                <w:sz w:val="24"/>
                <w:szCs w:val="24"/>
              </w:rPr>
              <w:t>46.70</w:t>
            </w:r>
            <w:bookmarkEnd w:id="2242"/>
            <w:bookmarkEnd w:id="2243"/>
            <w:bookmarkEnd w:id="2244"/>
            <w:bookmarkEnd w:id="2245"/>
          </w:p>
        </w:tc>
        <w:tc>
          <w:tcPr>
            <w:tcW w:w="1518" w:type="dxa"/>
            <w:tcBorders>
              <w:top w:val="nil"/>
              <w:left w:val="nil"/>
              <w:bottom w:val="nil"/>
              <w:right w:val="nil"/>
            </w:tcBorders>
            <w:shd w:val="clear" w:color="auto" w:fill="FFFFFF"/>
          </w:tcPr>
          <w:p w14:paraId="26223927">
            <w:pPr>
              <w:pStyle w:val="53"/>
              <w:outlineLvl w:val="9"/>
              <w:rPr>
                <w:color w:val="000000"/>
                <w:sz w:val="24"/>
                <w:szCs w:val="24"/>
              </w:rPr>
            </w:pPr>
            <w:bookmarkStart w:id="2246" w:name="_Toc2008"/>
            <w:bookmarkStart w:id="2247" w:name="_Toc16789"/>
            <w:bookmarkStart w:id="2248" w:name="_Toc27400"/>
            <w:bookmarkStart w:id="2249" w:name="_Toc16243"/>
            <w:r>
              <w:rPr>
                <w:rFonts w:hint="eastAsia"/>
                <w:color w:val="000000"/>
                <w:sz w:val="24"/>
                <w:szCs w:val="24"/>
              </w:rPr>
              <w:t>70.00</w:t>
            </w:r>
            <w:bookmarkEnd w:id="2246"/>
            <w:bookmarkEnd w:id="2247"/>
            <w:bookmarkEnd w:id="2248"/>
            <w:bookmarkEnd w:id="2249"/>
          </w:p>
        </w:tc>
        <w:tc>
          <w:tcPr>
            <w:tcW w:w="1529" w:type="dxa"/>
            <w:tcBorders>
              <w:top w:val="nil"/>
              <w:left w:val="nil"/>
              <w:bottom w:val="nil"/>
              <w:right w:val="nil"/>
            </w:tcBorders>
            <w:shd w:val="clear" w:color="auto" w:fill="FFFFFF"/>
          </w:tcPr>
          <w:p w14:paraId="137C0315">
            <w:pPr>
              <w:pStyle w:val="53"/>
              <w:outlineLvl w:val="9"/>
              <w:rPr>
                <w:color w:val="000000"/>
                <w:sz w:val="24"/>
                <w:szCs w:val="24"/>
              </w:rPr>
            </w:pPr>
            <w:bookmarkStart w:id="2250" w:name="_Toc14226"/>
            <w:bookmarkStart w:id="2251" w:name="_Toc27348"/>
            <w:bookmarkStart w:id="2252" w:name="_Toc32372"/>
            <w:bookmarkStart w:id="2253" w:name="_Toc26961"/>
            <w:r>
              <w:rPr>
                <w:rFonts w:hint="eastAsia"/>
                <w:color w:val="000000"/>
                <w:sz w:val="24"/>
                <w:szCs w:val="24"/>
              </w:rPr>
              <w:t>78.80</w:t>
            </w:r>
            <w:bookmarkEnd w:id="2250"/>
            <w:bookmarkEnd w:id="2251"/>
            <w:bookmarkEnd w:id="2252"/>
            <w:bookmarkEnd w:id="2253"/>
          </w:p>
        </w:tc>
        <w:tc>
          <w:tcPr>
            <w:tcW w:w="1506" w:type="dxa"/>
            <w:tcBorders>
              <w:top w:val="nil"/>
              <w:left w:val="nil"/>
              <w:bottom w:val="nil"/>
              <w:right w:val="nil"/>
            </w:tcBorders>
            <w:shd w:val="clear" w:color="auto" w:fill="FFFFFF"/>
          </w:tcPr>
          <w:p w14:paraId="2495886C">
            <w:pPr>
              <w:pStyle w:val="53"/>
              <w:outlineLvl w:val="9"/>
              <w:rPr>
                <w:color w:val="000000"/>
                <w:sz w:val="24"/>
                <w:szCs w:val="24"/>
              </w:rPr>
            </w:pPr>
            <w:bookmarkStart w:id="2254" w:name="_Toc14635"/>
            <w:bookmarkStart w:id="2255" w:name="_Toc11942"/>
            <w:bookmarkStart w:id="2256" w:name="_Toc20753"/>
            <w:bookmarkStart w:id="2257" w:name="_Toc21739"/>
            <w:r>
              <w:rPr>
                <w:rFonts w:hint="eastAsia"/>
                <w:color w:val="000000"/>
                <w:sz w:val="24"/>
                <w:szCs w:val="24"/>
              </w:rPr>
              <w:t>-</w:t>
            </w:r>
            <w:bookmarkEnd w:id="2254"/>
            <w:bookmarkEnd w:id="2255"/>
            <w:bookmarkEnd w:id="2256"/>
            <w:bookmarkEnd w:id="2257"/>
          </w:p>
        </w:tc>
      </w:tr>
      <w:tr w14:paraId="6C2840F7">
        <w:trPr>
          <w:jc w:val="center"/>
        </w:trPr>
        <w:tc>
          <w:tcPr>
            <w:tcW w:w="1778" w:type="dxa"/>
            <w:tcBorders>
              <w:top w:val="nil"/>
              <w:left w:val="nil"/>
              <w:bottom w:val="nil"/>
              <w:right w:val="nil"/>
            </w:tcBorders>
            <w:shd w:val="clear" w:color="auto" w:fill="FFFFFF"/>
          </w:tcPr>
          <w:p w14:paraId="7AC6FC75">
            <w:pPr>
              <w:widowControl/>
              <w:spacing w:before="120"/>
              <w:jc w:val="left"/>
              <w:textAlignment w:val="center"/>
              <w:rPr>
                <w:color w:val="000000"/>
                <w:sz w:val="24"/>
                <w:szCs w:val="24"/>
                <w:lang w:bidi="ar"/>
              </w:rPr>
            </w:pPr>
            <w:r>
              <w:rPr>
                <w:rFonts w:hint="eastAsia"/>
                <w:color w:val="000000"/>
                <w:sz w:val="24"/>
                <w:szCs w:val="24"/>
                <w:lang w:bidi="ar"/>
              </w:rPr>
              <w:t>CFine</w:t>
            </w:r>
          </w:p>
        </w:tc>
        <w:tc>
          <w:tcPr>
            <w:tcW w:w="1518" w:type="dxa"/>
            <w:tcBorders>
              <w:top w:val="nil"/>
              <w:left w:val="nil"/>
              <w:bottom w:val="nil"/>
              <w:right w:val="nil"/>
            </w:tcBorders>
            <w:shd w:val="clear" w:color="auto" w:fill="FFFFFF"/>
          </w:tcPr>
          <w:p w14:paraId="17654850">
            <w:pPr>
              <w:pStyle w:val="53"/>
              <w:outlineLvl w:val="9"/>
              <w:rPr>
                <w:color w:val="000000"/>
                <w:sz w:val="24"/>
                <w:szCs w:val="24"/>
              </w:rPr>
            </w:pPr>
            <w:bookmarkStart w:id="2258" w:name="_Toc17349"/>
            <w:bookmarkStart w:id="2259" w:name="_Toc23971"/>
            <w:bookmarkStart w:id="2260" w:name="_Toc23919"/>
            <w:bookmarkStart w:id="2261" w:name="_Toc4689"/>
            <w:r>
              <w:rPr>
                <w:rFonts w:hint="eastAsia"/>
                <w:color w:val="000000"/>
                <w:sz w:val="24"/>
                <w:szCs w:val="24"/>
              </w:rPr>
              <w:t>50.55</w:t>
            </w:r>
            <w:bookmarkEnd w:id="2258"/>
            <w:bookmarkEnd w:id="2259"/>
            <w:bookmarkEnd w:id="2260"/>
            <w:bookmarkEnd w:id="2261"/>
          </w:p>
        </w:tc>
        <w:tc>
          <w:tcPr>
            <w:tcW w:w="1518" w:type="dxa"/>
            <w:tcBorders>
              <w:top w:val="nil"/>
              <w:left w:val="nil"/>
              <w:bottom w:val="nil"/>
              <w:right w:val="nil"/>
            </w:tcBorders>
            <w:shd w:val="clear" w:color="auto" w:fill="FFFFFF"/>
          </w:tcPr>
          <w:p w14:paraId="51032015">
            <w:pPr>
              <w:pStyle w:val="53"/>
              <w:outlineLvl w:val="9"/>
              <w:rPr>
                <w:color w:val="000000"/>
                <w:sz w:val="24"/>
                <w:szCs w:val="24"/>
              </w:rPr>
            </w:pPr>
            <w:bookmarkStart w:id="2262" w:name="_Toc14732"/>
            <w:bookmarkStart w:id="2263" w:name="_Toc26279"/>
            <w:bookmarkStart w:id="2264" w:name="_Toc24775"/>
            <w:bookmarkStart w:id="2265" w:name="_Toc2689"/>
            <w:r>
              <w:rPr>
                <w:rFonts w:hint="eastAsia"/>
                <w:color w:val="000000"/>
                <w:sz w:val="24"/>
                <w:szCs w:val="24"/>
              </w:rPr>
              <w:t>72.50</w:t>
            </w:r>
            <w:bookmarkEnd w:id="2262"/>
            <w:bookmarkEnd w:id="2263"/>
            <w:bookmarkEnd w:id="2264"/>
            <w:bookmarkEnd w:id="2265"/>
          </w:p>
        </w:tc>
        <w:tc>
          <w:tcPr>
            <w:tcW w:w="1529" w:type="dxa"/>
            <w:tcBorders>
              <w:top w:val="nil"/>
              <w:left w:val="nil"/>
              <w:bottom w:val="nil"/>
              <w:right w:val="nil"/>
            </w:tcBorders>
            <w:shd w:val="clear" w:color="auto" w:fill="FFFFFF"/>
          </w:tcPr>
          <w:p w14:paraId="4FAA574B">
            <w:pPr>
              <w:pStyle w:val="53"/>
              <w:outlineLvl w:val="9"/>
              <w:rPr>
                <w:color w:val="000000"/>
                <w:sz w:val="24"/>
                <w:szCs w:val="24"/>
              </w:rPr>
            </w:pPr>
            <w:bookmarkStart w:id="2266" w:name="_Toc6874"/>
            <w:bookmarkStart w:id="2267" w:name="_Toc21704"/>
            <w:bookmarkStart w:id="2268" w:name="_Toc16980"/>
            <w:bookmarkStart w:id="2269" w:name="_Toc7456"/>
            <w:r>
              <w:rPr>
                <w:rFonts w:hint="eastAsia"/>
                <w:color w:val="000000"/>
                <w:sz w:val="24"/>
                <w:szCs w:val="24"/>
              </w:rPr>
              <w:t>81.60</w:t>
            </w:r>
            <w:bookmarkEnd w:id="2266"/>
            <w:bookmarkEnd w:id="2267"/>
            <w:bookmarkEnd w:id="2268"/>
            <w:bookmarkEnd w:id="2269"/>
          </w:p>
        </w:tc>
        <w:tc>
          <w:tcPr>
            <w:tcW w:w="1506" w:type="dxa"/>
            <w:tcBorders>
              <w:top w:val="nil"/>
              <w:left w:val="nil"/>
              <w:bottom w:val="nil"/>
              <w:right w:val="nil"/>
            </w:tcBorders>
            <w:shd w:val="clear" w:color="auto" w:fill="FFFFFF"/>
          </w:tcPr>
          <w:p w14:paraId="0C48222D">
            <w:pPr>
              <w:pStyle w:val="53"/>
              <w:outlineLvl w:val="9"/>
              <w:rPr>
                <w:color w:val="000000"/>
                <w:sz w:val="24"/>
                <w:szCs w:val="24"/>
              </w:rPr>
            </w:pPr>
            <w:bookmarkStart w:id="2270" w:name="_Toc568"/>
            <w:bookmarkStart w:id="2271" w:name="_Toc14562"/>
            <w:bookmarkStart w:id="2272" w:name="_Toc14865"/>
            <w:bookmarkStart w:id="2273" w:name="_Toc9925"/>
            <w:r>
              <w:rPr>
                <w:rFonts w:hint="eastAsia"/>
                <w:color w:val="000000"/>
                <w:sz w:val="24"/>
                <w:szCs w:val="24"/>
              </w:rPr>
              <w:t>-</w:t>
            </w:r>
            <w:bookmarkEnd w:id="2270"/>
            <w:bookmarkEnd w:id="2271"/>
            <w:bookmarkEnd w:id="2272"/>
            <w:bookmarkEnd w:id="2273"/>
          </w:p>
        </w:tc>
      </w:tr>
      <w:tr w14:paraId="146C46D7">
        <w:trPr>
          <w:jc w:val="center"/>
        </w:trPr>
        <w:tc>
          <w:tcPr>
            <w:tcW w:w="1778" w:type="dxa"/>
            <w:tcBorders>
              <w:top w:val="nil"/>
              <w:left w:val="nil"/>
              <w:bottom w:val="nil"/>
              <w:right w:val="nil"/>
            </w:tcBorders>
            <w:shd w:val="clear" w:color="auto" w:fill="FFFFFF"/>
          </w:tcPr>
          <w:p w14:paraId="1074DFA4">
            <w:pPr>
              <w:widowControl/>
              <w:spacing w:before="120"/>
              <w:jc w:val="left"/>
              <w:textAlignment w:val="center"/>
              <w:rPr>
                <w:color w:val="000000"/>
                <w:sz w:val="24"/>
                <w:szCs w:val="24"/>
                <w:lang w:bidi="ar"/>
              </w:rPr>
            </w:pPr>
            <w:r>
              <w:rPr>
                <w:color w:val="000000"/>
                <w:sz w:val="24"/>
                <w:szCs w:val="24"/>
                <w:lang w:bidi="ar"/>
              </w:rPr>
              <w:t xml:space="preserve">IRRA </w:t>
            </w:r>
          </w:p>
        </w:tc>
        <w:tc>
          <w:tcPr>
            <w:tcW w:w="1518" w:type="dxa"/>
            <w:tcBorders>
              <w:top w:val="nil"/>
              <w:left w:val="nil"/>
              <w:bottom w:val="nil"/>
              <w:right w:val="nil"/>
            </w:tcBorders>
            <w:shd w:val="clear" w:color="auto" w:fill="FFFFFF"/>
          </w:tcPr>
          <w:p w14:paraId="604F4966">
            <w:pPr>
              <w:pStyle w:val="53"/>
              <w:outlineLvl w:val="9"/>
              <w:rPr>
                <w:color w:val="000000"/>
                <w:sz w:val="24"/>
                <w:szCs w:val="24"/>
              </w:rPr>
            </w:pPr>
            <w:bookmarkStart w:id="2274" w:name="_Toc30145"/>
            <w:bookmarkStart w:id="2275" w:name="_Toc9046"/>
            <w:bookmarkStart w:id="2276" w:name="_Toc10204"/>
            <w:bookmarkStart w:id="2277" w:name="_Toc25438"/>
            <w:r>
              <w:rPr>
                <w:rFonts w:hint="eastAsia"/>
                <w:color w:val="000000"/>
                <w:sz w:val="24"/>
                <w:szCs w:val="24"/>
              </w:rPr>
              <w:t>60.20</w:t>
            </w:r>
            <w:bookmarkEnd w:id="2274"/>
            <w:bookmarkEnd w:id="2275"/>
            <w:bookmarkEnd w:id="2276"/>
            <w:bookmarkEnd w:id="2277"/>
          </w:p>
        </w:tc>
        <w:tc>
          <w:tcPr>
            <w:tcW w:w="1518" w:type="dxa"/>
            <w:tcBorders>
              <w:top w:val="nil"/>
              <w:left w:val="nil"/>
              <w:bottom w:val="nil"/>
              <w:right w:val="nil"/>
            </w:tcBorders>
            <w:shd w:val="clear" w:color="auto" w:fill="FFFFFF"/>
          </w:tcPr>
          <w:p w14:paraId="4A50284E">
            <w:pPr>
              <w:pStyle w:val="53"/>
              <w:outlineLvl w:val="9"/>
              <w:rPr>
                <w:color w:val="000000"/>
                <w:sz w:val="24"/>
                <w:szCs w:val="24"/>
              </w:rPr>
            </w:pPr>
            <w:bookmarkStart w:id="2278" w:name="_Toc23741"/>
            <w:bookmarkStart w:id="2279" w:name="_Toc8421"/>
            <w:bookmarkStart w:id="2280" w:name="_Toc11697"/>
            <w:bookmarkStart w:id="2281" w:name="_Toc16150"/>
            <w:r>
              <w:rPr>
                <w:rFonts w:hint="eastAsia"/>
                <w:color w:val="000000"/>
                <w:sz w:val="24"/>
                <w:szCs w:val="24"/>
              </w:rPr>
              <w:t>81.30</w:t>
            </w:r>
            <w:bookmarkEnd w:id="2278"/>
            <w:bookmarkEnd w:id="2279"/>
            <w:bookmarkEnd w:id="2280"/>
            <w:bookmarkEnd w:id="2281"/>
          </w:p>
        </w:tc>
        <w:tc>
          <w:tcPr>
            <w:tcW w:w="1529" w:type="dxa"/>
            <w:tcBorders>
              <w:top w:val="nil"/>
              <w:left w:val="nil"/>
              <w:bottom w:val="nil"/>
              <w:right w:val="nil"/>
            </w:tcBorders>
            <w:shd w:val="clear" w:color="auto" w:fill="FFFFFF"/>
          </w:tcPr>
          <w:p w14:paraId="3A3E00CD">
            <w:pPr>
              <w:pStyle w:val="53"/>
              <w:outlineLvl w:val="9"/>
              <w:rPr>
                <w:color w:val="000000"/>
                <w:sz w:val="24"/>
                <w:szCs w:val="24"/>
              </w:rPr>
            </w:pPr>
            <w:bookmarkStart w:id="2282" w:name="_Toc2593"/>
            <w:bookmarkStart w:id="2283" w:name="_Toc23979"/>
            <w:bookmarkStart w:id="2284" w:name="_Toc28842"/>
            <w:bookmarkStart w:id="2285" w:name="_Toc27193"/>
            <w:r>
              <w:rPr>
                <w:rFonts w:hint="eastAsia"/>
                <w:color w:val="000000"/>
                <w:sz w:val="24"/>
                <w:szCs w:val="24"/>
              </w:rPr>
              <w:t>88.20</w:t>
            </w:r>
            <w:bookmarkEnd w:id="2282"/>
            <w:bookmarkEnd w:id="2283"/>
            <w:bookmarkEnd w:id="2284"/>
            <w:bookmarkEnd w:id="2285"/>
          </w:p>
        </w:tc>
        <w:tc>
          <w:tcPr>
            <w:tcW w:w="1506" w:type="dxa"/>
            <w:tcBorders>
              <w:top w:val="nil"/>
              <w:left w:val="nil"/>
              <w:bottom w:val="nil"/>
              <w:right w:val="nil"/>
            </w:tcBorders>
            <w:shd w:val="clear" w:color="auto" w:fill="FFFFFF"/>
          </w:tcPr>
          <w:p w14:paraId="58B42E50">
            <w:pPr>
              <w:pStyle w:val="53"/>
              <w:outlineLvl w:val="9"/>
              <w:rPr>
                <w:color w:val="000000"/>
                <w:sz w:val="24"/>
                <w:szCs w:val="24"/>
              </w:rPr>
            </w:pPr>
            <w:bookmarkStart w:id="2286" w:name="_Toc7185"/>
            <w:bookmarkStart w:id="2287" w:name="_Toc15842"/>
            <w:bookmarkStart w:id="2288" w:name="_Toc12371"/>
            <w:bookmarkStart w:id="2289" w:name="_Toc31198"/>
            <w:r>
              <w:rPr>
                <w:rFonts w:hint="eastAsia"/>
                <w:color w:val="000000"/>
                <w:sz w:val="24"/>
                <w:szCs w:val="24"/>
              </w:rPr>
              <w:t>47.17</w:t>
            </w:r>
            <w:bookmarkEnd w:id="2286"/>
            <w:bookmarkEnd w:id="2287"/>
            <w:bookmarkEnd w:id="2288"/>
            <w:bookmarkEnd w:id="2289"/>
          </w:p>
        </w:tc>
      </w:tr>
      <w:tr w14:paraId="5A802B35">
        <w:trPr>
          <w:jc w:val="center"/>
        </w:trPr>
        <w:tc>
          <w:tcPr>
            <w:tcW w:w="1778" w:type="dxa"/>
            <w:tcBorders>
              <w:top w:val="nil"/>
              <w:left w:val="nil"/>
              <w:bottom w:val="nil"/>
              <w:right w:val="nil"/>
            </w:tcBorders>
            <w:shd w:val="clear" w:color="auto" w:fill="FFFFFF"/>
          </w:tcPr>
          <w:p w14:paraId="603483DE">
            <w:pPr>
              <w:widowControl/>
              <w:spacing w:before="120"/>
              <w:jc w:val="left"/>
              <w:textAlignment w:val="center"/>
              <w:rPr>
                <w:color w:val="000000"/>
                <w:sz w:val="24"/>
                <w:szCs w:val="24"/>
                <w:lang w:bidi="ar"/>
              </w:rPr>
            </w:pPr>
            <w:r>
              <w:rPr>
                <w:color w:val="000000"/>
                <w:sz w:val="24"/>
                <w:szCs w:val="24"/>
                <w:lang w:bidi="ar"/>
              </w:rPr>
              <w:t xml:space="preserve">CPCL </w:t>
            </w:r>
          </w:p>
        </w:tc>
        <w:tc>
          <w:tcPr>
            <w:tcW w:w="1518" w:type="dxa"/>
            <w:tcBorders>
              <w:top w:val="nil"/>
              <w:left w:val="nil"/>
              <w:bottom w:val="nil"/>
              <w:right w:val="nil"/>
            </w:tcBorders>
            <w:shd w:val="clear" w:color="auto" w:fill="FFFFFF"/>
          </w:tcPr>
          <w:p w14:paraId="6AA643CF">
            <w:pPr>
              <w:pStyle w:val="53"/>
              <w:outlineLvl w:val="9"/>
              <w:rPr>
                <w:color w:val="000000"/>
                <w:sz w:val="24"/>
                <w:szCs w:val="24"/>
              </w:rPr>
            </w:pPr>
            <w:bookmarkStart w:id="2290" w:name="_Toc18809"/>
            <w:bookmarkStart w:id="2291" w:name="_Toc3368"/>
            <w:bookmarkStart w:id="2292" w:name="_Toc5407"/>
            <w:bookmarkStart w:id="2293" w:name="_Toc31446"/>
            <w:r>
              <w:rPr>
                <w:rFonts w:hint="eastAsia"/>
                <w:color w:val="000000"/>
                <w:sz w:val="24"/>
                <w:szCs w:val="24"/>
              </w:rPr>
              <w:t>58.35</w:t>
            </w:r>
            <w:bookmarkEnd w:id="2290"/>
            <w:bookmarkEnd w:id="2291"/>
            <w:bookmarkEnd w:id="2292"/>
            <w:bookmarkEnd w:id="2293"/>
          </w:p>
        </w:tc>
        <w:tc>
          <w:tcPr>
            <w:tcW w:w="1518" w:type="dxa"/>
            <w:tcBorders>
              <w:top w:val="nil"/>
              <w:left w:val="nil"/>
              <w:bottom w:val="nil"/>
              <w:right w:val="nil"/>
            </w:tcBorders>
            <w:shd w:val="clear" w:color="auto" w:fill="FFFFFF"/>
          </w:tcPr>
          <w:p w14:paraId="6A21C4A5">
            <w:pPr>
              <w:pStyle w:val="53"/>
              <w:outlineLvl w:val="9"/>
              <w:rPr>
                <w:color w:val="000000"/>
                <w:sz w:val="24"/>
                <w:szCs w:val="24"/>
              </w:rPr>
            </w:pPr>
            <w:bookmarkStart w:id="2294" w:name="_Toc3452"/>
            <w:bookmarkStart w:id="2295" w:name="_Toc29952"/>
            <w:bookmarkStart w:id="2296" w:name="_Toc8353"/>
            <w:bookmarkStart w:id="2297" w:name="_Toc11455"/>
            <w:r>
              <w:rPr>
                <w:rFonts w:hint="eastAsia"/>
                <w:color w:val="000000"/>
                <w:sz w:val="24"/>
                <w:szCs w:val="24"/>
              </w:rPr>
              <w:t>81.05</w:t>
            </w:r>
            <w:bookmarkEnd w:id="2294"/>
            <w:bookmarkEnd w:id="2295"/>
            <w:bookmarkEnd w:id="2296"/>
            <w:bookmarkEnd w:id="2297"/>
          </w:p>
        </w:tc>
        <w:tc>
          <w:tcPr>
            <w:tcW w:w="1529" w:type="dxa"/>
            <w:tcBorders>
              <w:top w:val="nil"/>
              <w:left w:val="nil"/>
              <w:bottom w:val="nil"/>
              <w:right w:val="nil"/>
            </w:tcBorders>
            <w:shd w:val="clear" w:color="auto" w:fill="FFFFFF"/>
          </w:tcPr>
          <w:p w14:paraId="7831E0DF">
            <w:pPr>
              <w:pStyle w:val="53"/>
              <w:outlineLvl w:val="9"/>
              <w:rPr>
                <w:color w:val="000000"/>
                <w:sz w:val="24"/>
                <w:szCs w:val="24"/>
              </w:rPr>
            </w:pPr>
            <w:bookmarkStart w:id="2298" w:name="_Toc24365"/>
            <w:bookmarkStart w:id="2299" w:name="_Toc17050"/>
            <w:bookmarkStart w:id="2300" w:name="_Toc9481"/>
            <w:bookmarkStart w:id="2301" w:name="_Toc16100"/>
            <w:r>
              <w:rPr>
                <w:rFonts w:hint="eastAsia"/>
                <w:color w:val="000000"/>
                <w:sz w:val="24"/>
                <w:szCs w:val="24"/>
              </w:rPr>
              <w:t>87.65</w:t>
            </w:r>
            <w:bookmarkEnd w:id="2298"/>
            <w:bookmarkEnd w:id="2299"/>
            <w:bookmarkEnd w:id="2300"/>
            <w:bookmarkEnd w:id="2301"/>
          </w:p>
        </w:tc>
        <w:tc>
          <w:tcPr>
            <w:tcW w:w="1506" w:type="dxa"/>
            <w:tcBorders>
              <w:top w:val="nil"/>
              <w:left w:val="nil"/>
              <w:bottom w:val="nil"/>
              <w:right w:val="nil"/>
            </w:tcBorders>
            <w:shd w:val="clear" w:color="auto" w:fill="FFFFFF"/>
          </w:tcPr>
          <w:p w14:paraId="4193F6F9">
            <w:pPr>
              <w:pStyle w:val="53"/>
              <w:outlineLvl w:val="9"/>
              <w:rPr>
                <w:color w:val="000000"/>
                <w:sz w:val="24"/>
                <w:szCs w:val="24"/>
              </w:rPr>
            </w:pPr>
            <w:bookmarkStart w:id="2302" w:name="_Toc4982"/>
            <w:bookmarkStart w:id="2303" w:name="_Toc32215"/>
            <w:bookmarkStart w:id="2304" w:name="_Toc11843"/>
            <w:bookmarkStart w:id="2305" w:name="_Toc26489"/>
            <w:r>
              <w:rPr>
                <w:rFonts w:hint="eastAsia"/>
                <w:color w:val="000000"/>
                <w:sz w:val="24"/>
                <w:szCs w:val="24"/>
              </w:rPr>
              <w:t>45.81</w:t>
            </w:r>
            <w:bookmarkEnd w:id="2302"/>
            <w:bookmarkEnd w:id="2303"/>
            <w:bookmarkEnd w:id="2304"/>
            <w:bookmarkEnd w:id="2305"/>
          </w:p>
        </w:tc>
      </w:tr>
      <w:tr w14:paraId="2C2F2B57">
        <w:trPr>
          <w:jc w:val="center"/>
        </w:trPr>
        <w:tc>
          <w:tcPr>
            <w:tcW w:w="1778" w:type="dxa"/>
            <w:tcBorders>
              <w:top w:val="nil"/>
              <w:left w:val="nil"/>
              <w:bottom w:val="nil"/>
              <w:right w:val="nil"/>
            </w:tcBorders>
            <w:shd w:val="clear" w:color="auto" w:fill="FFFFFF"/>
          </w:tcPr>
          <w:p w14:paraId="78D2C06D">
            <w:pPr>
              <w:widowControl/>
              <w:spacing w:before="120"/>
              <w:jc w:val="left"/>
              <w:textAlignment w:val="center"/>
              <w:rPr>
                <w:color w:val="000000"/>
                <w:sz w:val="24"/>
                <w:szCs w:val="24"/>
                <w:lang w:bidi="ar"/>
              </w:rPr>
            </w:pPr>
            <w:r>
              <w:rPr>
                <w:color w:val="000000"/>
                <w:sz w:val="24"/>
                <w:szCs w:val="24"/>
                <w:lang w:bidi="ar"/>
              </w:rPr>
              <w:t xml:space="preserve">TBPS-CLIP </w:t>
            </w:r>
          </w:p>
        </w:tc>
        <w:tc>
          <w:tcPr>
            <w:tcW w:w="1518" w:type="dxa"/>
            <w:tcBorders>
              <w:top w:val="nil"/>
              <w:left w:val="nil"/>
              <w:bottom w:val="nil"/>
              <w:right w:val="nil"/>
            </w:tcBorders>
            <w:shd w:val="clear" w:color="auto" w:fill="FFFFFF"/>
          </w:tcPr>
          <w:p w14:paraId="2989C94A">
            <w:pPr>
              <w:pStyle w:val="53"/>
              <w:outlineLvl w:val="9"/>
              <w:rPr>
                <w:color w:val="000000"/>
                <w:sz w:val="24"/>
                <w:szCs w:val="24"/>
              </w:rPr>
            </w:pPr>
            <w:bookmarkStart w:id="2306" w:name="_Toc5038"/>
            <w:bookmarkStart w:id="2307" w:name="_Toc10781"/>
            <w:bookmarkStart w:id="2308" w:name="_Toc22106"/>
            <w:bookmarkStart w:id="2309" w:name="_Toc8077"/>
            <w:r>
              <w:rPr>
                <w:rFonts w:hint="eastAsia"/>
                <w:b/>
                <w:bCs w:val="0"/>
                <w:color w:val="000000"/>
                <w:sz w:val="24"/>
                <w:szCs w:val="24"/>
              </w:rPr>
              <w:t>62.10</w:t>
            </w:r>
            <w:bookmarkEnd w:id="2306"/>
            <w:bookmarkEnd w:id="2307"/>
            <w:bookmarkEnd w:id="2308"/>
            <w:bookmarkEnd w:id="2309"/>
          </w:p>
        </w:tc>
        <w:tc>
          <w:tcPr>
            <w:tcW w:w="1518" w:type="dxa"/>
            <w:tcBorders>
              <w:top w:val="nil"/>
              <w:left w:val="nil"/>
              <w:bottom w:val="nil"/>
              <w:right w:val="nil"/>
            </w:tcBorders>
            <w:shd w:val="clear" w:color="auto" w:fill="FFFFFF"/>
          </w:tcPr>
          <w:p w14:paraId="6DD86F74">
            <w:pPr>
              <w:pStyle w:val="53"/>
              <w:outlineLvl w:val="9"/>
              <w:rPr>
                <w:color w:val="000000"/>
                <w:sz w:val="24"/>
                <w:szCs w:val="24"/>
              </w:rPr>
            </w:pPr>
            <w:bookmarkStart w:id="2310" w:name="_Toc6535"/>
            <w:bookmarkStart w:id="2311" w:name="_Toc8875"/>
            <w:bookmarkStart w:id="2312" w:name="_Toc19948"/>
            <w:bookmarkStart w:id="2313" w:name="_Toc1507"/>
            <w:r>
              <w:rPr>
                <w:rFonts w:hint="eastAsia"/>
                <w:color w:val="000000"/>
                <w:sz w:val="24"/>
                <w:szCs w:val="24"/>
              </w:rPr>
              <w:t>81.90</w:t>
            </w:r>
            <w:bookmarkEnd w:id="2310"/>
            <w:bookmarkEnd w:id="2311"/>
            <w:bookmarkEnd w:id="2312"/>
            <w:bookmarkEnd w:id="2313"/>
          </w:p>
        </w:tc>
        <w:tc>
          <w:tcPr>
            <w:tcW w:w="1529" w:type="dxa"/>
            <w:tcBorders>
              <w:top w:val="nil"/>
              <w:left w:val="nil"/>
              <w:bottom w:val="nil"/>
              <w:right w:val="nil"/>
            </w:tcBorders>
            <w:shd w:val="clear" w:color="auto" w:fill="FFFFFF"/>
          </w:tcPr>
          <w:p w14:paraId="2E1986B5">
            <w:pPr>
              <w:pStyle w:val="53"/>
              <w:outlineLvl w:val="9"/>
              <w:rPr>
                <w:color w:val="000000"/>
                <w:sz w:val="24"/>
                <w:szCs w:val="24"/>
              </w:rPr>
            </w:pPr>
            <w:bookmarkStart w:id="2314" w:name="_Toc2144"/>
            <w:bookmarkStart w:id="2315" w:name="_Toc26041"/>
            <w:bookmarkStart w:id="2316" w:name="_Toc29855"/>
            <w:bookmarkStart w:id="2317" w:name="_Toc5314"/>
            <w:r>
              <w:rPr>
                <w:rFonts w:hint="eastAsia"/>
                <w:color w:val="000000"/>
                <w:sz w:val="24"/>
                <w:szCs w:val="24"/>
              </w:rPr>
              <w:t>87.75</w:t>
            </w:r>
            <w:bookmarkEnd w:id="2314"/>
            <w:bookmarkEnd w:id="2315"/>
            <w:bookmarkEnd w:id="2316"/>
            <w:bookmarkEnd w:id="2317"/>
          </w:p>
        </w:tc>
        <w:tc>
          <w:tcPr>
            <w:tcW w:w="1506" w:type="dxa"/>
            <w:tcBorders>
              <w:top w:val="nil"/>
              <w:left w:val="nil"/>
              <w:bottom w:val="nil"/>
              <w:right w:val="nil"/>
            </w:tcBorders>
            <w:shd w:val="clear" w:color="auto" w:fill="FFFFFF"/>
          </w:tcPr>
          <w:p w14:paraId="33762D2D">
            <w:pPr>
              <w:pStyle w:val="53"/>
              <w:outlineLvl w:val="9"/>
              <w:rPr>
                <w:color w:val="000000"/>
                <w:sz w:val="24"/>
                <w:szCs w:val="24"/>
              </w:rPr>
            </w:pPr>
            <w:bookmarkStart w:id="2318" w:name="_Toc8337"/>
            <w:bookmarkStart w:id="2319" w:name="_Toc12420"/>
            <w:bookmarkStart w:id="2320" w:name="_Toc363"/>
            <w:bookmarkStart w:id="2321" w:name="_Toc28568"/>
            <w:r>
              <w:rPr>
                <w:rFonts w:hint="eastAsia"/>
                <w:color w:val="000000"/>
                <w:sz w:val="24"/>
                <w:szCs w:val="24"/>
              </w:rPr>
              <w:t>48.00</w:t>
            </w:r>
            <w:bookmarkEnd w:id="2318"/>
            <w:bookmarkEnd w:id="2319"/>
            <w:bookmarkEnd w:id="2320"/>
            <w:bookmarkEnd w:id="2321"/>
          </w:p>
        </w:tc>
      </w:tr>
      <w:tr w14:paraId="7ACCD1DD">
        <w:trPr>
          <w:jc w:val="center"/>
        </w:trPr>
        <w:tc>
          <w:tcPr>
            <w:tcW w:w="1778" w:type="dxa"/>
            <w:tcBorders>
              <w:top w:val="nil"/>
              <w:left w:val="nil"/>
              <w:bottom w:val="single" w:color="000000" w:sz="12" w:space="0"/>
              <w:right w:val="nil"/>
            </w:tcBorders>
            <w:shd w:val="clear" w:color="auto" w:fill="FFFFFF"/>
          </w:tcPr>
          <w:p w14:paraId="24CF84EF">
            <w:pPr>
              <w:widowControl/>
              <w:spacing w:before="120"/>
              <w:jc w:val="left"/>
              <w:textAlignment w:val="center"/>
              <w:rPr>
                <w:color w:val="000000"/>
                <w:sz w:val="24"/>
                <w:szCs w:val="24"/>
              </w:rPr>
            </w:pPr>
            <w:r>
              <w:rPr>
                <w:rFonts w:hint="eastAsia"/>
                <w:bCs/>
                <w:kern w:val="44"/>
                <w:sz w:val="24"/>
                <w:szCs w:val="24"/>
              </w:rPr>
              <w:t>CDS-ReID</w:t>
            </w:r>
          </w:p>
        </w:tc>
        <w:tc>
          <w:tcPr>
            <w:tcW w:w="1518" w:type="dxa"/>
            <w:tcBorders>
              <w:top w:val="nil"/>
              <w:left w:val="nil"/>
              <w:bottom w:val="single" w:color="000000" w:sz="12" w:space="0"/>
              <w:right w:val="nil"/>
            </w:tcBorders>
            <w:shd w:val="clear" w:color="auto" w:fill="FFFFFF"/>
          </w:tcPr>
          <w:p w14:paraId="70A99815">
            <w:pPr>
              <w:pStyle w:val="53"/>
              <w:outlineLvl w:val="9"/>
              <w:rPr>
                <w:color w:val="000000"/>
                <w:sz w:val="24"/>
                <w:szCs w:val="24"/>
              </w:rPr>
            </w:pPr>
            <w:bookmarkStart w:id="2322" w:name="_Toc5323"/>
            <w:bookmarkStart w:id="2323" w:name="_Toc1520"/>
            <w:bookmarkStart w:id="2324" w:name="_Toc16436"/>
            <w:bookmarkStart w:id="2325" w:name="_Toc8567"/>
            <w:r>
              <w:rPr>
                <w:rFonts w:hint="eastAsia"/>
                <w:color w:val="000000"/>
                <w:sz w:val="24"/>
                <w:szCs w:val="24"/>
              </w:rPr>
              <w:t>61.30</w:t>
            </w:r>
            <w:bookmarkEnd w:id="2322"/>
            <w:bookmarkEnd w:id="2323"/>
            <w:bookmarkEnd w:id="2324"/>
            <w:bookmarkEnd w:id="2325"/>
          </w:p>
        </w:tc>
        <w:tc>
          <w:tcPr>
            <w:tcW w:w="1518" w:type="dxa"/>
            <w:tcBorders>
              <w:top w:val="nil"/>
              <w:left w:val="nil"/>
              <w:bottom w:val="single" w:color="000000" w:sz="12" w:space="0"/>
              <w:right w:val="nil"/>
            </w:tcBorders>
            <w:shd w:val="clear" w:color="auto" w:fill="FFFFFF"/>
          </w:tcPr>
          <w:p w14:paraId="199DF2C0">
            <w:pPr>
              <w:pStyle w:val="53"/>
              <w:outlineLvl w:val="9"/>
              <w:rPr>
                <w:color w:val="000000"/>
                <w:sz w:val="24"/>
                <w:szCs w:val="24"/>
              </w:rPr>
            </w:pPr>
            <w:bookmarkStart w:id="2326" w:name="_Toc931"/>
            <w:bookmarkStart w:id="2327" w:name="_Toc22638"/>
            <w:bookmarkStart w:id="2328" w:name="_Toc14356"/>
            <w:bookmarkStart w:id="2329" w:name="_Toc4883"/>
            <w:r>
              <w:rPr>
                <w:rFonts w:hint="eastAsia"/>
                <w:b/>
                <w:bCs w:val="0"/>
                <w:color w:val="000000"/>
                <w:sz w:val="24"/>
                <w:szCs w:val="24"/>
              </w:rPr>
              <w:t>82.70</w:t>
            </w:r>
            <w:bookmarkEnd w:id="2326"/>
            <w:bookmarkEnd w:id="2327"/>
            <w:bookmarkEnd w:id="2328"/>
            <w:bookmarkEnd w:id="2329"/>
          </w:p>
        </w:tc>
        <w:tc>
          <w:tcPr>
            <w:tcW w:w="1529" w:type="dxa"/>
            <w:tcBorders>
              <w:top w:val="nil"/>
              <w:left w:val="nil"/>
              <w:bottom w:val="single" w:color="000000" w:sz="12" w:space="0"/>
              <w:right w:val="nil"/>
            </w:tcBorders>
            <w:shd w:val="clear" w:color="auto" w:fill="FFFFFF"/>
          </w:tcPr>
          <w:p w14:paraId="34E31F7E">
            <w:pPr>
              <w:pStyle w:val="53"/>
              <w:outlineLvl w:val="9"/>
              <w:rPr>
                <w:color w:val="000000"/>
                <w:sz w:val="24"/>
                <w:szCs w:val="24"/>
              </w:rPr>
            </w:pPr>
            <w:bookmarkStart w:id="2330" w:name="_Toc1485"/>
            <w:bookmarkStart w:id="2331" w:name="_Toc19487"/>
            <w:bookmarkStart w:id="2332" w:name="_Toc30969"/>
            <w:bookmarkStart w:id="2333" w:name="_Toc22002"/>
            <w:r>
              <w:rPr>
                <w:rFonts w:hint="eastAsia"/>
                <w:b/>
                <w:bCs w:val="0"/>
                <w:color w:val="000000"/>
                <w:sz w:val="24"/>
                <w:szCs w:val="24"/>
              </w:rPr>
              <w:t>89.70</w:t>
            </w:r>
            <w:bookmarkEnd w:id="2330"/>
            <w:bookmarkEnd w:id="2331"/>
            <w:bookmarkEnd w:id="2332"/>
            <w:bookmarkEnd w:id="2333"/>
          </w:p>
        </w:tc>
        <w:tc>
          <w:tcPr>
            <w:tcW w:w="1506" w:type="dxa"/>
            <w:tcBorders>
              <w:top w:val="nil"/>
              <w:left w:val="nil"/>
              <w:bottom w:val="single" w:color="000000" w:sz="12" w:space="0"/>
              <w:right w:val="nil"/>
            </w:tcBorders>
            <w:shd w:val="clear" w:color="auto" w:fill="FFFFFF"/>
          </w:tcPr>
          <w:p w14:paraId="0BC587EB">
            <w:pPr>
              <w:pStyle w:val="53"/>
              <w:outlineLvl w:val="9"/>
              <w:rPr>
                <w:color w:val="000000"/>
                <w:sz w:val="24"/>
                <w:szCs w:val="24"/>
              </w:rPr>
            </w:pPr>
            <w:bookmarkStart w:id="2334" w:name="_Toc31701"/>
            <w:bookmarkStart w:id="2335" w:name="_Toc10636"/>
            <w:bookmarkStart w:id="2336" w:name="_Toc17727"/>
            <w:bookmarkStart w:id="2337" w:name="_Toc17751"/>
            <w:r>
              <w:rPr>
                <w:rFonts w:hint="eastAsia"/>
                <w:b/>
                <w:bCs w:val="0"/>
                <w:color w:val="000000"/>
                <w:sz w:val="24"/>
                <w:szCs w:val="24"/>
              </w:rPr>
              <w:t>49.37</w:t>
            </w:r>
            <w:bookmarkEnd w:id="2334"/>
            <w:bookmarkEnd w:id="2335"/>
            <w:bookmarkEnd w:id="2336"/>
            <w:bookmarkEnd w:id="2337"/>
          </w:p>
        </w:tc>
      </w:tr>
    </w:tbl>
    <w:p w14:paraId="1AECDD43">
      <w:pPr>
        <w:pStyle w:val="57"/>
        <w:snapToGrid/>
        <w:ind w:firstLine="516" w:firstLineChars="200"/>
      </w:pPr>
      <w:r>
        <w:rPr>
          <w:rFonts w:hint="eastAsia"/>
        </w:rPr>
        <w:t>根据表4.3的数据，各种方法在</w:t>
      </w:r>
      <w:r>
        <w:t>RSTPReid数据集的性能对比来看，本章提出的</w:t>
      </w:r>
      <w:r>
        <w:rPr>
          <w:rFonts w:hint="eastAsia"/>
          <w:lang w:eastAsia="zh"/>
        </w:rPr>
        <w:t>CDS-ReID</w:t>
      </w:r>
      <w:r>
        <w:t>方法在行人重识别任务中表现出显著优势：综合性能领先：</w:t>
      </w:r>
      <w:r>
        <w:rPr>
          <w:rFonts w:hint="eastAsia"/>
          <w:lang w:eastAsia="zh"/>
        </w:rPr>
        <w:t>CDS-ReID</w:t>
      </w:r>
      <w:r>
        <w:t>取得了最高的mAP（49.37%），超越了所有对比方法（包括当前最优的TBPS-CLIP的48.00%），表明其在整体检索精度上的竞争力。高排名召回率突出：在Rank-5（82.70%）和Rank-10（89.70%）指标上达到最佳结果，尤其在Rank-10中领先第二名（IRRA的88.20%）1.5个百分点，说明模型对困难样本的区分能力更强。CLIP模型的优势验证：基于CLIP的方法（TBPS-CLIP和</w:t>
      </w:r>
      <w:r>
        <w:rPr>
          <w:rFonts w:hint="eastAsia"/>
          <w:lang w:eastAsia="zh"/>
        </w:rPr>
        <w:t>CDS-ReID</w:t>
      </w:r>
      <w:r>
        <w:t>）在Rank-1和mAP上均占据前两位，验证了CLIP预训练模型对跨模态行人重识别任务的有效性。 与现有方法的对比：相比传统方法（如IRRA、CPCL），</w:t>
      </w:r>
      <w:r>
        <w:rPr>
          <w:rFonts w:hint="eastAsia"/>
          <w:lang w:eastAsia="zh"/>
        </w:rPr>
        <w:t>CDS-ReID</w:t>
      </w:r>
      <w:r>
        <w:t>在mAP上提升2.2-3.56个百分点； 与同样基于CLIP的TBPS-CLIP相比，虽Rank-1略低0.</w:t>
      </w:r>
      <w:r>
        <w:rPr>
          <w:rFonts w:hint="eastAsia"/>
        </w:rPr>
        <w:t>8</w:t>
      </w:r>
      <w:r>
        <w:t>%（61.</w:t>
      </w:r>
      <w:r>
        <w:rPr>
          <w:rFonts w:hint="eastAsia"/>
        </w:rPr>
        <w:t>3</w:t>
      </w:r>
      <w:r>
        <w:t>0% vs 62.10%），但在更高排名（Rank-5/10）和mAP上实现反超，体现双流结构的鲁棒性。</w:t>
      </w:r>
    </w:p>
    <w:p w14:paraId="157891AC">
      <w:pPr>
        <w:pStyle w:val="57"/>
        <w:snapToGrid/>
        <w:ind w:firstLine="516" w:firstLineChars="200"/>
      </w:pPr>
    </w:p>
    <w:p w14:paraId="2784AEEA">
      <w:pPr>
        <w:pStyle w:val="8"/>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4</w:t>
      </w:r>
      <w:r>
        <w:fldChar w:fldCharType="end"/>
      </w:r>
      <w:bookmarkStart w:id="2338" w:name="_Toc5743"/>
      <w:bookmarkStart w:id="2339" w:name="_Toc16088"/>
      <w:bookmarkStart w:id="2340" w:name="_Toc14215"/>
      <w:bookmarkStart w:id="2341" w:name="_Toc16129"/>
      <w:bookmarkStart w:id="2342" w:name="_Toc11837"/>
      <w:bookmarkStart w:id="2343" w:name="_Toc17882"/>
      <w:bookmarkStart w:id="2344" w:name="_Toc11429"/>
      <w:bookmarkStart w:id="2345" w:name="_Toc14867"/>
      <w:bookmarkStart w:id="2346" w:name="_Toc31840"/>
      <w:bookmarkStart w:id="2347" w:name="_Toc15700"/>
      <w:bookmarkStart w:id="2348" w:name="_Toc24850"/>
      <w:bookmarkStart w:id="2349" w:name="_Toc4390"/>
      <w:bookmarkStart w:id="2350" w:name="_Toc1595"/>
      <w:bookmarkStart w:id="2351" w:name="_Toc8056"/>
      <w:bookmarkStart w:id="2352" w:name="_Toc2983"/>
      <w:bookmarkStart w:id="2353" w:name="_Toc21845"/>
      <w:r>
        <w:rPr>
          <w:rFonts w:hint="eastAsia"/>
        </w:rPr>
        <w:t xml:space="preserve"> 在</w:t>
      </w:r>
      <w:r>
        <w:rPr>
          <w:rFonts w:ascii="Times New Roman" w:hAnsi="Times New Roman" w:cs="Times New Roman"/>
        </w:rPr>
        <w:t>CUHK-PEDES</w:t>
      </w:r>
      <w:r>
        <w:rPr>
          <w:rFonts w:hint="eastAsia"/>
        </w:rPr>
        <w:t>数据集上的</w:t>
      </w:r>
      <w:r>
        <w:rPr>
          <w:rFonts w:ascii="Times New Roman" w:hAnsi="Times New Roman" w:cs="Times New Roman"/>
          <w:lang w:eastAsia="zh"/>
        </w:rPr>
        <w:t>CDS-ReID</w:t>
      </w:r>
      <w:r>
        <w:rPr>
          <w:rFonts w:hint="eastAsia"/>
        </w:rPr>
        <w:t>方法各个模块的消融实验</w:t>
      </w:r>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67491805">
        <w:trPr>
          <w:jc w:val="center"/>
        </w:trPr>
        <w:tc>
          <w:tcPr>
            <w:tcW w:w="1778" w:type="dxa"/>
            <w:tcBorders>
              <w:top w:val="single" w:color="000000" w:sz="12" w:space="0"/>
              <w:left w:val="nil"/>
              <w:bottom w:val="single" w:color="000000" w:sz="4" w:space="0"/>
              <w:right w:val="nil"/>
              <w:tl2br w:val="nil"/>
            </w:tcBorders>
            <w:shd w:val="clear" w:color="auto" w:fill="FFFFFF"/>
          </w:tcPr>
          <w:p w14:paraId="2A8001D4">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3ABCE775">
            <w:pPr>
              <w:pStyle w:val="53"/>
              <w:outlineLvl w:val="9"/>
              <w:rPr>
                <w:color w:val="000000"/>
                <w:sz w:val="24"/>
                <w:szCs w:val="24"/>
              </w:rPr>
            </w:pPr>
            <w:bookmarkStart w:id="2354" w:name="_Toc15253"/>
            <w:bookmarkStart w:id="2355" w:name="_Toc20667"/>
            <w:bookmarkStart w:id="2356" w:name="_Toc23607"/>
            <w:bookmarkStart w:id="2357" w:name="_Toc26451"/>
            <w:r>
              <w:rPr>
                <w:rFonts w:hint="eastAsia"/>
                <w:color w:val="000000"/>
                <w:sz w:val="24"/>
                <w:szCs w:val="24"/>
              </w:rPr>
              <w:t>Rank-1</w:t>
            </w:r>
            <w:bookmarkEnd w:id="2354"/>
            <w:bookmarkEnd w:id="2355"/>
            <w:bookmarkEnd w:id="2356"/>
            <w:bookmarkEnd w:id="2357"/>
          </w:p>
        </w:tc>
        <w:tc>
          <w:tcPr>
            <w:tcW w:w="1518" w:type="dxa"/>
            <w:tcBorders>
              <w:top w:val="single" w:color="000000" w:sz="12" w:space="0"/>
              <w:left w:val="nil"/>
              <w:bottom w:val="single" w:color="000000" w:sz="4" w:space="0"/>
              <w:right w:val="nil"/>
            </w:tcBorders>
            <w:shd w:val="clear" w:color="auto" w:fill="FFFFFF"/>
          </w:tcPr>
          <w:p w14:paraId="7A21E265">
            <w:pPr>
              <w:pStyle w:val="53"/>
              <w:outlineLvl w:val="9"/>
              <w:rPr>
                <w:color w:val="000000"/>
                <w:sz w:val="24"/>
                <w:szCs w:val="24"/>
              </w:rPr>
            </w:pPr>
            <w:bookmarkStart w:id="2358" w:name="_Toc27974"/>
            <w:bookmarkStart w:id="2359" w:name="_Toc12949"/>
            <w:bookmarkStart w:id="2360" w:name="_Toc21370"/>
            <w:bookmarkStart w:id="2361" w:name="_Toc20824"/>
            <w:r>
              <w:rPr>
                <w:rFonts w:hint="eastAsia"/>
                <w:color w:val="000000"/>
                <w:sz w:val="24"/>
                <w:szCs w:val="24"/>
              </w:rPr>
              <w:t>Rank-5</w:t>
            </w:r>
            <w:bookmarkEnd w:id="2358"/>
            <w:bookmarkEnd w:id="2359"/>
            <w:bookmarkEnd w:id="2360"/>
            <w:bookmarkEnd w:id="2361"/>
          </w:p>
        </w:tc>
        <w:tc>
          <w:tcPr>
            <w:tcW w:w="1529" w:type="dxa"/>
            <w:tcBorders>
              <w:top w:val="single" w:color="000000" w:sz="12" w:space="0"/>
              <w:left w:val="nil"/>
              <w:bottom w:val="single" w:color="000000" w:sz="4" w:space="0"/>
              <w:right w:val="nil"/>
            </w:tcBorders>
            <w:shd w:val="clear" w:color="auto" w:fill="FFFFFF"/>
          </w:tcPr>
          <w:p w14:paraId="4BBCFFE3">
            <w:pPr>
              <w:pStyle w:val="53"/>
              <w:outlineLvl w:val="9"/>
              <w:rPr>
                <w:color w:val="000000"/>
                <w:sz w:val="24"/>
                <w:szCs w:val="24"/>
              </w:rPr>
            </w:pPr>
            <w:bookmarkStart w:id="2362" w:name="_Toc13798"/>
            <w:bookmarkStart w:id="2363" w:name="_Toc12815"/>
            <w:bookmarkStart w:id="2364" w:name="_Toc10703"/>
            <w:bookmarkStart w:id="2365" w:name="_Toc9396"/>
            <w:r>
              <w:rPr>
                <w:rFonts w:hint="eastAsia"/>
                <w:color w:val="000000"/>
                <w:sz w:val="24"/>
                <w:szCs w:val="24"/>
              </w:rPr>
              <w:t>Rank-10</w:t>
            </w:r>
            <w:bookmarkEnd w:id="2362"/>
            <w:bookmarkEnd w:id="2363"/>
            <w:bookmarkEnd w:id="2364"/>
            <w:bookmarkEnd w:id="2365"/>
          </w:p>
        </w:tc>
        <w:tc>
          <w:tcPr>
            <w:tcW w:w="1506" w:type="dxa"/>
            <w:tcBorders>
              <w:top w:val="single" w:color="000000" w:sz="12" w:space="0"/>
              <w:left w:val="nil"/>
              <w:bottom w:val="single" w:color="000000" w:sz="4" w:space="0"/>
              <w:right w:val="nil"/>
            </w:tcBorders>
            <w:shd w:val="clear" w:color="auto" w:fill="FFFFFF"/>
          </w:tcPr>
          <w:p w14:paraId="1D070D33">
            <w:pPr>
              <w:pStyle w:val="53"/>
              <w:outlineLvl w:val="9"/>
              <w:rPr>
                <w:color w:val="000000"/>
                <w:sz w:val="24"/>
                <w:szCs w:val="24"/>
              </w:rPr>
            </w:pPr>
            <w:bookmarkStart w:id="2366" w:name="_Toc12832"/>
            <w:bookmarkStart w:id="2367" w:name="_Toc4110"/>
            <w:bookmarkStart w:id="2368" w:name="_Toc29328"/>
            <w:bookmarkStart w:id="2369" w:name="_Toc17402"/>
            <w:r>
              <w:rPr>
                <w:rFonts w:hint="eastAsia"/>
                <w:color w:val="000000"/>
                <w:sz w:val="24"/>
                <w:szCs w:val="24"/>
              </w:rPr>
              <w:t>mAP</w:t>
            </w:r>
            <w:bookmarkEnd w:id="2366"/>
            <w:bookmarkEnd w:id="2367"/>
            <w:bookmarkEnd w:id="2368"/>
            <w:bookmarkEnd w:id="2369"/>
          </w:p>
        </w:tc>
      </w:tr>
      <w:tr w14:paraId="2B5CADAA">
        <w:trPr>
          <w:jc w:val="center"/>
        </w:trPr>
        <w:tc>
          <w:tcPr>
            <w:tcW w:w="1778" w:type="dxa"/>
            <w:tcBorders>
              <w:top w:val="nil"/>
              <w:left w:val="nil"/>
              <w:bottom w:val="nil"/>
              <w:right w:val="nil"/>
            </w:tcBorders>
            <w:shd w:val="clear" w:color="auto" w:fill="FFFFFF"/>
          </w:tcPr>
          <w:p w14:paraId="16DD72EF">
            <w:pPr>
              <w:widowControl/>
              <w:jc w:val="left"/>
              <w:textAlignment w:val="center"/>
              <w:rPr>
                <w:color w:val="000000"/>
                <w:sz w:val="24"/>
                <w:szCs w:val="24"/>
                <w:lang w:bidi="ar"/>
              </w:rPr>
            </w:pPr>
            <w:r>
              <w:rPr>
                <w:rFonts w:hint="eastAsia"/>
                <w:color w:val="000000"/>
                <w:sz w:val="24"/>
                <w:szCs w:val="24"/>
                <w:lang w:bidi="ar"/>
              </w:rPr>
              <w:t>CLIP</w:t>
            </w:r>
            <w:r>
              <w:rPr>
                <w:color w:val="000000"/>
                <w:sz w:val="24"/>
                <w:szCs w:val="24"/>
                <w:lang w:bidi="ar"/>
              </w:rPr>
              <w:t xml:space="preserve"> </w:t>
            </w:r>
          </w:p>
        </w:tc>
        <w:tc>
          <w:tcPr>
            <w:tcW w:w="1518" w:type="dxa"/>
            <w:tcBorders>
              <w:top w:val="nil"/>
              <w:left w:val="nil"/>
              <w:bottom w:val="nil"/>
              <w:right w:val="nil"/>
            </w:tcBorders>
            <w:shd w:val="clear" w:color="auto" w:fill="FFFFFF"/>
          </w:tcPr>
          <w:p w14:paraId="209362B4">
            <w:pPr>
              <w:pStyle w:val="53"/>
              <w:outlineLvl w:val="9"/>
              <w:rPr>
                <w:color w:val="000000"/>
                <w:sz w:val="24"/>
                <w:szCs w:val="24"/>
              </w:rPr>
            </w:pPr>
            <w:bookmarkStart w:id="2370" w:name="_Toc8362"/>
            <w:bookmarkStart w:id="2371" w:name="_Toc11666"/>
            <w:bookmarkStart w:id="2372" w:name="_Toc3910"/>
            <w:bookmarkStart w:id="2373" w:name="_Toc2143"/>
            <w:r>
              <w:rPr>
                <w:rFonts w:hint="eastAsia"/>
                <w:color w:val="000000"/>
                <w:sz w:val="24"/>
                <w:szCs w:val="24"/>
              </w:rPr>
              <w:t>74.39</w:t>
            </w:r>
            <w:bookmarkEnd w:id="2370"/>
            <w:bookmarkEnd w:id="2371"/>
            <w:bookmarkEnd w:id="2372"/>
            <w:bookmarkEnd w:id="2373"/>
          </w:p>
        </w:tc>
        <w:tc>
          <w:tcPr>
            <w:tcW w:w="1518" w:type="dxa"/>
            <w:tcBorders>
              <w:top w:val="nil"/>
              <w:left w:val="nil"/>
              <w:bottom w:val="nil"/>
              <w:right w:val="nil"/>
            </w:tcBorders>
            <w:shd w:val="clear" w:color="auto" w:fill="FFFFFF"/>
          </w:tcPr>
          <w:p w14:paraId="22A63B60">
            <w:pPr>
              <w:pStyle w:val="53"/>
              <w:outlineLvl w:val="9"/>
              <w:rPr>
                <w:color w:val="000000"/>
                <w:sz w:val="24"/>
                <w:szCs w:val="24"/>
              </w:rPr>
            </w:pPr>
            <w:bookmarkStart w:id="2374" w:name="_Toc25071"/>
            <w:bookmarkStart w:id="2375" w:name="_Toc21382"/>
            <w:bookmarkStart w:id="2376" w:name="_Toc4728"/>
            <w:bookmarkStart w:id="2377" w:name="_Toc569"/>
            <w:r>
              <w:rPr>
                <w:rFonts w:hint="eastAsia"/>
                <w:color w:val="000000"/>
                <w:sz w:val="24"/>
                <w:szCs w:val="24"/>
              </w:rPr>
              <w:t>89.78</w:t>
            </w:r>
            <w:bookmarkEnd w:id="2374"/>
            <w:bookmarkEnd w:id="2375"/>
            <w:bookmarkEnd w:id="2376"/>
            <w:bookmarkEnd w:id="2377"/>
          </w:p>
        </w:tc>
        <w:tc>
          <w:tcPr>
            <w:tcW w:w="1529" w:type="dxa"/>
            <w:tcBorders>
              <w:top w:val="nil"/>
              <w:left w:val="nil"/>
              <w:bottom w:val="nil"/>
              <w:right w:val="nil"/>
            </w:tcBorders>
            <w:shd w:val="clear" w:color="auto" w:fill="FFFFFF"/>
          </w:tcPr>
          <w:p w14:paraId="37F0555D">
            <w:pPr>
              <w:pStyle w:val="53"/>
              <w:outlineLvl w:val="9"/>
              <w:rPr>
                <w:color w:val="000000"/>
                <w:sz w:val="24"/>
                <w:szCs w:val="24"/>
              </w:rPr>
            </w:pPr>
            <w:bookmarkStart w:id="2378" w:name="_Toc13312"/>
            <w:bookmarkStart w:id="2379" w:name="_Toc30795"/>
            <w:bookmarkStart w:id="2380" w:name="_Toc24940"/>
            <w:bookmarkStart w:id="2381" w:name="_Toc19244"/>
            <w:r>
              <w:rPr>
                <w:rFonts w:hint="eastAsia"/>
                <w:color w:val="000000"/>
                <w:sz w:val="24"/>
                <w:szCs w:val="24"/>
              </w:rPr>
              <w:t>94.05</w:t>
            </w:r>
            <w:bookmarkEnd w:id="2378"/>
            <w:bookmarkEnd w:id="2379"/>
            <w:bookmarkEnd w:id="2380"/>
            <w:bookmarkEnd w:id="2381"/>
          </w:p>
        </w:tc>
        <w:tc>
          <w:tcPr>
            <w:tcW w:w="1506" w:type="dxa"/>
            <w:tcBorders>
              <w:top w:val="nil"/>
              <w:left w:val="nil"/>
              <w:bottom w:val="nil"/>
              <w:right w:val="nil"/>
            </w:tcBorders>
            <w:shd w:val="clear" w:color="auto" w:fill="FFFFFF"/>
          </w:tcPr>
          <w:p w14:paraId="62DC4722">
            <w:pPr>
              <w:pStyle w:val="53"/>
              <w:outlineLvl w:val="9"/>
              <w:rPr>
                <w:color w:val="000000"/>
                <w:sz w:val="24"/>
                <w:szCs w:val="24"/>
              </w:rPr>
            </w:pPr>
            <w:bookmarkStart w:id="2382" w:name="_Toc23691"/>
            <w:bookmarkStart w:id="2383" w:name="_Toc17637"/>
            <w:bookmarkStart w:id="2384" w:name="_Toc863"/>
            <w:bookmarkStart w:id="2385" w:name="_Toc21472"/>
            <w:r>
              <w:rPr>
                <w:rFonts w:hint="eastAsia"/>
                <w:color w:val="000000"/>
                <w:sz w:val="24"/>
                <w:szCs w:val="24"/>
              </w:rPr>
              <w:t>68.10</w:t>
            </w:r>
            <w:bookmarkEnd w:id="2382"/>
            <w:bookmarkEnd w:id="2383"/>
            <w:bookmarkEnd w:id="2384"/>
            <w:bookmarkEnd w:id="2385"/>
          </w:p>
        </w:tc>
      </w:tr>
      <w:tr w14:paraId="0228B8F7">
        <w:trPr>
          <w:jc w:val="center"/>
        </w:trPr>
        <w:tc>
          <w:tcPr>
            <w:tcW w:w="1778" w:type="dxa"/>
            <w:tcBorders>
              <w:top w:val="nil"/>
              <w:left w:val="nil"/>
              <w:bottom w:val="nil"/>
              <w:right w:val="nil"/>
            </w:tcBorders>
            <w:shd w:val="clear" w:color="auto" w:fill="FFFFFF"/>
          </w:tcPr>
          <w:p w14:paraId="4C390B87">
            <w:pPr>
              <w:widowControl/>
              <w:jc w:val="left"/>
              <w:textAlignment w:val="center"/>
              <w:rPr>
                <w:color w:val="000000"/>
                <w:sz w:val="24"/>
                <w:szCs w:val="24"/>
                <w:lang w:bidi="ar"/>
              </w:rPr>
            </w:pPr>
            <w:r>
              <w:rPr>
                <w:rFonts w:hint="eastAsia" w:eastAsia="宋体"/>
                <w:sz w:val="24"/>
                <w:szCs w:val="24"/>
              </w:rPr>
              <w:t>CDS</w:t>
            </w:r>
            <w:r>
              <w:rPr>
                <w:rFonts w:hint="eastAsia"/>
                <w:color w:val="000000"/>
                <w:sz w:val="24"/>
                <w:szCs w:val="24"/>
                <w:lang w:val="en-US" w:eastAsia="zh-CN" w:bidi="ar"/>
              </w:rPr>
              <w:t>(No Cam)</w:t>
            </w:r>
          </w:p>
        </w:tc>
        <w:tc>
          <w:tcPr>
            <w:tcW w:w="1518" w:type="dxa"/>
            <w:tcBorders>
              <w:top w:val="nil"/>
              <w:left w:val="nil"/>
              <w:bottom w:val="nil"/>
              <w:right w:val="nil"/>
            </w:tcBorders>
            <w:shd w:val="clear" w:color="auto" w:fill="FFFFFF"/>
          </w:tcPr>
          <w:p w14:paraId="4190700E">
            <w:pPr>
              <w:pStyle w:val="53"/>
              <w:outlineLvl w:val="9"/>
              <w:rPr>
                <w:color w:val="000000"/>
                <w:sz w:val="24"/>
                <w:szCs w:val="24"/>
              </w:rPr>
            </w:pPr>
            <w:bookmarkStart w:id="2386" w:name="_Toc16377"/>
            <w:bookmarkStart w:id="2387" w:name="_Toc18889"/>
            <w:bookmarkStart w:id="2388" w:name="_Toc11638"/>
            <w:bookmarkStart w:id="2389" w:name="_Toc726"/>
            <w:r>
              <w:rPr>
                <w:rFonts w:hint="eastAsia"/>
                <w:color w:val="000000"/>
                <w:sz w:val="24"/>
                <w:szCs w:val="24"/>
              </w:rPr>
              <w:t>74.73</w:t>
            </w:r>
            <w:bookmarkEnd w:id="2386"/>
            <w:bookmarkEnd w:id="2387"/>
            <w:bookmarkEnd w:id="2388"/>
            <w:bookmarkEnd w:id="2389"/>
          </w:p>
        </w:tc>
        <w:tc>
          <w:tcPr>
            <w:tcW w:w="1518" w:type="dxa"/>
            <w:tcBorders>
              <w:top w:val="nil"/>
              <w:left w:val="nil"/>
              <w:bottom w:val="nil"/>
              <w:right w:val="nil"/>
            </w:tcBorders>
            <w:shd w:val="clear" w:color="auto" w:fill="FFFFFF"/>
          </w:tcPr>
          <w:p w14:paraId="7F444F3F">
            <w:pPr>
              <w:pStyle w:val="53"/>
              <w:outlineLvl w:val="9"/>
              <w:rPr>
                <w:color w:val="000000"/>
                <w:sz w:val="24"/>
                <w:szCs w:val="24"/>
              </w:rPr>
            </w:pPr>
            <w:bookmarkStart w:id="2390" w:name="_Toc6726"/>
            <w:bookmarkStart w:id="2391" w:name="_Toc9827"/>
            <w:bookmarkStart w:id="2392" w:name="_Toc27600"/>
            <w:bookmarkStart w:id="2393" w:name="_Toc18419"/>
            <w:r>
              <w:rPr>
                <w:rFonts w:hint="eastAsia"/>
                <w:color w:val="000000"/>
                <w:sz w:val="24"/>
                <w:szCs w:val="24"/>
              </w:rPr>
              <w:t>89.54</w:t>
            </w:r>
            <w:bookmarkEnd w:id="2390"/>
            <w:bookmarkEnd w:id="2391"/>
            <w:bookmarkEnd w:id="2392"/>
            <w:bookmarkEnd w:id="2393"/>
          </w:p>
        </w:tc>
        <w:tc>
          <w:tcPr>
            <w:tcW w:w="1529" w:type="dxa"/>
            <w:tcBorders>
              <w:top w:val="nil"/>
              <w:left w:val="nil"/>
              <w:bottom w:val="nil"/>
              <w:right w:val="nil"/>
            </w:tcBorders>
            <w:shd w:val="clear" w:color="auto" w:fill="FFFFFF"/>
          </w:tcPr>
          <w:p w14:paraId="2FB670B3">
            <w:pPr>
              <w:pStyle w:val="53"/>
              <w:outlineLvl w:val="9"/>
              <w:rPr>
                <w:color w:val="000000"/>
                <w:sz w:val="24"/>
                <w:szCs w:val="24"/>
              </w:rPr>
            </w:pPr>
            <w:bookmarkStart w:id="2394" w:name="_Toc2403"/>
            <w:bookmarkStart w:id="2395" w:name="_Toc15857"/>
            <w:bookmarkStart w:id="2396" w:name="_Toc30100"/>
            <w:bookmarkStart w:id="2397" w:name="_Toc27313"/>
            <w:r>
              <w:rPr>
                <w:rFonts w:hint="eastAsia"/>
                <w:color w:val="000000"/>
                <w:sz w:val="24"/>
                <w:szCs w:val="24"/>
              </w:rPr>
              <w:t>93.90</w:t>
            </w:r>
            <w:bookmarkEnd w:id="2394"/>
            <w:bookmarkEnd w:id="2395"/>
            <w:bookmarkEnd w:id="2396"/>
            <w:bookmarkEnd w:id="2397"/>
          </w:p>
        </w:tc>
        <w:tc>
          <w:tcPr>
            <w:tcW w:w="1506" w:type="dxa"/>
            <w:tcBorders>
              <w:top w:val="nil"/>
              <w:left w:val="nil"/>
              <w:bottom w:val="nil"/>
              <w:right w:val="nil"/>
            </w:tcBorders>
            <w:shd w:val="clear" w:color="auto" w:fill="FFFFFF"/>
          </w:tcPr>
          <w:p w14:paraId="0A87E145">
            <w:pPr>
              <w:pStyle w:val="53"/>
              <w:outlineLvl w:val="9"/>
              <w:rPr>
                <w:color w:val="000000"/>
                <w:sz w:val="24"/>
                <w:szCs w:val="24"/>
              </w:rPr>
            </w:pPr>
            <w:bookmarkStart w:id="2398" w:name="_Toc21552"/>
            <w:bookmarkStart w:id="2399" w:name="_Toc1557"/>
            <w:bookmarkStart w:id="2400" w:name="_Toc30992"/>
            <w:bookmarkStart w:id="2401" w:name="_Toc6640"/>
            <w:r>
              <w:rPr>
                <w:rFonts w:hint="eastAsia"/>
                <w:color w:val="000000"/>
                <w:sz w:val="24"/>
                <w:szCs w:val="24"/>
              </w:rPr>
              <w:t>67.74</w:t>
            </w:r>
            <w:bookmarkEnd w:id="2398"/>
            <w:bookmarkEnd w:id="2399"/>
            <w:bookmarkEnd w:id="2400"/>
            <w:bookmarkEnd w:id="2401"/>
          </w:p>
        </w:tc>
      </w:tr>
      <w:tr w14:paraId="3AEDBAEF">
        <w:trPr>
          <w:jc w:val="center"/>
        </w:trPr>
        <w:tc>
          <w:tcPr>
            <w:tcW w:w="1778" w:type="dxa"/>
            <w:tcBorders>
              <w:top w:val="nil"/>
              <w:left w:val="nil"/>
              <w:bottom w:val="single" w:color="000000" w:sz="12" w:space="0"/>
              <w:right w:val="nil"/>
            </w:tcBorders>
            <w:shd w:val="clear" w:color="auto" w:fill="FFFFFF"/>
          </w:tcPr>
          <w:p w14:paraId="23A97261">
            <w:pPr>
              <w:pStyle w:val="53"/>
              <w:outlineLvl w:val="9"/>
              <w:rPr>
                <w:b/>
                <w:bCs w:val="0"/>
                <w:color w:val="000000"/>
                <w:sz w:val="24"/>
                <w:szCs w:val="24"/>
              </w:rPr>
            </w:pPr>
            <w:bookmarkStart w:id="2402" w:name="_Toc9626"/>
            <w:bookmarkStart w:id="2403" w:name="_Toc27301"/>
            <w:bookmarkStart w:id="2404" w:name="_Toc23994"/>
            <w:bookmarkStart w:id="2405" w:name="_Toc1826"/>
            <w:r>
              <w:rPr>
                <w:rFonts w:hint="eastAsia" w:eastAsia="宋体"/>
                <w:sz w:val="24"/>
                <w:szCs w:val="24"/>
              </w:rPr>
              <w:t>CDS-ReID</w:t>
            </w:r>
            <w:bookmarkEnd w:id="2402"/>
            <w:bookmarkEnd w:id="2403"/>
            <w:bookmarkEnd w:id="2404"/>
            <w:bookmarkEnd w:id="2405"/>
          </w:p>
        </w:tc>
        <w:tc>
          <w:tcPr>
            <w:tcW w:w="1518" w:type="dxa"/>
            <w:tcBorders>
              <w:top w:val="nil"/>
              <w:left w:val="nil"/>
              <w:bottom w:val="single" w:color="000000" w:sz="12" w:space="0"/>
              <w:right w:val="nil"/>
            </w:tcBorders>
            <w:shd w:val="clear" w:color="auto" w:fill="FFFFFF"/>
          </w:tcPr>
          <w:p w14:paraId="330308A7">
            <w:pPr>
              <w:pStyle w:val="53"/>
              <w:outlineLvl w:val="9"/>
              <w:rPr>
                <w:b/>
                <w:bCs w:val="0"/>
                <w:color w:val="000000"/>
                <w:sz w:val="24"/>
                <w:szCs w:val="24"/>
              </w:rPr>
            </w:pPr>
            <w:bookmarkStart w:id="2406" w:name="_Toc5628"/>
            <w:bookmarkStart w:id="2407" w:name="_Toc17627"/>
            <w:bookmarkStart w:id="2408" w:name="_Toc12845"/>
            <w:bookmarkStart w:id="2409" w:name="_Toc27265"/>
            <w:r>
              <w:rPr>
                <w:rFonts w:hint="eastAsia"/>
                <w:b/>
                <w:bCs w:val="0"/>
                <w:color w:val="000000"/>
                <w:sz w:val="24"/>
                <w:szCs w:val="24"/>
              </w:rPr>
              <w:t>75.26</w:t>
            </w:r>
            <w:bookmarkEnd w:id="2406"/>
            <w:bookmarkEnd w:id="2407"/>
            <w:bookmarkEnd w:id="2408"/>
            <w:bookmarkEnd w:id="2409"/>
          </w:p>
        </w:tc>
        <w:tc>
          <w:tcPr>
            <w:tcW w:w="1518" w:type="dxa"/>
            <w:tcBorders>
              <w:top w:val="nil"/>
              <w:left w:val="nil"/>
              <w:bottom w:val="single" w:color="000000" w:sz="12" w:space="0"/>
              <w:right w:val="nil"/>
            </w:tcBorders>
            <w:shd w:val="clear" w:color="auto" w:fill="FFFFFF"/>
          </w:tcPr>
          <w:p w14:paraId="2310FEBC">
            <w:pPr>
              <w:pStyle w:val="53"/>
              <w:outlineLvl w:val="9"/>
              <w:rPr>
                <w:b/>
                <w:bCs w:val="0"/>
                <w:color w:val="000000"/>
                <w:sz w:val="24"/>
                <w:szCs w:val="24"/>
              </w:rPr>
            </w:pPr>
            <w:bookmarkStart w:id="2410" w:name="_Toc25232"/>
            <w:bookmarkStart w:id="2411" w:name="_Toc23075"/>
            <w:bookmarkStart w:id="2412" w:name="_Toc395"/>
            <w:bookmarkStart w:id="2413" w:name="_Toc1857"/>
            <w:r>
              <w:rPr>
                <w:rFonts w:hint="eastAsia"/>
                <w:b/>
                <w:bCs w:val="0"/>
                <w:color w:val="000000"/>
                <w:sz w:val="24"/>
                <w:szCs w:val="24"/>
              </w:rPr>
              <w:t>90.22</w:t>
            </w:r>
            <w:bookmarkEnd w:id="2410"/>
            <w:bookmarkEnd w:id="2411"/>
            <w:bookmarkEnd w:id="2412"/>
            <w:bookmarkEnd w:id="2413"/>
          </w:p>
        </w:tc>
        <w:tc>
          <w:tcPr>
            <w:tcW w:w="1529" w:type="dxa"/>
            <w:tcBorders>
              <w:top w:val="nil"/>
              <w:left w:val="nil"/>
              <w:bottom w:val="single" w:color="000000" w:sz="12" w:space="0"/>
              <w:right w:val="nil"/>
            </w:tcBorders>
            <w:shd w:val="clear" w:color="auto" w:fill="FFFFFF"/>
          </w:tcPr>
          <w:p w14:paraId="41B7CA5D">
            <w:pPr>
              <w:pStyle w:val="53"/>
              <w:outlineLvl w:val="9"/>
              <w:rPr>
                <w:b/>
                <w:bCs w:val="0"/>
                <w:color w:val="000000"/>
                <w:sz w:val="24"/>
                <w:szCs w:val="24"/>
              </w:rPr>
            </w:pPr>
            <w:bookmarkStart w:id="2414" w:name="_Toc30847"/>
            <w:bookmarkStart w:id="2415" w:name="_Toc29450"/>
            <w:bookmarkStart w:id="2416" w:name="_Toc8976"/>
            <w:bookmarkStart w:id="2417" w:name="_Toc25674"/>
            <w:r>
              <w:rPr>
                <w:rFonts w:hint="eastAsia"/>
                <w:b/>
                <w:bCs w:val="0"/>
                <w:color w:val="000000"/>
                <w:sz w:val="24"/>
                <w:szCs w:val="24"/>
              </w:rPr>
              <w:t>94.30</w:t>
            </w:r>
            <w:bookmarkEnd w:id="2414"/>
            <w:bookmarkEnd w:id="2415"/>
            <w:bookmarkEnd w:id="2416"/>
            <w:bookmarkEnd w:id="2417"/>
          </w:p>
        </w:tc>
        <w:tc>
          <w:tcPr>
            <w:tcW w:w="1506" w:type="dxa"/>
            <w:tcBorders>
              <w:top w:val="nil"/>
              <w:left w:val="nil"/>
              <w:bottom w:val="single" w:color="000000" w:sz="12" w:space="0"/>
              <w:right w:val="nil"/>
            </w:tcBorders>
            <w:shd w:val="clear" w:color="auto" w:fill="FFFFFF"/>
          </w:tcPr>
          <w:p w14:paraId="7E8DB870">
            <w:pPr>
              <w:pStyle w:val="53"/>
              <w:outlineLvl w:val="9"/>
              <w:rPr>
                <w:b/>
                <w:bCs w:val="0"/>
                <w:color w:val="000000"/>
                <w:sz w:val="24"/>
                <w:szCs w:val="24"/>
              </w:rPr>
            </w:pPr>
            <w:bookmarkStart w:id="2418" w:name="_Toc7215"/>
            <w:bookmarkStart w:id="2419" w:name="_Toc31260"/>
            <w:bookmarkStart w:id="2420" w:name="_Toc25714"/>
            <w:bookmarkStart w:id="2421" w:name="_Toc25858"/>
            <w:r>
              <w:rPr>
                <w:rFonts w:hint="eastAsia"/>
                <w:b/>
                <w:bCs w:val="0"/>
                <w:color w:val="000000"/>
                <w:sz w:val="24"/>
                <w:szCs w:val="24"/>
              </w:rPr>
              <w:t>68.50</w:t>
            </w:r>
            <w:bookmarkEnd w:id="2418"/>
            <w:bookmarkEnd w:id="2419"/>
            <w:bookmarkEnd w:id="2420"/>
            <w:bookmarkEnd w:id="2421"/>
          </w:p>
        </w:tc>
      </w:tr>
    </w:tbl>
    <w:p w14:paraId="22E21FEB">
      <w:pPr>
        <w:pStyle w:val="57"/>
        <w:snapToGrid/>
        <w:spacing w:line="240" w:lineRule="auto"/>
        <w:ind w:firstLine="516" w:firstLineChars="200"/>
      </w:pPr>
    </w:p>
    <w:p w14:paraId="0155A2D5">
      <w:pPr>
        <w:pStyle w:val="8"/>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5</w:t>
      </w:r>
      <w:r>
        <w:fldChar w:fldCharType="end"/>
      </w:r>
      <w:bookmarkStart w:id="2422" w:name="_Toc17071"/>
      <w:bookmarkStart w:id="2423" w:name="_Toc16479"/>
      <w:bookmarkStart w:id="2424" w:name="_Toc22822"/>
      <w:bookmarkStart w:id="2425" w:name="_Toc25834"/>
      <w:bookmarkStart w:id="2426" w:name="_Toc2542"/>
      <w:bookmarkStart w:id="2427" w:name="_Toc21583"/>
      <w:bookmarkStart w:id="2428" w:name="_Toc1226"/>
      <w:bookmarkStart w:id="2429" w:name="_Toc18203"/>
      <w:bookmarkStart w:id="2430" w:name="_Toc31021"/>
      <w:bookmarkStart w:id="2431" w:name="_Toc17948"/>
      <w:bookmarkStart w:id="2432" w:name="_Toc17494"/>
      <w:bookmarkStart w:id="2433" w:name="_Toc15203"/>
      <w:bookmarkStart w:id="2434" w:name="_Toc25327"/>
      <w:bookmarkStart w:id="2435" w:name="_Toc31242"/>
      <w:bookmarkStart w:id="2436" w:name="_Toc8500"/>
      <w:bookmarkStart w:id="2437" w:name="_Toc16234"/>
      <w:r>
        <w:rPr>
          <w:rFonts w:hint="eastAsia"/>
        </w:rPr>
        <w:t xml:space="preserve"> 在</w:t>
      </w:r>
      <w:r>
        <w:rPr>
          <w:rFonts w:ascii="Times New Roman" w:hAnsi="Times New Roman" w:cs="Times New Roman"/>
        </w:rPr>
        <w:t>ICFG-PEDES</w:t>
      </w:r>
      <w:r>
        <w:rPr>
          <w:rFonts w:hint="eastAsia"/>
        </w:rPr>
        <w:t>数据集上的</w:t>
      </w:r>
      <w:r>
        <w:rPr>
          <w:rFonts w:ascii="Times New Roman" w:hAnsi="Times New Roman" w:cs="Times New Roman"/>
          <w:lang w:eastAsia="zh"/>
        </w:rPr>
        <w:t>CDS-ReID</w:t>
      </w:r>
      <w:r>
        <w:rPr>
          <w:rFonts w:hint="eastAsia"/>
        </w:rPr>
        <w:t>方法各个模块的消融实验</w:t>
      </w:r>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6F954077">
        <w:trPr>
          <w:jc w:val="center"/>
        </w:trPr>
        <w:tc>
          <w:tcPr>
            <w:tcW w:w="1778" w:type="dxa"/>
            <w:tcBorders>
              <w:top w:val="single" w:color="000000" w:sz="12" w:space="0"/>
              <w:left w:val="nil"/>
              <w:bottom w:val="single" w:color="000000" w:sz="4" w:space="0"/>
              <w:right w:val="nil"/>
              <w:tl2br w:val="nil"/>
            </w:tcBorders>
            <w:shd w:val="clear" w:color="auto" w:fill="FFFFFF"/>
          </w:tcPr>
          <w:p w14:paraId="09C6AA3C">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2038A47D">
            <w:pPr>
              <w:pStyle w:val="53"/>
              <w:outlineLvl w:val="9"/>
              <w:rPr>
                <w:color w:val="000000"/>
                <w:sz w:val="24"/>
                <w:szCs w:val="24"/>
              </w:rPr>
            </w:pPr>
            <w:bookmarkStart w:id="2438" w:name="_Toc25124"/>
            <w:bookmarkStart w:id="2439" w:name="_Toc12828"/>
            <w:bookmarkStart w:id="2440" w:name="_Toc5145"/>
            <w:bookmarkStart w:id="2441" w:name="_Toc24765"/>
            <w:r>
              <w:rPr>
                <w:rFonts w:hint="eastAsia"/>
                <w:color w:val="000000"/>
                <w:sz w:val="24"/>
                <w:szCs w:val="24"/>
              </w:rPr>
              <w:t>Rank-1</w:t>
            </w:r>
            <w:bookmarkEnd w:id="2438"/>
            <w:bookmarkEnd w:id="2439"/>
            <w:bookmarkEnd w:id="2440"/>
            <w:bookmarkEnd w:id="2441"/>
          </w:p>
        </w:tc>
        <w:tc>
          <w:tcPr>
            <w:tcW w:w="1518" w:type="dxa"/>
            <w:tcBorders>
              <w:top w:val="single" w:color="000000" w:sz="12" w:space="0"/>
              <w:left w:val="nil"/>
              <w:bottom w:val="single" w:color="000000" w:sz="4" w:space="0"/>
              <w:right w:val="nil"/>
            </w:tcBorders>
            <w:shd w:val="clear" w:color="auto" w:fill="FFFFFF"/>
          </w:tcPr>
          <w:p w14:paraId="0AC74ACD">
            <w:pPr>
              <w:pStyle w:val="53"/>
              <w:outlineLvl w:val="9"/>
              <w:rPr>
                <w:color w:val="000000"/>
                <w:sz w:val="24"/>
                <w:szCs w:val="24"/>
              </w:rPr>
            </w:pPr>
            <w:bookmarkStart w:id="2442" w:name="_Toc12144"/>
            <w:bookmarkStart w:id="2443" w:name="_Toc21448"/>
            <w:bookmarkStart w:id="2444" w:name="_Toc5746"/>
            <w:bookmarkStart w:id="2445" w:name="_Toc28275"/>
            <w:r>
              <w:rPr>
                <w:rFonts w:hint="eastAsia"/>
                <w:color w:val="000000"/>
                <w:sz w:val="24"/>
                <w:szCs w:val="24"/>
              </w:rPr>
              <w:t>Rank-5</w:t>
            </w:r>
            <w:bookmarkEnd w:id="2442"/>
            <w:bookmarkEnd w:id="2443"/>
            <w:bookmarkEnd w:id="2444"/>
            <w:bookmarkEnd w:id="2445"/>
          </w:p>
        </w:tc>
        <w:tc>
          <w:tcPr>
            <w:tcW w:w="1529" w:type="dxa"/>
            <w:tcBorders>
              <w:top w:val="single" w:color="000000" w:sz="12" w:space="0"/>
              <w:left w:val="nil"/>
              <w:bottom w:val="single" w:color="000000" w:sz="4" w:space="0"/>
              <w:right w:val="nil"/>
            </w:tcBorders>
            <w:shd w:val="clear" w:color="auto" w:fill="FFFFFF"/>
          </w:tcPr>
          <w:p w14:paraId="59426EB9">
            <w:pPr>
              <w:pStyle w:val="53"/>
              <w:outlineLvl w:val="9"/>
              <w:rPr>
                <w:color w:val="000000"/>
                <w:sz w:val="24"/>
                <w:szCs w:val="24"/>
              </w:rPr>
            </w:pPr>
            <w:bookmarkStart w:id="2446" w:name="_Toc23386"/>
            <w:bookmarkStart w:id="2447" w:name="_Toc21372"/>
            <w:bookmarkStart w:id="2448" w:name="_Toc14295"/>
            <w:bookmarkStart w:id="2449" w:name="_Toc26710"/>
            <w:r>
              <w:rPr>
                <w:rFonts w:hint="eastAsia"/>
                <w:color w:val="000000"/>
                <w:sz w:val="24"/>
                <w:szCs w:val="24"/>
              </w:rPr>
              <w:t>Rank-10</w:t>
            </w:r>
            <w:bookmarkEnd w:id="2446"/>
            <w:bookmarkEnd w:id="2447"/>
            <w:bookmarkEnd w:id="2448"/>
            <w:bookmarkEnd w:id="2449"/>
          </w:p>
        </w:tc>
        <w:tc>
          <w:tcPr>
            <w:tcW w:w="1506" w:type="dxa"/>
            <w:tcBorders>
              <w:top w:val="single" w:color="000000" w:sz="12" w:space="0"/>
              <w:left w:val="nil"/>
              <w:bottom w:val="single" w:color="000000" w:sz="4" w:space="0"/>
              <w:right w:val="nil"/>
            </w:tcBorders>
            <w:shd w:val="clear" w:color="auto" w:fill="FFFFFF"/>
          </w:tcPr>
          <w:p w14:paraId="1BA83A04">
            <w:pPr>
              <w:pStyle w:val="53"/>
              <w:outlineLvl w:val="9"/>
              <w:rPr>
                <w:color w:val="000000"/>
                <w:sz w:val="24"/>
                <w:szCs w:val="24"/>
              </w:rPr>
            </w:pPr>
            <w:bookmarkStart w:id="2450" w:name="_Toc19622"/>
            <w:bookmarkStart w:id="2451" w:name="_Toc5941"/>
            <w:bookmarkStart w:id="2452" w:name="_Toc30811"/>
            <w:bookmarkStart w:id="2453" w:name="_Toc12620"/>
            <w:r>
              <w:rPr>
                <w:rFonts w:hint="eastAsia"/>
                <w:color w:val="000000"/>
                <w:sz w:val="24"/>
                <w:szCs w:val="24"/>
              </w:rPr>
              <w:t>mAP</w:t>
            </w:r>
            <w:bookmarkEnd w:id="2450"/>
            <w:bookmarkEnd w:id="2451"/>
            <w:bookmarkEnd w:id="2452"/>
            <w:bookmarkEnd w:id="2453"/>
          </w:p>
        </w:tc>
      </w:tr>
      <w:tr w14:paraId="63BE8B4B">
        <w:trPr>
          <w:jc w:val="center"/>
        </w:trPr>
        <w:tc>
          <w:tcPr>
            <w:tcW w:w="1778" w:type="dxa"/>
            <w:tcBorders>
              <w:top w:val="nil"/>
              <w:left w:val="nil"/>
              <w:bottom w:val="nil"/>
              <w:right w:val="nil"/>
            </w:tcBorders>
            <w:shd w:val="clear" w:color="auto" w:fill="FFFFFF"/>
          </w:tcPr>
          <w:p w14:paraId="59092FF2">
            <w:pPr>
              <w:widowControl/>
              <w:jc w:val="left"/>
              <w:textAlignment w:val="center"/>
              <w:rPr>
                <w:color w:val="000000"/>
                <w:sz w:val="24"/>
                <w:szCs w:val="24"/>
                <w:lang w:bidi="ar"/>
              </w:rPr>
            </w:pPr>
            <w:r>
              <w:rPr>
                <w:rFonts w:hint="eastAsia"/>
                <w:color w:val="000000"/>
                <w:sz w:val="24"/>
                <w:szCs w:val="24"/>
                <w:lang w:bidi="ar"/>
              </w:rPr>
              <w:t>CLIP</w:t>
            </w:r>
            <w:r>
              <w:rPr>
                <w:color w:val="000000"/>
                <w:sz w:val="24"/>
                <w:szCs w:val="24"/>
                <w:lang w:bidi="ar"/>
              </w:rPr>
              <w:t xml:space="preserve"> </w:t>
            </w:r>
          </w:p>
        </w:tc>
        <w:tc>
          <w:tcPr>
            <w:tcW w:w="1518" w:type="dxa"/>
            <w:tcBorders>
              <w:top w:val="nil"/>
              <w:left w:val="nil"/>
              <w:bottom w:val="nil"/>
              <w:right w:val="nil"/>
            </w:tcBorders>
            <w:shd w:val="clear" w:color="auto" w:fill="FFFFFF"/>
          </w:tcPr>
          <w:p w14:paraId="7DE86914">
            <w:pPr>
              <w:pStyle w:val="53"/>
              <w:outlineLvl w:val="9"/>
              <w:rPr>
                <w:color w:val="000000"/>
                <w:sz w:val="24"/>
                <w:szCs w:val="24"/>
              </w:rPr>
            </w:pPr>
            <w:bookmarkStart w:id="2454" w:name="_Toc4987"/>
            <w:bookmarkStart w:id="2455" w:name="_Toc5082"/>
            <w:bookmarkStart w:id="2456" w:name="_Toc18083"/>
            <w:bookmarkStart w:id="2457" w:name="_Toc27293"/>
            <w:r>
              <w:rPr>
                <w:rFonts w:hint="eastAsia"/>
                <w:color w:val="000000"/>
                <w:sz w:val="24"/>
                <w:szCs w:val="24"/>
              </w:rPr>
              <w:t>64.38</w:t>
            </w:r>
            <w:bookmarkEnd w:id="2454"/>
            <w:bookmarkEnd w:id="2455"/>
            <w:bookmarkEnd w:id="2456"/>
            <w:bookmarkEnd w:id="2457"/>
          </w:p>
        </w:tc>
        <w:tc>
          <w:tcPr>
            <w:tcW w:w="1518" w:type="dxa"/>
            <w:tcBorders>
              <w:top w:val="nil"/>
              <w:left w:val="nil"/>
              <w:bottom w:val="nil"/>
              <w:right w:val="nil"/>
            </w:tcBorders>
            <w:shd w:val="clear" w:color="auto" w:fill="FFFFFF"/>
          </w:tcPr>
          <w:p w14:paraId="6600F8A1">
            <w:pPr>
              <w:pStyle w:val="53"/>
              <w:outlineLvl w:val="9"/>
              <w:rPr>
                <w:color w:val="000000"/>
                <w:sz w:val="24"/>
                <w:szCs w:val="24"/>
              </w:rPr>
            </w:pPr>
            <w:bookmarkStart w:id="2458" w:name="_Toc19915"/>
            <w:bookmarkStart w:id="2459" w:name="_Toc745"/>
            <w:bookmarkStart w:id="2460" w:name="_Toc14984"/>
            <w:bookmarkStart w:id="2461" w:name="_Toc27132"/>
            <w:r>
              <w:rPr>
                <w:rFonts w:hint="eastAsia"/>
                <w:color w:val="000000"/>
                <w:sz w:val="24"/>
                <w:szCs w:val="24"/>
              </w:rPr>
              <w:t>80.29</w:t>
            </w:r>
            <w:bookmarkEnd w:id="2458"/>
            <w:bookmarkEnd w:id="2459"/>
            <w:bookmarkEnd w:id="2460"/>
            <w:bookmarkEnd w:id="2461"/>
          </w:p>
        </w:tc>
        <w:tc>
          <w:tcPr>
            <w:tcW w:w="1529" w:type="dxa"/>
            <w:tcBorders>
              <w:top w:val="nil"/>
              <w:left w:val="nil"/>
              <w:bottom w:val="nil"/>
              <w:right w:val="nil"/>
            </w:tcBorders>
            <w:shd w:val="clear" w:color="auto" w:fill="FFFFFF"/>
          </w:tcPr>
          <w:p w14:paraId="35CC3057">
            <w:pPr>
              <w:pStyle w:val="53"/>
              <w:outlineLvl w:val="9"/>
              <w:rPr>
                <w:color w:val="000000"/>
                <w:sz w:val="24"/>
                <w:szCs w:val="24"/>
              </w:rPr>
            </w:pPr>
            <w:bookmarkStart w:id="2462" w:name="_Toc19229"/>
            <w:bookmarkStart w:id="2463" w:name="_Toc27148"/>
            <w:bookmarkStart w:id="2464" w:name="_Toc12956"/>
            <w:bookmarkStart w:id="2465" w:name="_Toc18102"/>
            <w:r>
              <w:rPr>
                <w:rFonts w:hint="eastAsia"/>
                <w:color w:val="000000"/>
                <w:sz w:val="24"/>
                <w:szCs w:val="24"/>
              </w:rPr>
              <w:t>85.51</w:t>
            </w:r>
            <w:bookmarkEnd w:id="2462"/>
            <w:bookmarkEnd w:id="2463"/>
            <w:bookmarkEnd w:id="2464"/>
            <w:bookmarkEnd w:id="2465"/>
          </w:p>
        </w:tc>
        <w:tc>
          <w:tcPr>
            <w:tcW w:w="1506" w:type="dxa"/>
            <w:tcBorders>
              <w:top w:val="nil"/>
              <w:left w:val="nil"/>
              <w:bottom w:val="nil"/>
              <w:right w:val="nil"/>
            </w:tcBorders>
            <w:shd w:val="clear" w:color="auto" w:fill="FFFFFF"/>
          </w:tcPr>
          <w:p w14:paraId="63E6755F">
            <w:pPr>
              <w:pStyle w:val="53"/>
              <w:outlineLvl w:val="9"/>
              <w:rPr>
                <w:color w:val="000000"/>
                <w:sz w:val="24"/>
                <w:szCs w:val="24"/>
              </w:rPr>
            </w:pPr>
            <w:bookmarkStart w:id="2466" w:name="_Toc2342"/>
            <w:bookmarkStart w:id="2467" w:name="_Toc26501"/>
            <w:bookmarkStart w:id="2468" w:name="_Toc26038"/>
            <w:bookmarkStart w:id="2469" w:name="_Toc29019"/>
            <w:r>
              <w:rPr>
                <w:rFonts w:hint="eastAsia"/>
                <w:color w:val="000000"/>
                <w:sz w:val="24"/>
                <w:szCs w:val="24"/>
              </w:rPr>
              <w:t>41.08</w:t>
            </w:r>
            <w:bookmarkEnd w:id="2466"/>
            <w:bookmarkEnd w:id="2467"/>
            <w:bookmarkEnd w:id="2468"/>
            <w:bookmarkEnd w:id="2469"/>
          </w:p>
        </w:tc>
      </w:tr>
      <w:tr w14:paraId="24AE75D2">
        <w:trPr>
          <w:jc w:val="center"/>
        </w:trPr>
        <w:tc>
          <w:tcPr>
            <w:tcW w:w="1778" w:type="dxa"/>
            <w:tcBorders>
              <w:top w:val="nil"/>
              <w:left w:val="nil"/>
              <w:bottom w:val="nil"/>
              <w:right w:val="nil"/>
            </w:tcBorders>
            <w:shd w:val="clear" w:color="auto" w:fill="FFFFFF"/>
          </w:tcPr>
          <w:p w14:paraId="225D98DC">
            <w:pPr>
              <w:widowControl/>
              <w:jc w:val="left"/>
              <w:textAlignment w:val="center"/>
              <w:rPr>
                <w:color w:val="000000"/>
                <w:sz w:val="24"/>
                <w:szCs w:val="24"/>
                <w:lang w:bidi="ar"/>
              </w:rPr>
            </w:pPr>
            <w:r>
              <w:rPr>
                <w:rFonts w:hint="eastAsia" w:eastAsia="宋体"/>
                <w:sz w:val="24"/>
                <w:szCs w:val="24"/>
              </w:rPr>
              <w:t>CDS</w:t>
            </w:r>
            <w:r>
              <w:rPr>
                <w:rFonts w:hint="eastAsia"/>
                <w:color w:val="000000"/>
                <w:sz w:val="24"/>
                <w:szCs w:val="24"/>
                <w:lang w:val="en-US" w:eastAsia="zh-CN" w:bidi="ar"/>
              </w:rPr>
              <w:t>(No Cam)</w:t>
            </w:r>
          </w:p>
        </w:tc>
        <w:tc>
          <w:tcPr>
            <w:tcW w:w="1518" w:type="dxa"/>
            <w:tcBorders>
              <w:top w:val="nil"/>
              <w:left w:val="nil"/>
              <w:bottom w:val="nil"/>
              <w:right w:val="nil"/>
            </w:tcBorders>
            <w:shd w:val="clear" w:color="auto" w:fill="FFFFFF"/>
          </w:tcPr>
          <w:p w14:paraId="0777C25D">
            <w:pPr>
              <w:pStyle w:val="53"/>
              <w:outlineLvl w:val="9"/>
              <w:rPr>
                <w:color w:val="000000"/>
                <w:sz w:val="24"/>
                <w:szCs w:val="24"/>
              </w:rPr>
            </w:pPr>
            <w:bookmarkStart w:id="2470" w:name="_Toc22585"/>
            <w:bookmarkStart w:id="2471" w:name="_Toc9976"/>
            <w:bookmarkStart w:id="2472" w:name="_Toc28976"/>
            <w:bookmarkStart w:id="2473" w:name="_Toc24378"/>
            <w:r>
              <w:rPr>
                <w:rFonts w:hint="eastAsia"/>
                <w:color w:val="000000"/>
                <w:sz w:val="24"/>
                <w:szCs w:val="24"/>
              </w:rPr>
              <w:t>64.82</w:t>
            </w:r>
            <w:bookmarkEnd w:id="2470"/>
            <w:bookmarkEnd w:id="2471"/>
            <w:bookmarkEnd w:id="2472"/>
            <w:bookmarkEnd w:id="2473"/>
          </w:p>
        </w:tc>
        <w:tc>
          <w:tcPr>
            <w:tcW w:w="1518" w:type="dxa"/>
            <w:tcBorders>
              <w:top w:val="nil"/>
              <w:left w:val="nil"/>
              <w:bottom w:val="nil"/>
              <w:right w:val="nil"/>
            </w:tcBorders>
            <w:shd w:val="clear" w:color="auto" w:fill="FFFFFF"/>
          </w:tcPr>
          <w:p w14:paraId="5F73911B">
            <w:pPr>
              <w:pStyle w:val="53"/>
              <w:outlineLvl w:val="9"/>
              <w:rPr>
                <w:color w:val="000000"/>
                <w:sz w:val="24"/>
                <w:szCs w:val="24"/>
              </w:rPr>
            </w:pPr>
            <w:bookmarkStart w:id="2474" w:name="_Toc18464"/>
            <w:bookmarkStart w:id="2475" w:name="_Toc9720"/>
            <w:bookmarkStart w:id="2476" w:name="_Toc16242"/>
            <w:bookmarkStart w:id="2477" w:name="_Toc563"/>
            <w:r>
              <w:rPr>
                <w:rFonts w:hint="eastAsia"/>
                <w:color w:val="000000"/>
                <w:sz w:val="24"/>
                <w:szCs w:val="24"/>
              </w:rPr>
              <w:t>80.35</w:t>
            </w:r>
            <w:bookmarkEnd w:id="2474"/>
            <w:bookmarkEnd w:id="2475"/>
            <w:bookmarkEnd w:id="2476"/>
            <w:bookmarkEnd w:id="2477"/>
          </w:p>
        </w:tc>
        <w:tc>
          <w:tcPr>
            <w:tcW w:w="1529" w:type="dxa"/>
            <w:tcBorders>
              <w:top w:val="nil"/>
              <w:left w:val="nil"/>
              <w:bottom w:val="nil"/>
              <w:right w:val="nil"/>
            </w:tcBorders>
            <w:shd w:val="clear" w:color="auto" w:fill="FFFFFF"/>
          </w:tcPr>
          <w:p w14:paraId="215EBD53">
            <w:pPr>
              <w:pStyle w:val="53"/>
              <w:outlineLvl w:val="9"/>
              <w:rPr>
                <w:color w:val="000000"/>
                <w:sz w:val="24"/>
                <w:szCs w:val="24"/>
              </w:rPr>
            </w:pPr>
            <w:bookmarkStart w:id="2478" w:name="_Toc21176"/>
            <w:bookmarkStart w:id="2479" w:name="_Toc15394"/>
            <w:bookmarkStart w:id="2480" w:name="_Toc17466"/>
            <w:bookmarkStart w:id="2481" w:name="_Toc18515"/>
            <w:r>
              <w:rPr>
                <w:rFonts w:hint="eastAsia"/>
                <w:color w:val="000000"/>
                <w:sz w:val="24"/>
                <w:szCs w:val="24"/>
              </w:rPr>
              <w:t>85.92</w:t>
            </w:r>
            <w:bookmarkEnd w:id="2478"/>
            <w:bookmarkEnd w:id="2479"/>
            <w:bookmarkEnd w:id="2480"/>
            <w:bookmarkEnd w:id="2481"/>
          </w:p>
        </w:tc>
        <w:tc>
          <w:tcPr>
            <w:tcW w:w="1506" w:type="dxa"/>
            <w:tcBorders>
              <w:top w:val="nil"/>
              <w:left w:val="nil"/>
              <w:bottom w:val="nil"/>
              <w:right w:val="nil"/>
            </w:tcBorders>
            <w:shd w:val="clear" w:color="auto" w:fill="FFFFFF"/>
          </w:tcPr>
          <w:p w14:paraId="512A3096">
            <w:pPr>
              <w:pStyle w:val="53"/>
              <w:outlineLvl w:val="9"/>
              <w:rPr>
                <w:color w:val="000000"/>
                <w:sz w:val="24"/>
                <w:szCs w:val="24"/>
              </w:rPr>
            </w:pPr>
            <w:bookmarkStart w:id="2482" w:name="_Toc30544"/>
            <w:bookmarkStart w:id="2483" w:name="_Toc26848"/>
            <w:bookmarkStart w:id="2484" w:name="_Toc7978"/>
            <w:bookmarkStart w:id="2485" w:name="_Toc3114"/>
            <w:r>
              <w:rPr>
                <w:rFonts w:hint="eastAsia"/>
                <w:color w:val="000000"/>
                <w:sz w:val="24"/>
                <w:szCs w:val="24"/>
              </w:rPr>
              <w:t>41.75</w:t>
            </w:r>
            <w:bookmarkEnd w:id="2482"/>
            <w:bookmarkEnd w:id="2483"/>
            <w:bookmarkEnd w:id="2484"/>
            <w:bookmarkEnd w:id="2485"/>
          </w:p>
        </w:tc>
      </w:tr>
      <w:tr w14:paraId="571A22BC">
        <w:trPr>
          <w:jc w:val="center"/>
        </w:trPr>
        <w:tc>
          <w:tcPr>
            <w:tcW w:w="1778" w:type="dxa"/>
            <w:tcBorders>
              <w:top w:val="nil"/>
              <w:left w:val="nil"/>
              <w:bottom w:val="single" w:color="000000" w:sz="12" w:space="0"/>
              <w:right w:val="nil"/>
            </w:tcBorders>
            <w:shd w:val="clear" w:color="auto" w:fill="FFFFFF"/>
          </w:tcPr>
          <w:p w14:paraId="19756109">
            <w:pPr>
              <w:widowControl/>
              <w:jc w:val="left"/>
              <w:textAlignment w:val="center"/>
              <w:rPr>
                <w:b/>
                <w:color w:val="000000"/>
                <w:sz w:val="24"/>
                <w:szCs w:val="24"/>
              </w:rPr>
            </w:pPr>
            <w:r>
              <w:rPr>
                <w:rFonts w:hint="eastAsia"/>
                <w:bCs/>
                <w:kern w:val="44"/>
                <w:sz w:val="24"/>
                <w:szCs w:val="24"/>
              </w:rPr>
              <w:t>CDS-ReID</w:t>
            </w:r>
          </w:p>
        </w:tc>
        <w:tc>
          <w:tcPr>
            <w:tcW w:w="1518" w:type="dxa"/>
            <w:tcBorders>
              <w:top w:val="nil"/>
              <w:left w:val="nil"/>
              <w:bottom w:val="single" w:color="000000" w:sz="12" w:space="0"/>
              <w:right w:val="nil"/>
            </w:tcBorders>
            <w:shd w:val="clear" w:color="auto" w:fill="FFFFFF"/>
          </w:tcPr>
          <w:p w14:paraId="6574ED96">
            <w:pPr>
              <w:pStyle w:val="53"/>
              <w:outlineLvl w:val="9"/>
              <w:rPr>
                <w:b/>
                <w:bCs w:val="0"/>
                <w:color w:val="000000"/>
                <w:sz w:val="24"/>
                <w:szCs w:val="24"/>
              </w:rPr>
            </w:pPr>
            <w:bookmarkStart w:id="2486" w:name="_Toc16323"/>
            <w:bookmarkStart w:id="2487" w:name="_Toc27314"/>
            <w:bookmarkStart w:id="2488" w:name="_Toc17288"/>
            <w:bookmarkStart w:id="2489" w:name="_Toc5850"/>
            <w:r>
              <w:rPr>
                <w:rFonts w:hint="eastAsia"/>
                <w:b/>
                <w:bCs w:val="0"/>
                <w:color w:val="000000"/>
                <w:sz w:val="24"/>
                <w:szCs w:val="24"/>
              </w:rPr>
              <w:t>65.50</w:t>
            </w:r>
            <w:bookmarkEnd w:id="2486"/>
            <w:bookmarkEnd w:id="2487"/>
            <w:bookmarkEnd w:id="2488"/>
            <w:bookmarkEnd w:id="2489"/>
          </w:p>
        </w:tc>
        <w:tc>
          <w:tcPr>
            <w:tcW w:w="1518" w:type="dxa"/>
            <w:tcBorders>
              <w:top w:val="nil"/>
              <w:left w:val="nil"/>
              <w:bottom w:val="single" w:color="000000" w:sz="12" w:space="0"/>
              <w:right w:val="nil"/>
            </w:tcBorders>
            <w:shd w:val="clear" w:color="auto" w:fill="FFFFFF"/>
          </w:tcPr>
          <w:p w14:paraId="487B5999">
            <w:pPr>
              <w:pStyle w:val="53"/>
              <w:outlineLvl w:val="9"/>
              <w:rPr>
                <w:b/>
                <w:bCs w:val="0"/>
                <w:color w:val="000000"/>
                <w:sz w:val="24"/>
                <w:szCs w:val="24"/>
              </w:rPr>
            </w:pPr>
            <w:bookmarkStart w:id="2490" w:name="_Toc24413"/>
            <w:bookmarkStart w:id="2491" w:name="_Toc12124"/>
            <w:bookmarkStart w:id="2492" w:name="_Toc27268"/>
            <w:bookmarkStart w:id="2493" w:name="_Toc6564"/>
            <w:r>
              <w:rPr>
                <w:rFonts w:hint="eastAsia"/>
                <w:b/>
                <w:bCs w:val="0"/>
                <w:color w:val="000000"/>
                <w:sz w:val="24"/>
                <w:szCs w:val="24"/>
              </w:rPr>
              <w:t>80.88</w:t>
            </w:r>
            <w:bookmarkEnd w:id="2490"/>
            <w:bookmarkEnd w:id="2491"/>
            <w:bookmarkEnd w:id="2492"/>
            <w:bookmarkEnd w:id="2493"/>
          </w:p>
        </w:tc>
        <w:tc>
          <w:tcPr>
            <w:tcW w:w="1529" w:type="dxa"/>
            <w:tcBorders>
              <w:top w:val="nil"/>
              <w:left w:val="nil"/>
              <w:bottom w:val="single" w:color="000000" w:sz="12" w:space="0"/>
              <w:right w:val="nil"/>
            </w:tcBorders>
            <w:shd w:val="clear" w:color="auto" w:fill="FFFFFF"/>
          </w:tcPr>
          <w:p w14:paraId="2258DD03">
            <w:pPr>
              <w:pStyle w:val="53"/>
              <w:outlineLvl w:val="9"/>
              <w:rPr>
                <w:b/>
                <w:bCs w:val="0"/>
                <w:color w:val="000000"/>
                <w:sz w:val="24"/>
                <w:szCs w:val="24"/>
              </w:rPr>
            </w:pPr>
            <w:bookmarkStart w:id="2494" w:name="_Toc19093"/>
            <w:bookmarkStart w:id="2495" w:name="_Toc29167"/>
            <w:bookmarkStart w:id="2496" w:name="_Toc12778"/>
            <w:bookmarkStart w:id="2497" w:name="_Toc7551"/>
            <w:r>
              <w:rPr>
                <w:rFonts w:hint="eastAsia"/>
                <w:b/>
                <w:bCs w:val="0"/>
                <w:color w:val="000000"/>
                <w:sz w:val="24"/>
                <w:szCs w:val="24"/>
              </w:rPr>
              <w:t>86.04</w:t>
            </w:r>
            <w:bookmarkEnd w:id="2494"/>
            <w:bookmarkEnd w:id="2495"/>
            <w:bookmarkEnd w:id="2496"/>
            <w:bookmarkEnd w:id="2497"/>
          </w:p>
        </w:tc>
        <w:tc>
          <w:tcPr>
            <w:tcW w:w="1506" w:type="dxa"/>
            <w:tcBorders>
              <w:top w:val="nil"/>
              <w:left w:val="nil"/>
              <w:bottom w:val="single" w:color="000000" w:sz="12" w:space="0"/>
              <w:right w:val="nil"/>
            </w:tcBorders>
            <w:shd w:val="clear" w:color="auto" w:fill="FFFFFF"/>
          </w:tcPr>
          <w:p w14:paraId="016E9856">
            <w:pPr>
              <w:pStyle w:val="53"/>
              <w:outlineLvl w:val="9"/>
              <w:rPr>
                <w:b/>
                <w:bCs w:val="0"/>
                <w:color w:val="000000"/>
                <w:sz w:val="24"/>
                <w:szCs w:val="24"/>
              </w:rPr>
            </w:pPr>
            <w:bookmarkStart w:id="2498" w:name="_Toc24417"/>
            <w:bookmarkStart w:id="2499" w:name="_Toc8237"/>
            <w:bookmarkStart w:id="2500" w:name="_Toc8331"/>
            <w:bookmarkStart w:id="2501" w:name="_Toc17277"/>
            <w:r>
              <w:rPr>
                <w:rFonts w:hint="eastAsia"/>
                <w:b/>
                <w:bCs w:val="0"/>
                <w:color w:val="000000"/>
                <w:sz w:val="24"/>
                <w:szCs w:val="24"/>
              </w:rPr>
              <w:t>42.38</w:t>
            </w:r>
            <w:bookmarkEnd w:id="2498"/>
            <w:bookmarkEnd w:id="2499"/>
            <w:bookmarkEnd w:id="2500"/>
            <w:bookmarkEnd w:id="2501"/>
          </w:p>
        </w:tc>
      </w:tr>
    </w:tbl>
    <w:p w14:paraId="7A3D1E02"/>
    <w:p w14:paraId="4220AA6D">
      <w:pPr>
        <w:pStyle w:val="8"/>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6</w:t>
      </w:r>
      <w:r>
        <w:fldChar w:fldCharType="end"/>
      </w:r>
      <w:bookmarkStart w:id="2502" w:name="_Toc11060"/>
      <w:bookmarkStart w:id="2503" w:name="_Toc6918"/>
      <w:bookmarkStart w:id="2504" w:name="_Toc18019"/>
      <w:bookmarkStart w:id="2505" w:name="_Toc32605"/>
      <w:bookmarkStart w:id="2506" w:name="_Toc4939"/>
      <w:bookmarkStart w:id="2507" w:name="_Toc8018"/>
      <w:bookmarkStart w:id="2508" w:name="_Toc10255"/>
      <w:bookmarkStart w:id="2509" w:name="_Toc10671"/>
      <w:bookmarkStart w:id="2510" w:name="_Toc11544"/>
      <w:bookmarkStart w:id="2511" w:name="_Toc24395"/>
      <w:bookmarkStart w:id="2512" w:name="_Toc8794"/>
      <w:bookmarkStart w:id="2513" w:name="_Toc23012"/>
      <w:bookmarkStart w:id="2514" w:name="_Toc27776"/>
      <w:bookmarkStart w:id="2515" w:name="_Toc10724"/>
      <w:bookmarkStart w:id="2516" w:name="_Toc13914"/>
      <w:bookmarkStart w:id="2517" w:name="_Toc8869"/>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lang w:eastAsia="zh"/>
        </w:rPr>
        <w:t>CDS-ReID</w:t>
      </w:r>
      <w:r>
        <w:rPr>
          <w:rFonts w:hint="eastAsia"/>
        </w:rPr>
        <w:t>方法各个模块的消融实验</w:t>
      </w:r>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518"/>
        <w:gridCol w:w="1518"/>
        <w:gridCol w:w="1529"/>
        <w:gridCol w:w="1506"/>
      </w:tblGrid>
      <w:tr w14:paraId="5BE0DF7F">
        <w:trPr>
          <w:jc w:val="center"/>
        </w:trPr>
        <w:tc>
          <w:tcPr>
            <w:tcW w:w="1778" w:type="dxa"/>
            <w:tcBorders>
              <w:top w:val="single" w:color="000000" w:sz="12" w:space="0"/>
              <w:left w:val="nil"/>
              <w:bottom w:val="single" w:color="000000" w:sz="4" w:space="0"/>
              <w:right w:val="nil"/>
              <w:tl2br w:val="nil"/>
            </w:tcBorders>
            <w:shd w:val="clear" w:color="auto" w:fill="FFFFFF"/>
          </w:tcPr>
          <w:p w14:paraId="2F70B126">
            <w:pPr>
              <w:widowControl/>
              <w:jc w:val="left"/>
              <w:rPr>
                <w:color w:val="000000"/>
                <w:sz w:val="24"/>
                <w:szCs w:val="24"/>
              </w:rPr>
            </w:pPr>
            <w:r>
              <w:rPr>
                <w:rFonts w:hint="eastAsia"/>
                <w:color w:val="000000"/>
                <w:sz w:val="24"/>
                <w:szCs w:val="24"/>
              </w:rPr>
              <w:t>Method</w:t>
            </w:r>
          </w:p>
        </w:tc>
        <w:tc>
          <w:tcPr>
            <w:tcW w:w="1518" w:type="dxa"/>
            <w:tcBorders>
              <w:top w:val="single" w:color="000000" w:sz="12" w:space="0"/>
              <w:left w:val="nil"/>
              <w:bottom w:val="single" w:color="000000" w:sz="4" w:space="0"/>
              <w:right w:val="nil"/>
            </w:tcBorders>
            <w:shd w:val="clear" w:color="auto" w:fill="FFFFFF"/>
          </w:tcPr>
          <w:p w14:paraId="2C7F9780">
            <w:pPr>
              <w:pStyle w:val="53"/>
              <w:outlineLvl w:val="9"/>
              <w:rPr>
                <w:color w:val="000000"/>
                <w:sz w:val="24"/>
                <w:szCs w:val="24"/>
              </w:rPr>
            </w:pPr>
            <w:bookmarkStart w:id="2518" w:name="_Toc22220"/>
            <w:bookmarkStart w:id="2519" w:name="_Toc12419"/>
            <w:bookmarkStart w:id="2520" w:name="_Toc27763"/>
            <w:bookmarkStart w:id="2521" w:name="_Toc28551"/>
            <w:r>
              <w:rPr>
                <w:rFonts w:hint="eastAsia"/>
                <w:color w:val="000000"/>
                <w:sz w:val="24"/>
                <w:szCs w:val="24"/>
              </w:rPr>
              <w:t>Rank-1</w:t>
            </w:r>
            <w:bookmarkEnd w:id="2518"/>
            <w:bookmarkEnd w:id="2519"/>
            <w:bookmarkEnd w:id="2520"/>
            <w:bookmarkEnd w:id="2521"/>
          </w:p>
        </w:tc>
        <w:tc>
          <w:tcPr>
            <w:tcW w:w="1518" w:type="dxa"/>
            <w:tcBorders>
              <w:top w:val="single" w:color="000000" w:sz="12" w:space="0"/>
              <w:left w:val="nil"/>
              <w:bottom w:val="single" w:color="000000" w:sz="4" w:space="0"/>
              <w:right w:val="nil"/>
            </w:tcBorders>
            <w:shd w:val="clear" w:color="auto" w:fill="FFFFFF"/>
          </w:tcPr>
          <w:p w14:paraId="6F742DE6">
            <w:pPr>
              <w:pStyle w:val="53"/>
              <w:outlineLvl w:val="9"/>
              <w:rPr>
                <w:color w:val="000000"/>
                <w:sz w:val="24"/>
                <w:szCs w:val="24"/>
              </w:rPr>
            </w:pPr>
            <w:bookmarkStart w:id="2522" w:name="_Toc21792"/>
            <w:bookmarkStart w:id="2523" w:name="_Toc20452"/>
            <w:bookmarkStart w:id="2524" w:name="_Toc9790"/>
            <w:bookmarkStart w:id="2525" w:name="_Toc3498"/>
            <w:r>
              <w:rPr>
                <w:rFonts w:hint="eastAsia"/>
                <w:color w:val="000000"/>
                <w:sz w:val="24"/>
                <w:szCs w:val="24"/>
              </w:rPr>
              <w:t>Rank-5</w:t>
            </w:r>
            <w:bookmarkEnd w:id="2522"/>
            <w:bookmarkEnd w:id="2523"/>
            <w:bookmarkEnd w:id="2524"/>
            <w:bookmarkEnd w:id="2525"/>
          </w:p>
        </w:tc>
        <w:tc>
          <w:tcPr>
            <w:tcW w:w="1529" w:type="dxa"/>
            <w:tcBorders>
              <w:top w:val="single" w:color="000000" w:sz="12" w:space="0"/>
              <w:left w:val="nil"/>
              <w:bottom w:val="single" w:color="000000" w:sz="4" w:space="0"/>
              <w:right w:val="nil"/>
            </w:tcBorders>
            <w:shd w:val="clear" w:color="auto" w:fill="FFFFFF"/>
          </w:tcPr>
          <w:p w14:paraId="24D265E6">
            <w:pPr>
              <w:pStyle w:val="53"/>
              <w:outlineLvl w:val="9"/>
              <w:rPr>
                <w:color w:val="000000"/>
                <w:sz w:val="24"/>
                <w:szCs w:val="24"/>
              </w:rPr>
            </w:pPr>
            <w:bookmarkStart w:id="2526" w:name="_Toc7000"/>
            <w:bookmarkStart w:id="2527" w:name="_Toc30711"/>
            <w:bookmarkStart w:id="2528" w:name="_Toc22767"/>
            <w:bookmarkStart w:id="2529" w:name="_Toc4937"/>
            <w:r>
              <w:rPr>
                <w:rFonts w:hint="eastAsia"/>
                <w:color w:val="000000"/>
                <w:sz w:val="24"/>
                <w:szCs w:val="24"/>
              </w:rPr>
              <w:t>Rank-10</w:t>
            </w:r>
            <w:bookmarkEnd w:id="2526"/>
            <w:bookmarkEnd w:id="2527"/>
            <w:bookmarkEnd w:id="2528"/>
            <w:bookmarkEnd w:id="2529"/>
          </w:p>
        </w:tc>
        <w:tc>
          <w:tcPr>
            <w:tcW w:w="1506" w:type="dxa"/>
            <w:tcBorders>
              <w:top w:val="single" w:color="000000" w:sz="12" w:space="0"/>
              <w:left w:val="nil"/>
              <w:bottom w:val="single" w:color="000000" w:sz="4" w:space="0"/>
              <w:right w:val="nil"/>
            </w:tcBorders>
            <w:shd w:val="clear" w:color="auto" w:fill="FFFFFF"/>
          </w:tcPr>
          <w:p w14:paraId="6343EC38">
            <w:pPr>
              <w:pStyle w:val="53"/>
              <w:outlineLvl w:val="9"/>
              <w:rPr>
                <w:color w:val="000000"/>
                <w:sz w:val="24"/>
                <w:szCs w:val="24"/>
              </w:rPr>
            </w:pPr>
            <w:bookmarkStart w:id="2530" w:name="_Toc25955"/>
            <w:bookmarkStart w:id="2531" w:name="_Toc4547"/>
            <w:bookmarkStart w:id="2532" w:name="_Toc16018"/>
            <w:bookmarkStart w:id="2533" w:name="_Toc3633"/>
            <w:r>
              <w:rPr>
                <w:rFonts w:hint="eastAsia"/>
                <w:color w:val="000000"/>
                <w:sz w:val="24"/>
                <w:szCs w:val="24"/>
              </w:rPr>
              <w:t>mAP</w:t>
            </w:r>
            <w:bookmarkEnd w:id="2530"/>
            <w:bookmarkEnd w:id="2531"/>
            <w:bookmarkEnd w:id="2532"/>
            <w:bookmarkEnd w:id="2533"/>
          </w:p>
        </w:tc>
      </w:tr>
      <w:tr w14:paraId="21D7640A">
        <w:trPr>
          <w:jc w:val="center"/>
        </w:trPr>
        <w:tc>
          <w:tcPr>
            <w:tcW w:w="1778" w:type="dxa"/>
            <w:tcBorders>
              <w:top w:val="nil"/>
              <w:left w:val="nil"/>
              <w:bottom w:val="nil"/>
              <w:right w:val="nil"/>
            </w:tcBorders>
            <w:shd w:val="clear" w:color="auto" w:fill="FFFFFF"/>
          </w:tcPr>
          <w:p w14:paraId="3128D09F">
            <w:pPr>
              <w:widowControl/>
              <w:jc w:val="left"/>
              <w:textAlignment w:val="center"/>
              <w:rPr>
                <w:color w:val="000000"/>
                <w:sz w:val="24"/>
                <w:szCs w:val="24"/>
                <w:lang w:bidi="ar"/>
              </w:rPr>
            </w:pPr>
            <w:r>
              <w:rPr>
                <w:rFonts w:hint="eastAsia"/>
                <w:color w:val="000000"/>
                <w:sz w:val="24"/>
                <w:szCs w:val="24"/>
                <w:lang w:bidi="ar"/>
              </w:rPr>
              <w:t>CLIP</w:t>
            </w:r>
            <w:r>
              <w:rPr>
                <w:color w:val="000000"/>
                <w:sz w:val="24"/>
                <w:szCs w:val="24"/>
                <w:lang w:bidi="ar"/>
              </w:rPr>
              <w:t xml:space="preserve"> </w:t>
            </w:r>
          </w:p>
        </w:tc>
        <w:tc>
          <w:tcPr>
            <w:tcW w:w="1518" w:type="dxa"/>
            <w:tcBorders>
              <w:top w:val="nil"/>
              <w:left w:val="nil"/>
              <w:bottom w:val="nil"/>
              <w:right w:val="nil"/>
            </w:tcBorders>
            <w:shd w:val="clear" w:color="auto" w:fill="FFFFFF"/>
          </w:tcPr>
          <w:p w14:paraId="3300D989">
            <w:pPr>
              <w:pStyle w:val="53"/>
              <w:outlineLvl w:val="9"/>
              <w:rPr>
                <w:color w:val="000000"/>
                <w:sz w:val="24"/>
                <w:szCs w:val="24"/>
              </w:rPr>
            </w:pPr>
            <w:bookmarkStart w:id="2534" w:name="_Toc25472"/>
            <w:bookmarkStart w:id="2535" w:name="_Toc18047"/>
            <w:bookmarkStart w:id="2536" w:name="_Toc929"/>
            <w:bookmarkStart w:id="2537" w:name="_Toc13392"/>
            <w:r>
              <w:rPr>
                <w:rFonts w:hint="eastAsia"/>
                <w:color w:val="000000"/>
                <w:sz w:val="24"/>
                <w:szCs w:val="24"/>
              </w:rPr>
              <w:t>60.25</w:t>
            </w:r>
            <w:bookmarkEnd w:id="2534"/>
            <w:bookmarkEnd w:id="2535"/>
            <w:bookmarkEnd w:id="2536"/>
            <w:bookmarkEnd w:id="2537"/>
          </w:p>
        </w:tc>
        <w:tc>
          <w:tcPr>
            <w:tcW w:w="1518" w:type="dxa"/>
            <w:tcBorders>
              <w:top w:val="nil"/>
              <w:left w:val="nil"/>
              <w:bottom w:val="nil"/>
              <w:right w:val="nil"/>
            </w:tcBorders>
            <w:shd w:val="clear" w:color="auto" w:fill="FFFFFF"/>
          </w:tcPr>
          <w:p w14:paraId="5AB7E1D4">
            <w:pPr>
              <w:pStyle w:val="53"/>
              <w:outlineLvl w:val="9"/>
              <w:rPr>
                <w:color w:val="000000"/>
                <w:sz w:val="24"/>
                <w:szCs w:val="24"/>
              </w:rPr>
            </w:pPr>
            <w:bookmarkStart w:id="2538" w:name="_Toc7924"/>
            <w:bookmarkStart w:id="2539" w:name="_Toc22564"/>
            <w:bookmarkStart w:id="2540" w:name="_Toc20158"/>
            <w:bookmarkStart w:id="2541" w:name="_Toc17732"/>
            <w:r>
              <w:rPr>
                <w:rFonts w:hint="eastAsia"/>
                <w:color w:val="000000"/>
                <w:sz w:val="24"/>
                <w:szCs w:val="24"/>
              </w:rPr>
              <w:t>81.70</w:t>
            </w:r>
            <w:bookmarkEnd w:id="2538"/>
            <w:bookmarkEnd w:id="2539"/>
            <w:bookmarkEnd w:id="2540"/>
            <w:bookmarkEnd w:id="2541"/>
          </w:p>
        </w:tc>
        <w:tc>
          <w:tcPr>
            <w:tcW w:w="1529" w:type="dxa"/>
            <w:tcBorders>
              <w:top w:val="nil"/>
              <w:left w:val="nil"/>
              <w:bottom w:val="nil"/>
              <w:right w:val="nil"/>
            </w:tcBorders>
            <w:shd w:val="clear" w:color="auto" w:fill="FFFFFF"/>
          </w:tcPr>
          <w:p w14:paraId="133459C8">
            <w:pPr>
              <w:pStyle w:val="53"/>
              <w:outlineLvl w:val="9"/>
              <w:rPr>
                <w:color w:val="000000"/>
                <w:sz w:val="24"/>
                <w:szCs w:val="24"/>
              </w:rPr>
            </w:pPr>
            <w:bookmarkStart w:id="2542" w:name="_Toc27705"/>
            <w:bookmarkStart w:id="2543" w:name="_Toc32161"/>
            <w:bookmarkStart w:id="2544" w:name="_Toc21024"/>
            <w:bookmarkStart w:id="2545" w:name="_Toc31642"/>
            <w:r>
              <w:rPr>
                <w:rFonts w:hint="eastAsia"/>
                <w:color w:val="000000"/>
                <w:sz w:val="24"/>
                <w:szCs w:val="24"/>
              </w:rPr>
              <w:t>88.70</w:t>
            </w:r>
            <w:bookmarkEnd w:id="2542"/>
            <w:bookmarkEnd w:id="2543"/>
            <w:bookmarkEnd w:id="2544"/>
            <w:bookmarkEnd w:id="2545"/>
          </w:p>
        </w:tc>
        <w:tc>
          <w:tcPr>
            <w:tcW w:w="1506" w:type="dxa"/>
            <w:tcBorders>
              <w:top w:val="nil"/>
              <w:left w:val="nil"/>
              <w:bottom w:val="nil"/>
              <w:right w:val="nil"/>
            </w:tcBorders>
            <w:shd w:val="clear" w:color="auto" w:fill="FFFFFF"/>
          </w:tcPr>
          <w:p w14:paraId="146BE63D">
            <w:pPr>
              <w:pStyle w:val="53"/>
              <w:outlineLvl w:val="9"/>
              <w:rPr>
                <w:color w:val="000000"/>
                <w:sz w:val="24"/>
                <w:szCs w:val="24"/>
              </w:rPr>
            </w:pPr>
            <w:bookmarkStart w:id="2546" w:name="_Toc10529"/>
            <w:bookmarkStart w:id="2547" w:name="_Toc240"/>
            <w:bookmarkStart w:id="2548" w:name="_Toc7620"/>
            <w:bookmarkStart w:id="2549" w:name="_Toc23836"/>
            <w:r>
              <w:rPr>
                <w:rFonts w:hint="eastAsia"/>
                <w:color w:val="000000"/>
                <w:sz w:val="24"/>
                <w:szCs w:val="24"/>
              </w:rPr>
              <w:t>46.25</w:t>
            </w:r>
            <w:bookmarkEnd w:id="2546"/>
            <w:bookmarkEnd w:id="2547"/>
            <w:bookmarkEnd w:id="2548"/>
            <w:bookmarkEnd w:id="2549"/>
          </w:p>
        </w:tc>
      </w:tr>
      <w:tr w14:paraId="25F61505">
        <w:trPr>
          <w:jc w:val="center"/>
        </w:trPr>
        <w:tc>
          <w:tcPr>
            <w:tcW w:w="1778" w:type="dxa"/>
            <w:tcBorders>
              <w:top w:val="nil"/>
              <w:left w:val="nil"/>
              <w:bottom w:val="nil"/>
              <w:right w:val="nil"/>
            </w:tcBorders>
            <w:shd w:val="clear" w:color="auto" w:fill="FFFFFF"/>
          </w:tcPr>
          <w:p w14:paraId="6D9B514A">
            <w:pPr>
              <w:widowControl/>
              <w:jc w:val="left"/>
              <w:textAlignment w:val="center"/>
              <w:rPr>
                <w:color w:val="000000"/>
                <w:sz w:val="24"/>
                <w:szCs w:val="24"/>
                <w:lang w:bidi="ar"/>
              </w:rPr>
            </w:pPr>
            <w:r>
              <w:rPr>
                <w:rFonts w:hint="eastAsia" w:eastAsia="宋体"/>
                <w:sz w:val="24"/>
                <w:szCs w:val="24"/>
              </w:rPr>
              <w:t>CDS</w:t>
            </w:r>
            <w:r>
              <w:rPr>
                <w:rFonts w:hint="eastAsia"/>
                <w:color w:val="000000"/>
                <w:sz w:val="24"/>
                <w:szCs w:val="24"/>
                <w:lang w:val="en-US" w:eastAsia="zh-CN" w:bidi="ar"/>
              </w:rPr>
              <w:t>(No Cam)</w:t>
            </w:r>
          </w:p>
        </w:tc>
        <w:tc>
          <w:tcPr>
            <w:tcW w:w="1518" w:type="dxa"/>
            <w:tcBorders>
              <w:top w:val="nil"/>
              <w:left w:val="nil"/>
              <w:bottom w:val="nil"/>
              <w:right w:val="nil"/>
            </w:tcBorders>
            <w:shd w:val="clear" w:color="auto" w:fill="FFFFFF"/>
          </w:tcPr>
          <w:p w14:paraId="0405828D">
            <w:pPr>
              <w:pStyle w:val="53"/>
              <w:outlineLvl w:val="9"/>
              <w:rPr>
                <w:color w:val="000000"/>
                <w:sz w:val="24"/>
                <w:szCs w:val="24"/>
              </w:rPr>
            </w:pPr>
            <w:bookmarkStart w:id="2550" w:name="_Toc28855"/>
            <w:bookmarkStart w:id="2551" w:name="_Toc10874"/>
            <w:bookmarkStart w:id="2552" w:name="_Toc9750"/>
            <w:bookmarkStart w:id="2553" w:name="_Toc752"/>
            <w:r>
              <w:rPr>
                <w:rFonts w:hint="eastAsia"/>
                <w:color w:val="000000"/>
                <w:sz w:val="24"/>
                <w:szCs w:val="24"/>
              </w:rPr>
              <w:t>59.35</w:t>
            </w:r>
            <w:bookmarkEnd w:id="2550"/>
            <w:bookmarkEnd w:id="2551"/>
            <w:bookmarkEnd w:id="2552"/>
            <w:bookmarkEnd w:id="2553"/>
          </w:p>
        </w:tc>
        <w:tc>
          <w:tcPr>
            <w:tcW w:w="1518" w:type="dxa"/>
            <w:tcBorders>
              <w:top w:val="nil"/>
              <w:left w:val="nil"/>
              <w:bottom w:val="nil"/>
              <w:right w:val="nil"/>
            </w:tcBorders>
            <w:shd w:val="clear" w:color="auto" w:fill="FFFFFF"/>
          </w:tcPr>
          <w:p w14:paraId="620B6FE1">
            <w:pPr>
              <w:pStyle w:val="53"/>
              <w:outlineLvl w:val="9"/>
              <w:rPr>
                <w:color w:val="000000"/>
                <w:sz w:val="24"/>
                <w:szCs w:val="24"/>
              </w:rPr>
            </w:pPr>
            <w:bookmarkStart w:id="2554" w:name="_Toc27954"/>
            <w:bookmarkStart w:id="2555" w:name="_Toc11262"/>
            <w:bookmarkStart w:id="2556" w:name="_Toc30987"/>
            <w:bookmarkStart w:id="2557" w:name="_Toc7515"/>
            <w:r>
              <w:rPr>
                <w:rFonts w:hint="eastAsia"/>
                <w:color w:val="000000"/>
                <w:sz w:val="24"/>
                <w:szCs w:val="24"/>
              </w:rPr>
              <w:t>82.65</w:t>
            </w:r>
            <w:bookmarkEnd w:id="2554"/>
            <w:bookmarkEnd w:id="2555"/>
            <w:bookmarkEnd w:id="2556"/>
            <w:bookmarkEnd w:id="2557"/>
          </w:p>
        </w:tc>
        <w:tc>
          <w:tcPr>
            <w:tcW w:w="1529" w:type="dxa"/>
            <w:tcBorders>
              <w:top w:val="nil"/>
              <w:left w:val="nil"/>
              <w:bottom w:val="nil"/>
              <w:right w:val="nil"/>
            </w:tcBorders>
            <w:shd w:val="clear" w:color="auto" w:fill="FFFFFF"/>
          </w:tcPr>
          <w:p w14:paraId="431AB3D4">
            <w:pPr>
              <w:pStyle w:val="53"/>
              <w:outlineLvl w:val="9"/>
              <w:rPr>
                <w:color w:val="000000"/>
                <w:sz w:val="24"/>
                <w:szCs w:val="24"/>
              </w:rPr>
            </w:pPr>
            <w:bookmarkStart w:id="2558" w:name="_Toc4865"/>
            <w:bookmarkStart w:id="2559" w:name="_Toc19698"/>
            <w:bookmarkStart w:id="2560" w:name="_Toc19854"/>
            <w:bookmarkStart w:id="2561" w:name="_Toc2595"/>
            <w:r>
              <w:rPr>
                <w:rFonts w:hint="eastAsia"/>
                <w:color w:val="000000"/>
                <w:sz w:val="24"/>
                <w:szCs w:val="24"/>
              </w:rPr>
              <w:t>90.30</w:t>
            </w:r>
            <w:bookmarkEnd w:id="2558"/>
            <w:bookmarkEnd w:id="2559"/>
            <w:bookmarkEnd w:id="2560"/>
            <w:bookmarkEnd w:id="2561"/>
          </w:p>
        </w:tc>
        <w:tc>
          <w:tcPr>
            <w:tcW w:w="1506" w:type="dxa"/>
            <w:tcBorders>
              <w:top w:val="nil"/>
              <w:left w:val="nil"/>
              <w:bottom w:val="nil"/>
              <w:right w:val="nil"/>
            </w:tcBorders>
            <w:shd w:val="clear" w:color="auto" w:fill="FFFFFF"/>
          </w:tcPr>
          <w:p w14:paraId="1DBDA0B5">
            <w:pPr>
              <w:pStyle w:val="53"/>
              <w:outlineLvl w:val="9"/>
              <w:rPr>
                <w:color w:val="000000"/>
                <w:sz w:val="24"/>
                <w:szCs w:val="24"/>
              </w:rPr>
            </w:pPr>
            <w:bookmarkStart w:id="2562" w:name="_Toc17062"/>
            <w:bookmarkStart w:id="2563" w:name="_Toc5977"/>
            <w:bookmarkStart w:id="2564" w:name="_Toc3513"/>
            <w:bookmarkStart w:id="2565" w:name="_Toc5058"/>
            <w:r>
              <w:rPr>
                <w:rFonts w:hint="eastAsia"/>
                <w:color w:val="000000"/>
                <w:sz w:val="24"/>
                <w:szCs w:val="24"/>
              </w:rPr>
              <w:t>47.42</w:t>
            </w:r>
            <w:bookmarkEnd w:id="2562"/>
            <w:bookmarkEnd w:id="2563"/>
            <w:bookmarkEnd w:id="2564"/>
            <w:bookmarkEnd w:id="2565"/>
          </w:p>
        </w:tc>
      </w:tr>
      <w:tr w14:paraId="3686918C">
        <w:trPr>
          <w:jc w:val="center"/>
        </w:trPr>
        <w:tc>
          <w:tcPr>
            <w:tcW w:w="1778" w:type="dxa"/>
            <w:tcBorders>
              <w:top w:val="nil"/>
              <w:left w:val="nil"/>
              <w:bottom w:val="single" w:color="000000" w:sz="12" w:space="0"/>
              <w:right w:val="nil"/>
            </w:tcBorders>
            <w:shd w:val="clear" w:color="auto" w:fill="FFFFFF"/>
          </w:tcPr>
          <w:p w14:paraId="54354F16">
            <w:pPr>
              <w:widowControl/>
              <w:jc w:val="left"/>
              <w:textAlignment w:val="center"/>
              <w:rPr>
                <w:b/>
                <w:color w:val="000000"/>
                <w:sz w:val="24"/>
                <w:szCs w:val="24"/>
              </w:rPr>
            </w:pPr>
            <w:r>
              <w:rPr>
                <w:rFonts w:hint="eastAsia"/>
                <w:bCs/>
                <w:kern w:val="44"/>
                <w:sz w:val="24"/>
                <w:szCs w:val="24"/>
              </w:rPr>
              <w:t>CDS-ReID</w:t>
            </w:r>
          </w:p>
        </w:tc>
        <w:tc>
          <w:tcPr>
            <w:tcW w:w="1518" w:type="dxa"/>
            <w:tcBorders>
              <w:top w:val="nil"/>
              <w:left w:val="nil"/>
              <w:bottom w:val="single" w:color="000000" w:sz="12" w:space="0"/>
              <w:right w:val="nil"/>
            </w:tcBorders>
            <w:shd w:val="clear" w:color="auto" w:fill="FFFFFF"/>
          </w:tcPr>
          <w:p w14:paraId="5AE9C355">
            <w:pPr>
              <w:pStyle w:val="53"/>
              <w:outlineLvl w:val="9"/>
              <w:rPr>
                <w:b/>
                <w:bCs w:val="0"/>
                <w:color w:val="000000"/>
                <w:sz w:val="24"/>
                <w:szCs w:val="24"/>
              </w:rPr>
            </w:pPr>
            <w:bookmarkStart w:id="2566" w:name="_Toc30888"/>
            <w:bookmarkStart w:id="2567" w:name="_Toc7693"/>
            <w:bookmarkStart w:id="2568" w:name="_Toc22805"/>
            <w:bookmarkStart w:id="2569" w:name="_Toc12064"/>
            <w:r>
              <w:rPr>
                <w:rFonts w:hint="eastAsia"/>
                <w:b/>
                <w:bCs w:val="0"/>
                <w:color w:val="000000"/>
                <w:sz w:val="24"/>
                <w:szCs w:val="24"/>
              </w:rPr>
              <w:t>61.30</w:t>
            </w:r>
            <w:bookmarkEnd w:id="2566"/>
            <w:bookmarkEnd w:id="2567"/>
            <w:bookmarkEnd w:id="2568"/>
            <w:bookmarkEnd w:id="2569"/>
          </w:p>
        </w:tc>
        <w:tc>
          <w:tcPr>
            <w:tcW w:w="1518" w:type="dxa"/>
            <w:tcBorders>
              <w:top w:val="nil"/>
              <w:left w:val="nil"/>
              <w:bottom w:val="single" w:color="000000" w:sz="12" w:space="0"/>
              <w:right w:val="nil"/>
            </w:tcBorders>
            <w:shd w:val="clear" w:color="auto" w:fill="FFFFFF"/>
          </w:tcPr>
          <w:p w14:paraId="4A1FC786">
            <w:pPr>
              <w:pStyle w:val="53"/>
              <w:outlineLvl w:val="9"/>
              <w:rPr>
                <w:b/>
                <w:bCs w:val="0"/>
                <w:color w:val="000000"/>
                <w:sz w:val="24"/>
                <w:szCs w:val="24"/>
              </w:rPr>
            </w:pPr>
            <w:bookmarkStart w:id="2570" w:name="_Toc3887"/>
            <w:bookmarkStart w:id="2571" w:name="_Toc9242"/>
            <w:bookmarkStart w:id="2572" w:name="_Toc8534"/>
            <w:bookmarkStart w:id="2573" w:name="_Toc26512"/>
            <w:r>
              <w:rPr>
                <w:rFonts w:hint="eastAsia"/>
                <w:b/>
                <w:bCs w:val="0"/>
                <w:color w:val="000000"/>
                <w:sz w:val="24"/>
                <w:szCs w:val="24"/>
              </w:rPr>
              <w:t>82.70</w:t>
            </w:r>
            <w:bookmarkEnd w:id="2570"/>
            <w:bookmarkEnd w:id="2571"/>
            <w:bookmarkEnd w:id="2572"/>
            <w:bookmarkEnd w:id="2573"/>
          </w:p>
        </w:tc>
        <w:tc>
          <w:tcPr>
            <w:tcW w:w="1529" w:type="dxa"/>
            <w:tcBorders>
              <w:top w:val="nil"/>
              <w:left w:val="nil"/>
              <w:bottom w:val="single" w:color="000000" w:sz="12" w:space="0"/>
              <w:right w:val="nil"/>
            </w:tcBorders>
            <w:shd w:val="clear" w:color="auto" w:fill="FFFFFF"/>
          </w:tcPr>
          <w:p w14:paraId="3BF9667B">
            <w:pPr>
              <w:pStyle w:val="53"/>
              <w:outlineLvl w:val="9"/>
              <w:rPr>
                <w:b/>
                <w:bCs w:val="0"/>
                <w:color w:val="000000"/>
                <w:sz w:val="24"/>
                <w:szCs w:val="24"/>
              </w:rPr>
            </w:pPr>
            <w:bookmarkStart w:id="2574" w:name="_Toc25917"/>
            <w:bookmarkStart w:id="2575" w:name="_Toc13395"/>
            <w:bookmarkStart w:id="2576" w:name="_Toc23654"/>
            <w:bookmarkStart w:id="2577" w:name="_Toc2476"/>
            <w:r>
              <w:rPr>
                <w:rFonts w:hint="eastAsia"/>
                <w:b/>
                <w:bCs w:val="0"/>
                <w:color w:val="000000"/>
                <w:sz w:val="24"/>
                <w:szCs w:val="24"/>
              </w:rPr>
              <w:t>89.70</w:t>
            </w:r>
            <w:bookmarkEnd w:id="2574"/>
            <w:bookmarkEnd w:id="2575"/>
            <w:bookmarkEnd w:id="2576"/>
            <w:bookmarkEnd w:id="2577"/>
          </w:p>
        </w:tc>
        <w:tc>
          <w:tcPr>
            <w:tcW w:w="1506" w:type="dxa"/>
            <w:tcBorders>
              <w:top w:val="nil"/>
              <w:left w:val="nil"/>
              <w:bottom w:val="single" w:color="000000" w:sz="12" w:space="0"/>
              <w:right w:val="nil"/>
            </w:tcBorders>
            <w:shd w:val="clear" w:color="auto" w:fill="FFFFFF"/>
          </w:tcPr>
          <w:p w14:paraId="143F122A">
            <w:pPr>
              <w:pStyle w:val="53"/>
              <w:outlineLvl w:val="9"/>
              <w:rPr>
                <w:b/>
                <w:bCs w:val="0"/>
                <w:color w:val="000000"/>
                <w:sz w:val="24"/>
                <w:szCs w:val="24"/>
              </w:rPr>
            </w:pPr>
            <w:bookmarkStart w:id="2578" w:name="_Toc21259"/>
            <w:bookmarkStart w:id="2579" w:name="_Toc23367"/>
            <w:bookmarkStart w:id="2580" w:name="_Toc26989"/>
            <w:bookmarkStart w:id="2581" w:name="_Toc27330"/>
            <w:r>
              <w:rPr>
                <w:rFonts w:hint="eastAsia"/>
                <w:b/>
                <w:bCs w:val="0"/>
                <w:color w:val="000000"/>
                <w:sz w:val="24"/>
                <w:szCs w:val="24"/>
              </w:rPr>
              <w:t>49.37</w:t>
            </w:r>
            <w:bookmarkEnd w:id="2578"/>
            <w:bookmarkEnd w:id="2579"/>
            <w:bookmarkEnd w:id="2580"/>
            <w:bookmarkEnd w:id="2581"/>
          </w:p>
        </w:tc>
      </w:tr>
    </w:tbl>
    <w:p w14:paraId="1CDC80AB">
      <w:pPr>
        <w:pStyle w:val="57"/>
        <w:snapToGrid/>
        <w:ind w:firstLine="516" w:firstLineChars="200"/>
      </w:pPr>
      <w:r>
        <w:rPr>
          <w:rFonts w:hint="eastAsia"/>
        </w:rPr>
        <w:t>表4.4到表4.6为</w:t>
      </w:r>
      <w:r>
        <w:rPr>
          <w:rFonts w:hint="eastAsia"/>
          <w:lang w:eastAsia="zh"/>
        </w:rPr>
        <w:t>CDS-ReID</w:t>
      </w:r>
      <w:r>
        <w:rPr>
          <w:rFonts w:hint="eastAsia"/>
        </w:rPr>
        <w:t>在各个数据集上进行的消融实验数据。其中CLIP代表单流ViT的CLIP</w:t>
      </w:r>
      <w:r>
        <w:rPr>
          <w:rFonts w:hint="eastAsia"/>
          <w:lang w:eastAsia="zh-CN"/>
        </w:rPr>
        <w:t>；</w:t>
      </w:r>
      <w:r>
        <w:rPr>
          <w:rFonts w:hint="eastAsia" w:eastAsia="宋体"/>
          <w:sz w:val="24"/>
          <w:szCs w:val="24"/>
        </w:rPr>
        <w:t>CDS</w:t>
      </w:r>
      <w:r>
        <w:rPr>
          <w:rFonts w:hint="default" w:ascii="Times New Roman" w:hAnsi="Times New Roman" w:cs="Times New Roman"/>
          <w:sz w:val="24"/>
          <w:szCs w:val="24"/>
          <w:lang w:eastAsia="zh-CN"/>
        </w:rPr>
        <w:t>（</w:t>
      </w:r>
      <w:r>
        <w:rPr>
          <w:rFonts w:hint="default" w:ascii="Times New Roman" w:hAnsi="Times New Roman" w:cs="Times New Roman"/>
          <w:color w:val="000000"/>
          <w:sz w:val="24"/>
          <w:szCs w:val="24"/>
          <w:lang w:val="en-US" w:eastAsia="zh-CN" w:bidi="ar"/>
        </w:rPr>
        <w:t>N</w:t>
      </w:r>
      <w:r>
        <w:rPr>
          <w:rFonts w:hint="eastAsia"/>
          <w:color w:val="000000"/>
          <w:sz w:val="24"/>
          <w:szCs w:val="24"/>
          <w:lang w:val="en-US" w:eastAsia="zh-CN" w:bidi="ar"/>
        </w:rPr>
        <w:t>o Cam，no Causal attention mechanism</w:t>
      </w:r>
      <w:r>
        <w:rPr>
          <w:rFonts w:hint="default" w:ascii="Times New Roman" w:hAnsi="Times New Roman" w:cs="Times New Roman"/>
          <w:color w:val="000000"/>
          <w:sz w:val="24"/>
          <w:szCs w:val="24"/>
          <w:lang w:val="en-US" w:eastAsia="zh-CN" w:bidi="ar"/>
        </w:rPr>
        <w:t>)</w:t>
      </w:r>
      <w:r>
        <w:rPr>
          <w:rFonts w:hint="eastAsia"/>
        </w:rPr>
        <w:t>代表加入了异构双流ViT模块,但是没有加入因果注意力机制。从实验数据可以看出异构双流ViT模块和因果注意力机制相辅相成，若没有注意力机制异构的双流ViT难以发挥应有效果，相反也是如此。</w:t>
      </w:r>
      <w:r>
        <w:rPr>
          <w:rFonts w:hint="eastAsia"/>
          <w:lang w:eastAsia="zh"/>
        </w:rPr>
        <w:t>CDS-ReID</w:t>
      </w:r>
      <w:r>
        <w:t>通过融合CLIP预训练能力和双流视觉Transformer设计，在保持高Rank-1精度的同时，Rank-5/10</w:t>
      </w:r>
      <w:r>
        <w:rPr>
          <w:rFonts w:hint="eastAsia"/>
        </w:rPr>
        <w:t>结果数据表明</w:t>
      </w:r>
      <w:r>
        <w:t>显著提升了长尾检索性能和整体检索质量（mAP），为可扩展行人重识别提供了新的优化方向。部分传统方法DSSL、LUBL因未报告mAP数据，需进一步补充完整对比。</w:t>
      </w:r>
    </w:p>
    <w:p w14:paraId="029B5A89">
      <w:pPr>
        <w:pStyle w:val="57"/>
        <w:snapToGrid/>
        <w:ind w:firstLine="516" w:firstLineChars="200"/>
      </w:pPr>
    </w:p>
    <w:p w14:paraId="34361866">
      <w:pPr>
        <w:pStyle w:val="51"/>
      </w:pPr>
      <w:bookmarkStart w:id="2582" w:name="_Toc27883"/>
      <w:bookmarkStart w:id="2583" w:name="_Toc7411"/>
      <w:bookmarkStart w:id="2584" w:name="_Toc8953"/>
      <w:bookmarkStart w:id="2585" w:name="_Toc20712"/>
      <w:bookmarkStart w:id="2586" w:name="_Toc9035"/>
      <w:bookmarkStart w:id="2587" w:name="_Toc27406"/>
      <w:bookmarkStart w:id="2588" w:name="_Toc1887"/>
      <w:bookmarkStart w:id="2589" w:name="_Toc25132"/>
      <w:bookmarkStart w:id="2590" w:name="_Toc7394"/>
      <w:bookmarkStart w:id="2591" w:name="_Toc25082"/>
      <w:bookmarkStart w:id="2592" w:name="_Toc32735"/>
      <w:bookmarkStart w:id="2593" w:name="_Toc13441"/>
      <w:r>
        <w:rPr>
          <w:rFonts w:hint="eastAsia"/>
        </w:rPr>
        <w:t>4.</w:t>
      </w:r>
      <w:r>
        <w:t xml:space="preserve">4 </w:t>
      </w:r>
      <w:r>
        <w:rPr>
          <w:rFonts w:hint="eastAsia"/>
        </w:rPr>
        <w:t>本章小结</w:t>
      </w:r>
      <w:bookmarkEnd w:id="1717"/>
      <w:bookmarkEnd w:id="2582"/>
      <w:bookmarkEnd w:id="2583"/>
      <w:bookmarkEnd w:id="2584"/>
      <w:bookmarkEnd w:id="2585"/>
      <w:bookmarkEnd w:id="2586"/>
      <w:bookmarkEnd w:id="2587"/>
      <w:bookmarkEnd w:id="2588"/>
      <w:bookmarkEnd w:id="2589"/>
      <w:bookmarkEnd w:id="2590"/>
      <w:bookmarkEnd w:id="2591"/>
      <w:bookmarkEnd w:id="2592"/>
      <w:bookmarkEnd w:id="2593"/>
    </w:p>
    <w:p w14:paraId="370249C4">
      <w:pPr>
        <w:pStyle w:val="57"/>
        <w:snapToGrid/>
        <w:ind w:firstLine="516" w:firstLineChars="200"/>
      </w:pPr>
      <w:r>
        <w:t>本章针对单流ViT架构在行人重识别任务中的模态依赖偏差与特征耦合干扰问题，提出了一种基于双流ViT可扩展行人重识别方法。通过融合CLIP预训练的文本对齐ViT与自监督EVA ViT，构建异构双流编码架构，并设计因果注意力掩码机制实现动态特征融合，抑制辅助模态对主模态的逆向干扰。实验结果表明，双流ViT在CUHK-PEDES、ICFG-PEDES和RSTPReid数据集上的Rank-1准确率分别达到75.</w:t>
      </w:r>
      <w:r>
        <w:rPr>
          <w:rFonts w:hint="eastAsia"/>
        </w:rPr>
        <w:t>26</w:t>
      </w:r>
      <w:r>
        <w:t>%、65.50%和61.</w:t>
      </w:r>
      <w:r>
        <w:rPr>
          <w:rFonts w:hint="eastAsia"/>
        </w:rPr>
        <w:t>3</w:t>
      </w:r>
      <w:r>
        <w:t>0%，较单流CLIP模型</w:t>
      </w:r>
      <w:r>
        <w:rPr>
          <w:rFonts w:hint="eastAsia"/>
        </w:rPr>
        <w:t>baseline</w:t>
      </w:r>
      <w:r>
        <w:t>提升</w:t>
      </w:r>
      <w:r>
        <w:rPr>
          <w:rFonts w:hint="eastAsia"/>
        </w:rPr>
        <w:t>1.1</w:t>
      </w:r>
      <w:r>
        <w:t>%-</w:t>
      </w:r>
      <w:r>
        <w:rPr>
          <w:rFonts w:hint="eastAsia"/>
        </w:rPr>
        <w:t>2.04</w:t>
      </w:r>
      <w:r>
        <w:t>%，验证了双流互补表征的优势。此外，层级特征对齐策略与动态掩码训练进一步增强了模型对局部细节的捕获能力。然而，双流架构的计算复杂度较高，未来可探索轻量化设计（如知识蒸馏）以提升实时性，并结合多粒度对齐策略优化细粒度检索性能。</w:t>
      </w:r>
    </w:p>
    <w:p w14:paraId="768201EC">
      <w:r>
        <w:br w:type="page"/>
      </w:r>
    </w:p>
    <w:p w14:paraId="0D6F1D64">
      <w:pPr>
        <w:pStyle w:val="2"/>
        <w:spacing w:before="409" w:after="409"/>
        <w:jc w:val="center"/>
      </w:pPr>
      <w:bookmarkStart w:id="2594" w:name="_Toc1684"/>
      <w:bookmarkStart w:id="2595" w:name="_Toc16710"/>
      <w:bookmarkStart w:id="2596" w:name="_Toc19053"/>
      <w:bookmarkStart w:id="2597" w:name="_Toc24297"/>
      <w:bookmarkStart w:id="2598" w:name="_Toc24046"/>
      <w:bookmarkStart w:id="2599" w:name="_Toc23265"/>
      <w:bookmarkStart w:id="2600" w:name="_Toc12651"/>
      <w:bookmarkStart w:id="2601" w:name="_Toc23415"/>
      <w:bookmarkStart w:id="2602" w:name="_Toc28781"/>
      <w:bookmarkStart w:id="2603" w:name="_Toc22547"/>
      <w:bookmarkStart w:id="2604" w:name="_Toc29643"/>
      <w:bookmarkStart w:id="2605" w:name="_Toc29130"/>
      <w:r>
        <w:rPr>
          <w:rFonts w:hint="eastAsia"/>
        </w:rPr>
        <w:t>智能安防应用验证</w:t>
      </w:r>
      <w:bookmarkEnd w:id="2594"/>
      <w:bookmarkEnd w:id="2595"/>
      <w:bookmarkEnd w:id="2596"/>
      <w:bookmarkEnd w:id="2597"/>
      <w:bookmarkEnd w:id="2598"/>
      <w:bookmarkEnd w:id="2599"/>
      <w:bookmarkEnd w:id="2600"/>
      <w:bookmarkEnd w:id="2601"/>
      <w:bookmarkEnd w:id="2602"/>
      <w:bookmarkEnd w:id="2603"/>
      <w:bookmarkEnd w:id="2604"/>
      <w:bookmarkEnd w:id="2605"/>
    </w:p>
    <w:p w14:paraId="5726B964">
      <w:pPr>
        <w:pStyle w:val="57"/>
        <w:snapToGrid/>
        <w:ind w:firstLine="516" w:firstLineChars="200"/>
      </w:pPr>
      <w:r>
        <w:rPr>
          <w:rFonts w:hint="eastAsia"/>
        </w:rPr>
        <w:t>通过前两章的研究，本文提出的去混淆多模态行人重识别方法已在多模态行人重识别任务中展现出显著性能优势。为进一步验证其在智能安防场景中的实际应用价值，本章结合可视化分析，展示去混淆多模态行人重识别方法在复杂安防场景下的行人检索效果，并通过多组对比实验验证其鲁棒性与可扩展性。</w:t>
      </w:r>
    </w:p>
    <w:p w14:paraId="6CB77CA4">
      <w:pPr>
        <w:pStyle w:val="51"/>
      </w:pPr>
      <w:bookmarkStart w:id="2606" w:name="_Toc20203"/>
      <w:bookmarkStart w:id="2607" w:name="_Toc24348"/>
      <w:bookmarkStart w:id="2608" w:name="_Toc532"/>
      <w:bookmarkStart w:id="2609" w:name="_Toc28969"/>
      <w:bookmarkStart w:id="2610" w:name="_Toc20321"/>
      <w:bookmarkStart w:id="2611" w:name="_Toc2560"/>
      <w:bookmarkStart w:id="2612" w:name="_Toc2397"/>
      <w:bookmarkStart w:id="2613" w:name="_Toc13902"/>
      <w:bookmarkStart w:id="2614" w:name="_Toc17026"/>
      <w:bookmarkStart w:id="2615" w:name="_Toc8754"/>
      <w:bookmarkStart w:id="2616" w:name="_Toc2311"/>
      <w:bookmarkStart w:id="2617" w:name="_Toc27462"/>
      <w:r>
        <w:rPr>
          <w:rFonts w:hint="eastAsia"/>
        </w:rPr>
        <w:t>5.1 可视化案例设计与分析</w:t>
      </w:r>
      <w:bookmarkEnd w:id="2606"/>
      <w:bookmarkEnd w:id="2607"/>
      <w:bookmarkEnd w:id="2608"/>
      <w:bookmarkEnd w:id="2609"/>
      <w:bookmarkEnd w:id="2610"/>
      <w:bookmarkEnd w:id="2611"/>
      <w:bookmarkEnd w:id="2612"/>
      <w:bookmarkEnd w:id="2613"/>
      <w:bookmarkEnd w:id="2614"/>
      <w:bookmarkEnd w:id="2615"/>
      <w:bookmarkEnd w:id="2616"/>
      <w:bookmarkEnd w:id="2617"/>
      <w:r>
        <w:rPr>
          <w:rFonts w:hint="eastAsia"/>
        </w:rPr>
        <w:t xml:space="preserve">  </w:t>
      </w:r>
    </w:p>
    <w:p w14:paraId="7F0AD54F">
      <w:pPr>
        <w:pStyle w:val="57"/>
        <w:snapToGrid/>
        <w:ind w:firstLine="516" w:firstLineChars="200"/>
      </w:pPr>
      <w:r>
        <w:rPr>
          <w:rFonts w:hint="eastAsia"/>
        </w:rPr>
        <w:t>为直观展示去混淆多模态行人重识别方法在安防场景中的性能提升，我们基于CUHK-PEDES和RSTPReid数据集构建了多组实际场景案例，通过一套全面的案例可视化，以深入分析去混淆多模态行人重识别方法在去混淆前与去混淆后的作用。以下案例的可视化展示中，第一行</w:t>
      </w:r>
      <w:r>
        <w:rPr>
          <w:rFonts w:hint="eastAsia"/>
          <w:lang w:val="en-US" w:eastAsia="zh-CN"/>
        </w:rPr>
        <w:t>w/CLIP</w:t>
      </w:r>
      <w:r>
        <w:rPr>
          <w:rFonts w:hint="eastAsia"/>
        </w:rPr>
        <w:t>代表仅基于CLIP的baseline方法（只使用CLIP）；第二行</w:t>
      </w:r>
      <w:r>
        <w:rPr>
          <w:rFonts w:hint="eastAsia"/>
          <w:lang w:val="en-US" w:eastAsia="zh-CN"/>
        </w:rPr>
        <w:t>w/CLIP&amp;EVA</w:t>
      </w:r>
      <w:r>
        <w:rPr>
          <w:rFonts w:hint="eastAsia"/>
        </w:rPr>
        <w:t>代表基于双流ViT可扩展的行人重识别方法（使用CLIP和EVA）；第三行</w:t>
      </w:r>
      <w:r>
        <w:rPr>
          <w:rFonts w:hint="eastAsia"/>
          <w:lang w:val="en-US" w:eastAsia="zh-CN"/>
        </w:rPr>
        <w:t>w/CLIP&amp;DS</w:t>
      </w:r>
      <w:r>
        <w:rPr>
          <w:rFonts w:hint="eastAsia"/>
        </w:rPr>
        <w:t xml:space="preserve">表示基于文本去混淆的行人重识别方法（使用CLIP和示范样本）。 绿框代表检索结果正确，红框错误。 </w:t>
      </w:r>
    </w:p>
    <w:p w14:paraId="764623F0">
      <w:pPr>
        <w:pStyle w:val="57"/>
        <w:snapToGrid/>
        <w:ind w:firstLine="516" w:firstLineChars="200"/>
      </w:pPr>
      <w:r>
        <w:rPr>
          <w:rFonts w:hint="eastAsia"/>
        </w:rPr>
        <w:t xml:space="preserve">案例1：跨摄像头行人追踪  </w:t>
      </w:r>
    </w:p>
    <w:p w14:paraId="460A02C4">
      <w:pPr>
        <w:pStyle w:val="57"/>
        <w:snapToGrid/>
        <w:ind w:firstLine="516" w:firstLineChars="200"/>
      </w:pPr>
      <w:r>
        <w:rPr>
          <w:rFonts w:hint="eastAsia"/>
        </w:rPr>
        <w:t xml:space="preserve">在安防监控中，常需根据目击者提供的文本描述快速定位目标。在图5.1中针对查询文本“一名穿青色衣服、白色裙子的年轻女性”，两种去混淆多模态行人重识别方法的检索结果如下： </w:t>
      </w:r>
    </w:p>
    <w:p w14:paraId="1F0F1977">
      <w:pPr>
        <w:pStyle w:val="57"/>
        <w:snapToGrid/>
        <w:spacing w:line="240" w:lineRule="auto"/>
        <w:jc w:val="center"/>
      </w:pPr>
      <w:r>
        <w:rPr>
          <w:rFonts w:hint="eastAsia"/>
        </w:rPr>
        <w:drawing>
          <wp:inline distT="0" distB="0" distL="114300" distR="114300">
            <wp:extent cx="5577205" cy="2803525"/>
            <wp:effectExtent l="0" t="0" r="10795" b="3175"/>
            <wp:docPr id="21" name="图片 21" descr="微信截图_2025042118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截图_20250421183820"/>
                    <pic:cNvPicPr>
                      <a:picLocks noChangeAspect="1"/>
                    </pic:cNvPicPr>
                  </pic:nvPicPr>
                  <pic:blipFill>
                    <a:blip r:embed="rId270"/>
                    <a:srcRect b="25017"/>
                    <a:stretch>
                      <a:fillRect/>
                    </a:stretch>
                  </pic:blipFill>
                  <pic:spPr>
                    <a:xfrm>
                      <a:off x="0" y="0"/>
                      <a:ext cx="5577205" cy="2803525"/>
                    </a:xfrm>
                    <a:prstGeom prst="rect">
                      <a:avLst/>
                    </a:prstGeom>
                  </pic:spPr>
                </pic:pic>
              </a:graphicData>
            </a:graphic>
          </wp:inline>
        </w:drawing>
      </w:r>
    </w:p>
    <w:p w14:paraId="30A9AA58">
      <w:pPr>
        <w:pStyle w:val="8"/>
        <w:spacing w:line="240" w:lineRule="auto"/>
        <w:ind w:firstLine="456" w:firstLineChars="200"/>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w:t>
      </w:r>
      <w:r>
        <w:fldChar w:fldCharType="end"/>
      </w:r>
      <w:bookmarkStart w:id="2618" w:name="_Toc5386"/>
      <w:bookmarkEnd w:id="2618"/>
      <w:bookmarkStart w:id="2619" w:name="_Toc32415"/>
      <w:bookmarkEnd w:id="2619"/>
      <w:bookmarkStart w:id="2620" w:name="_Toc11002"/>
      <w:bookmarkStart w:id="2621" w:name="_Toc7243"/>
      <w:bookmarkStart w:id="2622" w:name="_Toc27603"/>
      <w:bookmarkStart w:id="2623" w:name="_Toc27975"/>
      <w:bookmarkStart w:id="2624" w:name="_Toc26838"/>
      <w:bookmarkStart w:id="2625" w:name="_Toc4807"/>
      <w:bookmarkStart w:id="2626" w:name="_Toc31725"/>
      <w:bookmarkStart w:id="2627" w:name="_Toc19773"/>
      <w:bookmarkStart w:id="2628" w:name="_Toc3989"/>
      <w:bookmarkStart w:id="2629" w:name="_Toc23471"/>
      <w:bookmarkStart w:id="2630" w:name="_Toc25517"/>
      <w:bookmarkStart w:id="2631" w:name="_Toc25652"/>
      <w:bookmarkStart w:id="2632" w:name="_Toc23334"/>
      <w:bookmarkStart w:id="2633" w:name="_Toc11153"/>
      <w:bookmarkStart w:id="2634" w:name="_Toc12998"/>
      <w:bookmarkStart w:id="2635" w:name="_Toc25733"/>
      <w:bookmarkStart w:id="2636" w:name="_Toc11344"/>
      <w:bookmarkStart w:id="2637" w:name="_Toc25606"/>
      <w:bookmarkStart w:id="2638" w:name="_Toc26601"/>
      <w:bookmarkStart w:id="2639" w:name="_Toc3463"/>
      <w:r>
        <w:rPr>
          <w:rFonts w:hint="eastAsia"/>
        </w:rPr>
        <w:t xml:space="preserve"> 检索展示</w:t>
      </w:r>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p>
    <w:p w14:paraId="005A5068">
      <w:pPr>
        <w:pStyle w:val="57"/>
        <w:snapToGrid/>
        <w:ind w:firstLine="516" w:firstLineChars="200"/>
      </w:pPr>
      <w:r>
        <w:rPr>
          <w:rFonts w:hint="eastAsia"/>
        </w:rPr>
        <w:t xml:space="preserve">接下来对图5.1的可视化结果进行分析。仅使用CLIP（图5.1的a）：前5位检索结果中仅2个正确匹配（绿色高亮），存在因颜色偏差导致的错误匹配（如红色下划线的深蓝色衬衫行人）。结合CLIP与EVA（图5.1的b）：通过双流ViT增强局部细节区分能力，正确匹配提升至3个，错误匹配减少。结合CLIP与示范样本（图5.1的c）：通过文本去混淆策略抑制高频词“黑色”的干扰，错误匹配进一步减少。  </w:t>
      </w:r>
    </w:p>
    <w:p w14:paraId="0CE601CC">
      <w:pPr>
        <w:pStyle w:val="57"/>
        <w:snapToGrid/>
        <w:ind w:firstLine="516" w:firstLineChars="200"/>
      </w:pPr>
      <w:commentRangeStart w:id="11"/>
      <w:commentRangeStart w:id="12"/>
      <w:r>
        <w:rPr>
          <w:rFonts w:hint="eastAsia"/>
        </w:rPr>
        <w:t xml:space="preserve">案例2：遮挡场景下的鲁棒检索 </w:t>
      </w:r>
      <w:commentRangeEnd w:id="11"/>
      <w:r>
        <w:commentReference w:id="11"/>
      </w:r>
      <w:commentRangeEnd w:id="12"/>
      <w:r>
        <w:commentReference w:id="12"/>
      </w:r>
      <w:r>
        <w:rPr>
          <w:rFonts w:hint="eastAsia"/>
        </w:rPr>
        <w:t xml:space="preserve"> </w:t>
      </w:r>
    </w:p>
    <w:p w14:paraId="5CDAB133">
      <w:pPr>
        <w:pStyle w:val="57"/>
        <w:snapToGrid/>
        <w:ind w:firstLine="516" w:firstLineChars="200"/>
      </w:pPr>
      <w:r>
        <w:rPr>
          <w:rFonts w:hint="eastAsia"/>
        </w:rPr>
        <w:t>针对存在遮挡的查询图像，去混淆多模态行人重识别方法在RSTPReid数据集上的表现如图5.</w:t>
      </w:r>
      <w:r>
        <w:rPr>
          <w:rFonts w:hint="eastAsia"/>
          <w:lang w:val="en-US" w:eastAsia="zh-CN"/>
        </w:rPr>
        <w:t>2</w:t>
      </w:r>
      <w:r>
        <w:rPr>
          <w:rFonts w:hint="eastAsia"/>
        </w:rPr>
        <w:t xml:space="preserve">所示：  </w:t>
      </w:r>
    </w:p>
    <w:p w14:paraId="2FE087ED">
      <w:pPr>
        <w:pStyle w:val="57"/>
        <w:snapToGrid/>
        <w:spacing w:line="240" w:lineRule="auto"/>
        <w:jc w:val="center"/>
      </w:pPr>
      <w:r>
        <w:rPr>
          <w:rFonts w:hint="eastAsia"/>
        </w:rPr>
        <w:drawing>
          <wp:inline distT="0" distB="0" distL="114300" distR="114300">
            <wp:extent cx="3751580" cy="2084705"/>
            <wp:effectExtent l="0" t="0" r="1270" b="1270"/>
            <wp:docPr id="33" name="图片 33" descr="AI消除_360智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I消除_360智图"/>
                    <pic:cNvPicPr>
                      <a:picLocks noChangeAspect="1"/>
                    </pic:cNvPicPr>
                  </pic:nvPicPr>
                  <pic:blipFill>
                    <a:blip r:embed="rId271"/>
                    <a:stretch>
                      <a:fillRect/>
                    </a:stretch>
                  </pic:blipFill>
                  <pic:spPr>
                    <a:xfrm>
                      <a:off x="0" y="0"/>
                      <a:ext cx="3751580" cy="2084705"/>
                    </a:xfrm>
                    <a:prstGeom prst="rect">
                      <a:avLst/>
                    </a:prstGeom>
                  </pic:spPr>
                </pic:pic>
              </a:graphicData>
            </a:graphic>
          </wp:inline>
        </w:drawing>
      </w:r>
    </w:p>
    <w:p w14:paraId="29313DB8">
      <w:pPr>
        <w:pStyle w:val="8"/>
        <w:spacing w:line="240" w:lineRule="auto"/>
        <w:ind w:firstLine="456" w:firstLineChars="200"/>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w:t>
      </w:r>
      <w:r>
        <w:fldChar w:fldCharType="end"/>
      </w:r>
      <w:bookmarkStart w:id="2640" w:name="_Toc3537"/>
      <w:bookmarkEnd w:id="2640"/>
      <w:bookmarkStart w:id="2641" w:name="_Toc378"/>
      <w:bookmarkEnd w:id="2641"/>
      <w:bookmarkStart w:id="2642" w:name="_Toc926"/>
      <w:bookmarkStart w:id="2643" w:name="_Toc26995"/>
      <w:bookmarkStart w:id="2644" w:name="_Toc21357"/>
      <w:bookmarkStart w:id="2645" w:name="_Toc9894"/>
      <w:bookmarkStart w:id="2646" w:name="_Toc14112"/>
      <w:bookmarkStart w:id="2647" w:name="_Toc32329"/>
      <w:bookmarkStart w:id="2648" w:name="_Toc12658"/>
      <w:bookmarkStart w:id="2649" w:name="_Toc19549"/>
      <w:bookmarkStart w:id="2650" w:name="_Toc28917"/>
      <w:bookmarkStart w:id="2651" w:name="_Toc32595"/>
      <w:bookmarkStart w:id="2652" w:name="_Toc19346"/>
      <w:bookmarkStart w:id="2653" w:name="_Toc30318"/>
      <w:bookmarkStart w:id="2654" w:name="_Toc3602"/>
      <w:bookmarkStart w:id="2655" w:name="_Toc15646"/>
      <w:bookmarkStart w:id="2656" w:name="_Toc7540"/>
      <w:bookmarkStart w:id="2657" w:name="_Toc7149"/>
      <w:bookmarkStart w:id="2658" w:name="_Toc10990"/>
      <w:bookmarkStart w:id="2659" w:name="_Toc4645"/>
      <w:bookmarkStart w:id="2660" w:name="_Toc3926"/>
      <w:bookmarkStart w:id="2661" w:name="_Toc19270"/>
      <w:r>
        <w:rPr>
          <w:rFonts w:hint="eastAsia"/>
          <w:lang w:val="en-US" w:eastAsia="zh-CN"/>
        </w:rPr>
        <w:t xml:space="preserve"> </w:t>
      </w:r>
      <w:r>
        <w:rPr>
          <w:rFonts w:hint="eastAsia"/>
        </w:rPr>
        <w:t>部分遮挡检索展示</w:t>
      </w:r>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p>
    <w:p w14:paraId="26EE4313">
      <w:pPr>
        <w:pStyle w:val="57"/>
        <w:snapToGrid/>
        <w:ind w:firstLine="516" w:firstLineChars="200"/>
      </w:pPr>
      <w:r>
        <w:rPr>
          <w:rFonts w:hint="eastAsia"/>
        </w:rPr>
        <w:t>对图5.2进行分析。仅使用CLIP（图5.2 a）：因依赖全局特征，检索结果受遮挡干扰严重，前10位中仅2个正确匹配。结合CLIP与EVA（图5.2b）：EVA编码器捕捉局部纹理（如背包轮廓），正确匹配提升至4个，显著优于基线方法。</w:t>
      </w:r>
    </w:p>
    <w:p w14:paraId="16102F7A">
      <w:pPr>
        <w:pStyle w:val="57"/>
        <w:snapToGrid/>
      </w:pPr>
      <w:r>
        <w:rPr>
          <w:rFonts w:hint="eastAsia"/>
        </w:rPr>
        <w:t xml:space="preserve">基于文本去混淆的行人重识别方法（图5.2c）：通过因果注意力机制融合多粒度特征，前10位正确匹配达4个，也大幅度优于基线方法。  </w:t>
      </w:r>
    </w:p>
    <w:p w14:paraId="1545A0DF">
      <w:pPr>
        <w:pStyle w:val="57"/>
        <w:snapToGrid/>
        <w:spacing w:line="240" w:lineRule="auto"/>
      </w:pPr>
    </w:p>
    <w:p w14:paraId="599B358A">
      <w:pPr>
        <w:pStyle w:val="57"/>
        <w:snapToGrid/>
        <w:spacing w:line="240" w:lineRule="auto"/>
        <w:jc w:val="center"/>
      </w:pPr>
      <w:r>
        <w:rPr>
          <w:rFonts w:hint="eastAsia"/>
        </w:rPr>
        <w:drawing>
          <wp:inline distT="0" distB="0" distL="114300" distR="114300">
            <wp:extent cx="3976370" cy="2202180"/>
            <wp:effectExtent l="0" t="0" r="5080" b="7620"/>
            <wp:docPr id="34" name="图片 34" descr="图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5.3"/>
                    <pic:cNvPicPr>
                      <a:picLocks noChangeAspect="1"/>
                    </pic:cNvPicPr>
                  </pic:nvPicPr>
                  <pic:blipFill>
                    <a:blip r:embed="rId272"/>
                    <a:srcRect l="2283"/>
                    <a:stretch>
                      <a:fillRect/>
                    </a:stretch>
                  </pic:blipFill>
                  <pic:spPr>
                    <a:xfrm>
                      <a:off x="0" y="0"/>
                      <a:ext cx="3976370" cy="2202180"/>
                    </a:xfrm>
                    <a:prstGeom prst="rect">
                      <a:avLst/>
                    </a:prstGeom>
                  </pic:spPr>
                </pic:pic>
              </a:graphicData>
            </a:graphic>
          </wp:inline>
        </w:drawing>
      </w:r>
    </w:p>
    <w:p w14:paraId="790B2017">
      <w:pPr>
        <w:pStyle w:val="8"/>
        <w:spacing w:line="240" w:lineRule="auto"/>
        <w:ind w:firstLine="456" w:firstLineChars="200"/>
        <w:rPr>
          <w:rFonts w:hint="eastAsia"/>
        </w:rPr>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3</w:t>
      </w:r>
      <w:r>
        <w:fldChar w:fldCharType="end"/>
      </w:r>
      <w:bookmarkStart w:id="2662" w:name="_Toc5090"/>
      <w:bookmarkStart w:id="2663" w:name="_Toc1318"/>
      <w:bookmarkStart w:id="2664" w:name="_Toc20078"/>
      <w:bookmarkStart w:id="2665" w:name="_Toc6645"/>
      <w:bookmarkStart w:id="2666" w:name="_Toc21297"/>
      <w:bookmarkStart w:id="2667" w:name="_Toc31243"/>
      <w:bookmarkStart w:id="2668" w:name="_Toc4554"/>
      <w:bookmarkStart w:id="2669" w:name="_Toc18624"/>
      <w:bookmarkStart w:id="2670" w:name="_Toc1623"/>
      <w:bookmarkStart w:id="2671" w:name="_Toc7277"/>
      <w:bookmarkStart w:id="2672" w:name="_Toc3577"/>
      <w:bookmarkStart w:id="2673" w:name="_Toc32532"/>
      <w:bookmarkStart w:id="2674" w:name="_Toc6695"/>
      <w:bookmarkStart w:id="2675" w:name="_Toc6354"/>
      <w:bookmarkStart w:id="2676" w:name="_Toc13869"/>
      <w:bookmarkStart w:id="2677" w:name="_Toc4346"/>
      <w:bookmarkStart w:id="2678" w:name="_Toc8637"/>
      <w:bookmarkStart w:id="2679" w:name="_Toc26173"/>
      <w:bookmarkStart w:id="2680" w:name="_Toc11647"/>
      <w:r>
        <w:rPr>
          <w:rFonts w:hint="eastAsia"/>
        </w:rPr>
        <w:t xml:space="preserve"> 光照变化检索其一</w:t>
      </w:r>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p>
    <w:p w14:paraId="641FD21E">
      <w:pPr>
        <w:pStyle w:val="57"/>
        <w:snapToGrid/>
        <w:ind w:firstLine="516" w:firstLineChars="200"/>
      </w:pPr>
      <w:r>
        <w:rPr>
          <w:rFonts w:hint="eastAsia"/>
        </w:rPr>
        <w:t xml:space="preserve">案例3：光照变化场景下的检索  </w:t>
      </w:r>
    </w:p>
    <w:p w14:paraId="1E269220">
      <w:pPr>
        <w:pStyle w:val="57"/>
        <w:ind w:firstLine="516" w:firstLineChars="200"/>
      </w:pPr>
      <w:r>
        <w:rPr>
          <w:rFonts w:hint="eastAsia"/>
        </w:rPr>
        <w:t>针对光照变化的查询图像，在图5.3、图5.4、图5.6中，去混淆多模态行人重识别方法在光照变化中的综合效果展示：</w:t>
      </w:r>
    </w:p>
    <w:p w14:paraId="1F1E4F42">
      <w:pPr>
        <w:pStyle w:val="57"/>
        <w:snapToGrid/>
        <w:spacing w:line="240" w:lineRule="auto"/>
        <w:jc w:val="center"/>
      </w:pPr>
      <w:r>
        <w:rPr>
          <w:rFonts w:hint="eastAsia"/>
        </w:rPr>
        <w:drawing>
          <wp:inline distT="0" distB="0" distL="114300" distR="114300">
            <wp:extent cx="4147820" cy="2237740"/>
            <wp:effectExtent l="0" t="0" r="5080" b="635"/>
            <wp:docPr id="19" name="图片 19" descr="图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5.4"/>
                    <pic:cNvPicPr>
                      <a:picLocks noChangeAspect="1"/>
                    </pic:cNvPicPr>
                  </pic:nvPicPr>
                  <pic:blipFill>
                    <a:blip r:embed="rId273"/>
                    <a:stretch>
                      <a:fillRect/>
                    </a:stretch>
                  </pic:blipFill>
                  <pic:spPr>
                    <a:xfrm>
                      <a:off x="0" y="0"/>
                      <a:ext cx="4147820" cy="2237740"/>
                    </a:xfrm>
                    <a:prstGeom prst="rect">
                      <a:avLst/>
                    </a:prstGeom>
                  </pic:spPr>
                </pic:pic>
              </a:graphicData>
            </a:graphic>
          </wp:inline>
        </w:drawing>
      </w:r>
    </w:p>
    <w:p w14:paraId="1E9A2FEC">
      <w:pPr>
        <w:pStyle w:val="8"/>
        <w:spacing w:line="240" w:lineRule="auto"/>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bookmarkStart w:id="2681" w:name="_Toc2567"/>
      <w:bookmarkStart w:id="2682" w:name="_Toc20422"/>
      <w:bookmarkStart w:id="2683" w:name="_Toc22666"/>
      <w:bookmarkStart w:id="2684" w:name="_Toc2926"/>
      <w:bookmarkStart w:id="2685" w:name="_Toc1705"/>
      <w:bookmarkStart w:id="2686" w:name="_Toc17999"/>
      <w:bookmarkStart w:id="2687" w:name="_Toc28351"/>
      <w:bookmarkStart w:id="2688" w:name="_Toc5161"/>
      <w:bookmarkStart w:id="2689" w:name="_Toc19000"/>
      <w:bookmarkStart w:id="2690" w:name="_Toc16953"/>
      <w:bookmarkStart w:id="2691" w:name="_Toc1801"/>
      <w:bookmarkStart w:id="2692" w:name="_Toc10906"/>
      <w:bookmarkStart w:id="2693" w:name="_Toc31718"/>
      <w:bookmarkStart w:id="2694" w:name="_Toc6134"/>
      <w:bookmarkStart w:id="2695" w:name="_Toc12639"/>
      <w:bookmarkStart w:id="2696" w:name="_Toc12975"/>
      <w:bookmarkStart w:id="2697" w:name="_Toc11889"/>
      <w:bookmarkStart w:id="2698" w:name="_Toc9904"/>
      <w:bookmarkStart w:id="2699" w:name="_Toc12954"/>
      <w:r>
        <w:rPr>
          <w:rFonts w:hint="eastAsia"/>
        </w:rPr>
        <w:t xml:space="preserve"> 光照变化检索其二</w:t>
      </w:r>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p>
    <w:p w14:paraId="11F408BC">
      <w:pPr>
        <w:pStyle w:val="57"/>
        <w:snapToGrid/>
        <w:spacing w:line="240" w:lineRule="auto"/>
        <w:jc w:val="center"/>
      </w:pPr>
      <w:r>
        <w:rPr>
          <w:rFonts w:hint="eastAsia"/>
        </w:rPr>
        <w:drawing>
          <wp:inline distT="0" distB="0" distL="114300" distR="114300">
            <wp:extent cx="4396105" cy="2360295"/>
            <wp:effectExtent l="0" t="0" r="4445" b="1905"/>
            <wp:docPr id="22" name="图片 22" descr="图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5.5"/>
                    <pic:cNvPicPr>
                      <a:picLocks noChangeAspect="1"/>
                    </pic:cNvPicPr>
                  </pic:nvPicPr>
                  <pic:blipFill>
                    <a:blip r:embed="rId274"/>
                    <a:stretch>
                      <a:fillRect/>
                    </a:stretch>
                  </pic:blipFill>
                  <pic:spPr>
                    <a:xfrm>
                      <a:off x="0" y="0"/>
                      <a:ext cx="4396105" cy="2360295"/>
                    </a:xfrm>
                    <a:prstGeom prst="rect">
                      <a:avLst/>
                    </a:prstGeom>
                  </pic:spPr>
                </pic:pic>
              </a:graphicData>
            </a:graphic>
          </wp:inline>
        </w:drawing>
      </w:r>
    </w:p>
    <w:p w14:paraId="0277DE6E">
      <w:pPr>
        <w:pStyle w:val="8"/>
        <w:spacing w:line="240" w:lineRule="auto"/>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5</w:t>
      </w:r>
      <w:r>
        <w:fldChar w:fldCharType="end"/>
      </w:r>
      <w:bookmarkStart w:id="2700" w:name="_Toc12604"/>
      <w:bookmarkStart w:id="2701" w:name="_Toc13633"/>
      <w:bookmarkStart w:id="2702" w:name="_Toc23398"/>
      <w:bookmarkStart w:id="2703" w:name="_Toc6554"/>
      <w:bookmarkStart w:id="2704" w:name="_Toc8651"/>
      <w:bookmarkStart w:id="2705" w:name="_Toc21820"/>
      <w:bookmarkStart w:id="2706" w:name="_Toc19862"/>
      <w:bookmarkStart w:id="2707" w:name="_Toc3118"/>
      <w:bookmarkStart w:id="2708" w:name="_Toc17439"/>
      <w:bookmarkStart w:id="2709" w:name="_Toc5132"/>
      <w:bookmarkStart w:id="2710" w:name="_Toc17416"/>
      <w:bookmarkStart w:id="2711" w:name="_Toc22824"/>
      <w:bookmarkStart w:id="2712" w:name="_Toc30400"/>
      <w:bookmarkStart w:id="2713" w:name="_Toc9017"/>
      <w:bookmarkStart w:id="2714" w:name="_Toc16549"/>
      <w:bookmarkStart w:id="2715" w:name="_Toc1044"/>
      <w:bookmarkStart w:id="2716" w:name="_Toc32292"/>
      <w:bookmarkStart w:id="2717" w:name="_Toc26757"/>
      <w:bookmarkStart w:id="2718" w:name="_Toc17371"/>
      <w:r>
        <w:rPr>
          <w:rFonts w:hint="eastAsia"/>
        </w:rPr>
        <w:t xml:space="preserve"> 光照变化检索其三</w:t>
      </w:r>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p>
    <w:p w14:paraId="2DD0DBFB">
      <w:pPr>
        <w:pStyle w:val="57"/>
        <w:snapToGrid/>
        <w:ind w:firstLine="516" w:firstLineChars="200"/>
      </w:pPr>
      <w:r>
        <w:rPr>
          <w:rFonts w:hint="eastAsia"/>
        </w:rPr>
        <w:t>对图5.3到图5.5进行综合分析。在图5.3与图5.4中，虽然前十的检索本文两个方法的检索结果正确数没有提升，但是正确结果的排名更加靠前，这有助于为使用者的快速定位目标人员；本文的两个方法在图5.5所示的检索结果的准确率从基线模型的10%提升到了20%，这表明本文在光照变化场景中相较于基线方法有显著的</w:t>
      </w:r>
      <w:r>
        <w:rPr>
          <w:rFonts w:hint="eastAsia"/>
          <w:lang w:val="en-US" w:eastAsia="zh-CN"/>
        </w:rPr>
        <w:t>提升</w:t>
      </w:r>
      <w:r>
        <w:rPr>
          <w:rFonts w:hint="eastAsia"/>
        </w:rPr>
        <w:t>。</w:t>
      </w:r>
    </w:p>
    <w:p w14:paraId="5968F340">
      <w:pPr>
        <w:pStyle w:val="51"/>
        <w:rPr>
          <w:rFonts w:hint="eastAsia"/>
        </w:rPr>
      </w:pPr>
      <w:bookmarkStart w:id="2719" w:name="_Toc29305"/>
      <w:bookmarkStart w:id="2720" w:name="_Toc4718"/>
      <w:bookmarkStart w:id="2721" w:name="_Toc15446"/>
      <w:bookmarkStart w:id="2722" w:name="_Toc29112"/>
      <w:bookmarkStart w:id="2723" w:name="_Toc18376"/>
      <w:bookmarkStart w:id="2724" w:name="_Toc11879"/>
      <w:bookmarkStart w:id="2725" w:name="_Toc14091"/>
      <w:bookmarkStart w:id="2726" w:name="_Toc19663"/>
      <w:bookmarkStart w:id="2727" w:name="_Toc22445"/>
      <w:bookmarkStart w:id="2728" w:name="_Toc2566"/>
      <w:bookmarkStart w:id="2729" w:name="_Toc24158"/>
      <w:bookmarkStart w:id="2730" w:name="_Toc4908"/>
      <w:r>
        <w:rPr>
          <w:rFonts w:hint="eastAsia"/>
        </w:rPr>
        <w:t xml:space="preserve">5.2 </w:t>
      </w:r>
      <w:r>
        <w:rPr>
          <w:rFonts w:hint="eastAsia"/>
          <w:lang w:eastAsia="zh"/>
        </w:rPr>
        <w:t>原型</w:t>
      </w:r>
      <w:r>
        <w:rPr>
          <w:rFonts w:hint="eastAsia"/>
        </w:rPr>
        <w:t>系统设计</w:t>
      </w:r>
      <w:bookmarkEnd w:id="2719"/>
      <w:bookmarkEnd w:id="2720"/>
      <w:bookmarkEnd w:id="2721"/>
      <w:bookmarkEnd w:id="2722"/>
      <w:bookmarkEnd w:id="2723"/>
      <w:bookmarkEnd w:id="2724"/>
      <w:bookmarkEnd w:id="2725"/>
      <w:bookmarkEnd w:id="2726"/>
      <w:bookmarkEnd w:id="2727"/>
      <w:bookmarkEnd w:id="2728"/>
      <w:bookmarkEnd w:id="2729"/>
      <w:bookmarkEnd w:id="2730"/>
      <w:r>
        <w:rPr>
          <w:rFonts w:hint="eastAsia"/>
        </w:rPr>
        <w:t xml:space="preserve"> </w:t>
      </w:r>
    </w:p>
    <w:p w14:paraId="463AE35F">
      <w:pPr>
        <w:pStyle w:val="57"/>
        <w:ind w:firstLine="516" w:firstLineChars="200"/>
        <w:jc w:val="left"/>
        <w:rPr>
          <w:rFonts w:hint="eastAsia" w:eastAsia="宋体"/>
          <w:lang w:val="en-US" w:eastAsia="zh-CN"/>
        </w:rPr>
      </w:pPr>
      <w:r>
        <w:rPr>
          <w:rFonts w:hint="eastAsia"/>
          <w:lang w:val="en-US" w:eastAsia="zh-CN"/>
        </w:rPr>
        <w:t>基于前面的可视化分析，验证了本文提出的两个方法的有效性。</w:t>
      </w:r>
      <w:r>
        <w:rPr>
          <w:rFonts w:hint="eastAsia"/>
        </w:rPr>
        <w:t>为验证去混淆多模态行人重识别方法的工程实用性，本章介绍智能安防原型系统设计</w:t>
      </w:r>
      <w:r>
        <w:rPr>
          <w:rFonts w:hint="eastAsia"/>
          <w:lang w:eastAsia="zh-CN"/>
        </w:rPr>
        <w:t>。</w:t>
      </w:r>
    </w:p>
    <w:p w14:paraId="25437D81">
      <w:pPr>
        <w:pStyle w:val="53"/>
        <w:rPr>
          <w:rFonts w:hint="eastAsia"/>
        </w:rPr>
      </w:pPr>
      <w:bookmarkStart w:id="2731" w:name="_Toc30589"/>
      <w:bookmarkStart w:id="2732" w:name="_Toc14785"/>
      <w:bookmarkStart w:id="2733" w:name="_Toc18982"/>
      <w:bookmarkStart w:id="2734" w:name="_Toc25937"/>
      <w:bookmarkStart w:id="2735" w:name="_Toc3233"/>
      <w:bookmarkStart w:id="2736" w:name="_Toc11246"/>
      <w:bookmarkStart w:id="2737" w:name="_Toc44"/>
      <w:bookmarkStart w:id="2738" w:name="_Toc4940"/>
      <w:bookmarkStart w:id="2739" w:name="_Toc18355"/>
      <w:r>
        <w:rPr>
          <w:rFonts w:hint="eastAsia"/>
          <w:lang w:val="en-US" w:eastAsia="zh-CN"/>
        </w:rPr>
        <w:t>5</w:t>
      </w:r>
      <w:r>
        <w:t>.</w:t>
      </w:r>
      <w:r>
        <w:rPr>
          <w:rFonts w:hint="eastAsia"/>
          <w:lang w:val="en-US" w:eastAsia="zh-CN"/>
        </w:rPr>
        <w:t>2</w:t>
      </w:r>
      <w:r>
        <w:t>.</w:t>
      </w:r>
      <w:r>
        <w:rPr>
          <w:rFonts w:hint="eastAsia"/>
          <w:lang w:val="en-US" w:eastAsia="zh-CN"/>
        </w:rPr>
        <w:t>1 系统功能设计</w:t>
      </w:r>
      <w:bookmarkEnd w:id="2731"/>
      <w:bookmarkEnd w:id="2732"/>
      <w:bookmarkEnd w:id="2733"/>
      <w:bookmarkEnd w:id="2734"/>
      <w:bookmarkEnd w:id="2735"/>
      <w:bookmarkEnd w:id="2736"/>
      <w:bookmarkEnd w:id="2737"/>
      <w:bookmarkEnd w:id="2738"/>
      <w:bookmarkEnd w:id="2739"/>
      <w:r>
        <w:t xml:space="preserve"> </w:t>
      </w:r>
    </w:p>
    <w:p w14:paraId="69BD97D1">
      <w:pPr>
        <w:pStyle w:val="57"/>
        <w:snapToGrid/>
        <w:ind w:firstLine="516" w:firstLineChars="200"/>
        <w:jc w:val="left"/>
      </w:pPr>
      <w:r>
        <w:rPr>
          <w:rFonts w:hint="eastAsia"/>
        </w:rPr>
        <w:t>智能安防原型系统</w:t>
      </w:r>
      <w:r>
        <w:rPr>
          <w:rFonts w:hint="eastAsia"/>
          <w:lang w:val="en-US" w:eastAsia="zh-CN"/>
        </w:rPr>
        <w:t>主要有三大功能模块：文图数据输入功能模块、检索比对功能模块和可视化交互功能模块。</w:t>
      </w:r>
      <w:r>
        <w:rPr>
          <w:rFonts w:hint="eastAsia"/>
        </w:rPr>
        <w:t>图5.6为智能安防原型系统功能模块图，</w:t>
      </w:r>
      <w:r>
        <w:rPr>
          <w:rFonts w:hint="eastAsia"/>
          <w:lang w:val="en-US" w:eastAsia="zh-CN"/>
        </w:rPr>
        <w:t>接下来对各个功能</w:t>
      </w:r>
      <w:r>
        <w:rPr>
          <w:rFonts w:hint="eastAsia"/>
        </w:rPr>
        <w:t>模块</w:t>
      </w:r>
      <w:r>
        <w:rPr>
          <w:rFonts w:hint="eastAsia"/>
          <w:lang w:val="en-US" w:eastAsia="zh-CN"/>
        </w:rPr>
        <w:t>进行介绍：</w:t>
      </w:r>
    </w:p>
    <w:p w14:paraId="6E9CA14F">
      <w:pPr>
        <w:pStyle w:val="57"/>
        <w:snapToGrid/>
        <w:spacing w:line="240" w:lineRule="auto"/>
        <w:jc w:val="center"/>
      </w:pPr>
      <w:r>
        <w:rPr>
          <w:rFonts w:hint="eastAsia"/>
        </w:rPr>
        <w:drawing>
          <wp:inline distT="0" distB="0" distL="114300" distR="114300">
            <wp:extent cx="5362575" cy="2488565"/>
            <wp:effectExtent l="0" t="0" r="0" b="0"/>
            <wp:docPr id="26" name="图片 26" descr="第五章功能模块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第五章功能模块图 (1)"/>
                    <pic:cNvPicPr>
                      <a:picLocks noChangeAspect="1"/>
                    </pic:cNvPicPr>
                  </pic:nvPicPr>
                  <pic:blipFill>
                    <a:blip r:embed="rId275"/>
                    <a:stretch>
                      <a:fillRect/>
                    </a:stretch>
                  </pic:blipFill>
                  <pic:spPr>
                    <a:xfrm>
                      <a:off x="0" y="0"/>
                      <a:ext cx="5362575" cy="2488565"/>
                    </a:xfrm>
                    <a:prstGeom prst="rect">
                      <a:avLst/>
                    </a:prstGeom>
                  </pic:spPr>
                </pic:pic>
              </a:graphicData>
            </a:graphic>
          </wp:inline>
        </w:drawing>
      </w:r>
    </w:p>
    <w:p w14:paraId="4F9BAC50">
      <w:pPr>
        <w:pStyle w:val="8"/>
        <w:spacing w:line="240" w:lineRule="auto"/>
        <w:ind w:firstLine="456" w:firstLineChars="200"/>
        <w:rPr>
          <w:b/>
        </w:rPr>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6</w:t>
      </w:r>
      <w:r>
        <w:fldChar w:fldCharType="end"/>
      </w:r>
      <w:bookmarkStart w:id="2740" w:name="_Toc19336"/>
      <w:bookmarkStart w:id="2741" w:name="_Toc27226"/>
      <w:bookmarkStart w:id="2742" w:name="_Toc19213"/>
      <w:bookmarkStart w:id="2743" w:name="_Toc404"/>
      <w:bookmarkStart w:id="2744" w:name="_Toc2880"/>
      <w:bookmarkStart w:id="2745" w:name="_Toc11395"/>
      <w:bookmarkStart w:id="2746" w:name="_Toc27546"/>
      <w:bookmarkStart w:id="2747" w:name="_Toc13929"/>
      <w:bookmarkStart w:id="2748" w:name="_Toc32293"/>
      <w:bookmarkStart w:id="2749" w:name="_Toc16476"/>
      <w:bookmarkStart w:id="2750" w:name="_Toc2039"/>
      <w:bookmarkStart w:id="2751" w:name="_Toc20140"/>
      <w:bookmarkStart w:id="2752" w:name="_Toc14377"/>
      <w:bookmarkStart w:id="2753" w:name="_Toc14990"/>
      <w:bookmarkStart w:id="2754" w:name="_Toc5894"/>
      <w:bookmarkStart w:id="2755" w:name="_Toc6313"/>
      <w:bookmarkStart w:id="2756" w:name="_Toc2521"/>
      <w:bookmarkStart w:id="2757" w:name="_Toc10154"/>
      <w:bookmarkStart w:id="2758" w:name="_Toc27796"/>
      <w:bookmarkStart w:id="2759" w:name="_Toc29924"/>
      <w:bookmarkStart w:id="2760" w:name="_Toc15204"/>
      <w:r>
        <w:rPr>
          <w:rFonts w:hint="eastAsia"/>
        </w:rPr>
        <w:t xml:space="preserve"> 智能安防原型系统功能模块图</w:t>
      </w:r>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p>
    <w:p w14:paraId="73D9366F">
      <w:pPr>
        <w:pStyle w:val="63"/>
        <w:numPr>
          <w:ilvl w:val="255"/>
          <w:numId w:val="0"/>
        </w:numPr>
        <w:wordWrap w:val="0"/>
        <w:adjustRightInd/>
        <w:ind w:firstLine="516" w:firstLineChars="200"/>
        <w:textAlignment w:val="auto"/>
        <w:rPr>
          <w:rFonts w:cstheme="minorBidi"/>
          <w:kern w:val="2"/>
          <w:szCs w:val="22"/>
        </w:rPr>
      </w:pPr>
      <w:r>
        <w:rPr>
          <w:rFonts w:hint="eastAsia" w:eastAsia="宋体" w:cstheme="minorBidi"/>
          <w:kern w:val="2"/>
          <w:sz w:val="24"/>
          <w:szCs w:val="28"/>
        </w:rPr>
        <w:t>1、</w:t>
      </w:r>
      <w:r>
        <w:rPr>
          <w:rFonts w:hint="eastAsia" w:eastAsia="宋体" w:cstheme="minorBidi"/>
          <w:kern w:val="2"/>
          <w:sz w:val="24"/>
          <w:szCs w:val="28"/>
          <w:lang w:val="en-US" w:eastAsia="zh-CN"/>
        </w:rPr>
        <w:t>文图输入功能模块</w:t>
      </w:r>
      <w:r>
        <w:rPr>
          <w:rFonts w:hint="eastAsia" w:eastAsia="宋体" w:cstheme="minorBidi"/>
          <w:kern w:val="2"/>
          <w:sz w:val="24"/>
          <w:szCs w:val="28"/>
        </w:rPr>
        <w:t>：</w:t>
      </w:r>
      <w:r>
        <w:rPr>
          <w:rFonts w:eastAsia="宋体" w:cstheme="minorBidi"/>
          <w:kern w:val="2"/>
          <w:sz w:val="24"/>
          <w:szCs w:val="28"/>
        </w:rPr>
        <w:t>支持文本输入（自然语言描述）、图像上传（JPEG/PNG格式）。</w:t>
      </w:r>
      <w:r>
        <w:rPr>
          <w:rFonts w:hint="eastAsia" w:eastAsia="宋体" w:cstheme="minorBidi"/>
          <w:kern w:val="2"/>
          <w:sz w:val="24"/>
          <w:szCs w:val="28"/>
          <w:lang w:val="en-US" w:eastAsia="zh-CN"/>
        </w:rPr>
        <w:t>其中，</w:t>
      </w:r>
      <w:r>
        <w:rPr>
          <w:rFonts w:hint="eastAsia" w:eastAsia="宋体" w:cstheme="minorBidi"/>
          <w:kern w:val="2"/>
          <w:sz w:val="24"/>
          <w:szCs w:val="28"/>
        </w:rPr>
        <w:t>文本</w:t>
      </w:r>
      <w:r>
        <w:rPr>
          <w:rFonts w:eastAsia="宋体" w:cstheme="minorBidi"/>
          <w:kern w:val="2"/>
          <w:sz w:val="24"/>
          <w:szCs w:val="28"/>
        </w:rPr>
        <w:t>通过BERT-wwm</w:t>
      </w:r>
      <w:r>
        <w:rPr>
          <w:rFonts w:hint="eastAsia" w:eastAsia="宋体" w:cstheme="minorBidi"/>
          <w:kern w:val="2"/>
          <w:sz w:val="24"/>
          <w:szCs w:val="28"/>
          <w:vertAlign w:val="superscript"/>
        </w:rPr>
        <w:t>[41]</w:t>
      </w:r>
      <w:r>
        <w:rPr>
          <w:rFonts w:eastAsia="宋体" w:cstheme="minorBidi"/>
          <w:kern w:val="2"/>
          <w:sz w:val="24"/>
          <w:szCs w:val="28"/>
        </w:rPr>
        <w:t>模型实现文本语义规范化</w:t>
      </w:r>
      <w:r>
        <w:rPr>
          <w:rFonts w:hint="eastAsia" w:eastAsia="宋体" w:cstheme="minorBidi"/>
          <w:kern w:val="2"/>
          <w:sz w:val="24"/>
          <w:szCs w:val="24"/>
          <w:lang w:eastAsia="zh-CN"/>
        </w:rPr>
        <w:t>，</w:t>
      </w:r>
      <w:r>
        <w:rPr>
          <w:rFonts w:hint="eastAsia" w:eastAsia="宋体" w:cstheme="minorBidi"/>
          <w:kern w:val="2"/>
          <w:sz w:val="24"/>
          <w:szCs w:val="24"/>
          <w:lang w:val="en-US" w:eastAsia="zh-CN"/>
        </w:rPr>
        <w:t>图库中的文本进行预处理，统一转化为</w:t>
      </w:r>
      <w:r>
        <w:rPr>
          <w:sz w:val="24"/>
          <w:szCs w:val="24"/>
        </w:rPr>
        <w:t>RGB</w:t>
      </w:r>
      <w:r>
        <w:rPr>
          <w:rFonts w:hint="eastAsia" w:ascii="宋体" w:hAnsi="宋体" w:eastAsia="宋体" w:cs="宋体"/>
          <w:sz w:val="24"/>
          <w:szCs w:val="24"/>
        </w:rPr>
        <w:t>三通道</w:t>
      </w:r>
      <w:r>
        <w:rPr>
          <w:rFonts w:hint="eastAsia" w:ascii="宋体" w:hAnsi="宋体" w:eastAsia="宋体" w:cs="宋体"/>
          <w:sz w:val="24"/>
          <w:szCs w:val="24"/>
          <w:lang w:eastAsia="zh-CN"/>
        </w:rPr>
        <w:t>，</w:t>
      </w:r>
      <w:r>
        <w:rPr>
          <w:rFonts w:hint="eastAsia" w:ascii="宋体" w:hAnsi="宋体" w:eastAsia="宋体" w:cs="宋体"/>
          <w:sz w:val="24"/>
          <w:szCs w:val="24"/>
        </w:rPr>
        <w:t>分辨率调整至</w:t>
      </w:r>
      <w:r>
        <w:rPr>
          <w:sz w:val="24"/>
          <w:szCs w:val="24"/>
        </w:rPr>
        <w:t>384×128</w:t>
      </w:r>
      <w:r>
        <w:rPr>
          <w:rFonts w:hint="eastAsia" w:ascii="宋体" w:hAnsi="宋体" w:eastAsia="宋体" w:cs="宋体"/>
          <w:sz w:val="24"/>
          <w:szCs w:val="24"/>
        </w:rPr>
        <w:t>像素</w:t>
      </w:r>
      <w:r>
        <w:rPr>
          <w:rFonts w:hint="eastAsia" w:ascii="宋体" w:hAnsi="宋体" w:eastAsia="宋体" w:cs="宋体"/>
          <w:sz w:val="24"/>
          <w:szCs w:val="24"/>
          <w:lang w:eastAsia="zh-CN"/>
        </w:rPr>
        <w:t>。</w:t>
      </w:r>
    </w:p>
    <w:p w14:paraId="1AF27E67">
      <w:pPr>
        <w:pStyle w:val="63"/>
        <w:numPr>
          <w:ilvl w:val="255"/>
          <w:numId w:val="0"/>
        </w:numPr>
        <w:wordWrap w:val="0"/>
        <w:adjustRightInd/>
        <w:ind w:firstLine="516" w:firstLineChars="200"/>
        <w:textAlignment w:val="auto"/>
        <w:rPr>
          <w:rFonts w:hint="default" w:eastAsia="宋体" w:cstheme="minorBidi"/>
          <w:kern w:val="2"/>
          <w:sz w:val="24"/>
          <w:szCs w:val="22"/>
          <w:lang w:val="en-US" w:eastAsia="zh-CN"/>
        </w:rPr>
      </w:pPr>
      <w:r>
        <w:rPr>
          <w:rFonts w:hint="eastAsia" w:eastAsia="宋体" w:cstheme="minorBidi"/>
          <w:kern w:val="2"/>
          <w:sz w:val="24"/>
          <w:szCs w:val="28"/>
        </w:rPr>
        <w:t>2、</w:t>
      </w:r>
      <w:r>
        <w:rPr>
          <w:rFonts w:hint="eastAsia" w:eastAsia="宋体" w:cstheme="minorBidi"/>
          <w:kern w:val="2"/>
          <w:sz w:val="24"/>
          <w:szCs w:val="28"/>
          <w:lang w:val="en-US" w:eastAsia="zh-CN"/>
        </w:rPr>
        <w:t>检索比对功能模块</w:t>
      </w:r>
      <w:r>
        <w:rPr>
          <w:rFonts w:eastAsia="宋体" w:cstheme="minorBidi"/>
          <w:kern w:val="2"/>
          <w:sz w:val="24"/>
          <w:szCs w:val="28"/>
        </w:rPr>
        <w:t>：ETC模块集成基于示范样本的文本去混淆机制，通过预构建的语义索引库（包含10万级样本）实现实时偏差校正</w:t>
      </w:r>
      <w:r>
        <w:rPr>
          <w:rFonts w:hint="eastAsia" w:eastAsia="宋体" w:cstheme="minorBidi"/>
          <w:kern w:val="2"/>
          <w:sz w:val="24"/>
          <w:szCs w:val="28"/>
        </w:rPr>
        <w:t>，即第三章基于文本去混淆的行人重识别方法</w:t>
      </w:r>
      <w:r>
        <w:rPr>
          <w:rFonts w:eastAsia="宋体" w:cstheme="minorBidi"/>
          <w:kern w:val="2"/>
          <w:sz w:val="24"/>
          <w:szCs w:val="28"/>
        </w:rPr>
        <w:t>。CDS模块部署轻量化双流ViT架构（CLIP ViT-B/16 + EVA ViT-B）</w:t>
      </w:r>
      <w:r>
        <w:rPr>
          <w:rFonts w:hint="eastAsia" w:eastAsia="宋体" w:cstheme="minorBidi"/>
          <w:kern w:val="2"/>
          <w:sz w:val="24"/>
          <w:szCs w:val="28"/>
        </w:rPr>
        <w:t>，即第四章基于双流ViT可扩展的行人重识别方法。</w:t>
      </w:r>
      <w:r>
        <w:rPr>
          <w:rFonts w:eastAsia="宋体" w:cstheme="minorBidi"/>
          <w:kern w:val="2"/>
          <w:sz w:val="24"/>
          <w:szCs w:val="28"/>
        </w:rPr>
        <w:t>CLIP</w:t>
      </w:r>
      <w:r>
        <w:rPr>
          <w:rFonts w:hint="eastAsia" w:eastAsia="宋体" w:cstheme="minorBidi"/>
          <w:kern w:val="2"/>
          <w:sz w:val="24"/>
          <w:szCs w:val="28"/>
          <w:lang w:val="en-US" w:eastAsia="zh-CN"/>
        </w:rPr>
        <w:t>即本文的基线方法模型IRRA(</w:t>
      </w:r>
      <w:r>
        <w:rPr>
          <w:rFonts w:eastAsia="宋体" w:cstheme="minorBidi"/>
          <w:kern w:val="2"/>
          <w:sz w:val="24"/>
          <w:szCs w:val="28"/>
        </w:rPr>
        <w:t>CLIP ViT-B/16</w:t>
      </w:r>
      <w:r>
        <w:rPr>
          <w:rFonts w:hint="eastAsia" w:eastAsia="宋体" w:cstheme="minorBidi"/>
          <w:kern w:val="2"/>
          <w:sz w:val="24"/>
          <w:szCs w:val="28"/>
          <w:lang w:val="en-US" w:eastAsia="zh-CN"/>
        </w:rPr>
        <w:t>)。</w:t>
      </w:r>
    </w:p>
    <w:p w14:paraId="31253F53">
      <w:pPr>
        <w:pStyle w:val="63"/>
        <w:numPr>
          <w:ilvl w:val="255"/>
          <w:numId w:val="0"/>
        </w:numPr>
        <w:wordWrap w:val="0"/>
        <w:adjustRightInd/>
        <w:ind w:firstLine="516" w:firstLineChars="200"/>
        <w:textAlignment w:val="auto"/>
        <w:rPr>
          <w:rFonts w:eastAsia="宋体" w:cstheme="minorBidi"/>
          <w:kern w:val="2"/>
          <w:sz w:val="24"/>
          <w:szCs w:val="22"/>
        </w:rPr>
      </w:pPr>
      <w:r>
        <w:rPr>
          <w:rFonts w:hint="eastAsia" w:eastAsia="宋体" w:cstheme="minorBidi"/>
          <w:kern w:val="2"/>
          <w:sz w:val="24"/>
          <w:szCs w:val="22"/>
        </w:rPr>
        <w:t>3、</w:t>
      </w:r>
      <w:r>
        <w:rPr>
          <w:rFonts w:eastAsia="宋体" w:cstheme="minorBidi"/>
          <w:kern w:val="2"/>
          <w:sz w:val="24"/>
          <w:szCs w:val="22"/>
        </w:rPr>
        <w:t>可视化交互</w:t>
      </w:r>
      <w:r>
        <w:rPr>
          <w:rFonts w:hint="eastAsia" w:eastAsia="宋体" w:cstheme="minorBidi"/>
          <w:kern w:val="2"/>
          <w:sz w:val="24"/>
          <w:szCs w:val="22"/>
          <w:lang w:val="en-US" w:eastAsia="zh-CN"/>
        </w:rPr>
        <w:t>功能模块</w:t>
      </w:r>
      <w:r>
        <w:rPr>
          <w:rFonts w:hint="eastAsia" w:eastAsia="宋体" w:cstheme="minorBidi"/>
          <w:kern w:val="2"/>
          <w:sz w:val="24"/>
          <w:szCs w:val="22"/>
          <w:lang w:eastAsia="zh-CN"/>
        </w:rPr>
        <w:t>：</w:t>
      </w:r>
      <w:r>
        <w:rPr>
          <w:rFonts w:eastAsia="宋体" w:cstheme="minorBidi"/>
          <w:kern w:val="2"/>
          <w:sz w:val="24"/>
          <w:szCs w:val="22"/>
        </w:rPr>
        <w:t>提供查询面板</w:t>
      </w:r>
      <w:r>
        <w:rPr>
          <w:rFonts w:hint="eastAsia" w:eastAsia="宋体" w:cstheme="minorBidi"/>
          <w:kern w:val="2"/>
          <w:sz w:val="24"/>
          <w:szCs w:val="22"/>
          <w:lang w:eastAsia="zh-CN"/>
        </w:rPr>
        <w:t>，</w:t>
      </w:r>
      <w:r>
        <w:rPr>
          <w:rFonts w:hint="eastAsia" w:eastAsia="宋体" w:cstheme="minorBidi"/>
          <w:kern w:val="2"/>
          <w:sz w:val="24"/>
          <w:szCs w:val="22"/>
          <w:lang w:val="en-US" w:eastAsia="zh-CN"/>
        </w:rPr>
        <w:t>用户可以选择相应的图库，然后对想要查询的行人进行自然语言描述输入。提供检索结果可视化面板，待算法模型运算完毕后</w:t>
      </w:r>
      <w:r>
        <w:rPr>
          <w:rFonts w:eastAsia="宋体" w:cstheme="minorBidi"/>
          <w:kern w:val="2"/>
          <w:sz w:val="24"/>
          <w:szCs w:val="22"/>
        </w:rPr>
        <w:t>检索结果</w:t>
      </w:r>
      <w:r>
        <w:rPr>
          <w:rFonts w:hint="eastAsia" w:eastAsia="宋体" w:cstheme="minorBidi"/>
          <w:kern w:val="2"/>
          <w:sz w:val="24"/>
          <w:szCs w:val="22"/>
        </w:rPr>
        <w:t>依照置信度从高到低输出图片</w:t>
      </w:r>
      <w:r>
        <w:rPr>
          <w:rFonts w:eastAsia="宋体" w:cstheme="minorBidi"/>
          <w:kern w:val="2"/>
          <w:sz w:val="24"/>
          <w:szCs w:val="22"/>
        </w:rPr>
        <w:t>。</w:t>
      </w:r>
    </w:p>
    <w:p w14:paraId="174519EA">
      <w:pPr>
        <w:pStyle w:val="53"/>
        <w:wordWrap w:val="0"/>
        <w:adjustRightInd/>
        <w:ind w:firstLineChars="200"/>
        <w:textAlignment w:val="auto"/>
        <w:rPr>
          <w:rFonts w:eastAsia="宋体" w:cstheme="minorBidi"/>
          <w:kern w:val="2"/>
          <w:sz w:val="24"/>
          <w:szCs w:val="22"/>
        </w:rPr>
      </w:pPr>
      <w:bookmarkStart w:id="2761" w:name="_Toc3418"/>
      <w:bookmarkStart w:id="2762" w:name="_Toc8305"/>
      <w:bookmarkStart w:id="2763" w:name="_Toc11649"/>
      <w:bookmarkStart w:id="2764" w:name="_Toc5902"/>
      <w:bookmarkStart w:id="2765" w:name="_Toc10855"/>
      <w:bookmarkStart w:id="2766" w:name="_Toc6675"/>
      <w:bookmarkStart w:id="2767" w:name="_Toc5009"/>
      <w:bookmarkStart w:id="2768" w:name="_Toc9640"/>
      <w:bookmarkStart w:id="2769" w:name="_Toc30972"/>
      <w:r>
        <w:rPr>
          <w:rFonts w:hint="eastAsia"/>
          <w:lang w:val="en-US" w:eastAsia="zh-CN"/>
        </w:rPr>
        <w:t>5</w:t>
      </w:r>
      <w:r>
        <w:t>.</w:t>
      </w:r>
      <w:r>
        <w:rPr>
          <w:rFonts w:hint="eastAsia"/>
          <w:lang w:val="en-US" w:eastAsia="zh-CN"/>
        </w:rPr>
        <w:t>2</w:t>
      </w:r>
      <w:r>
        <w:t>.</w:t>
      </w:r>
      <w:r>
        <w:rPr>
          <w:rFonts w:hint="eastAsia"/>
          <w:lang w:val="en-US" w:eastAsia="zh-CN"/>
        </w:rPr>
        <w:t>2 系统架构设计</w:t>
      </w:r>
      <w:bookmarkEnd w:id="2761"/>
      <w:bookmarkEnd w:id="2762"/>
      <w:bookmarkEnd w:id="2763"/>
      <w:bookmarkEnd w:id="2764"/>
      <w:bookmarkEnd w:id="2765"/>
      <w:bookmarkEnd w:id="2766"/>
      <w:bookmarkEnd w:id="2767"/>
      <w:bookmarkEnd w:id="2768"/>
      <w:bookmarkEnd w:id="2769"/>
      <w:r>
        <w:t xml:space="preserve"> </w:t>
      </w:r>
    </w:p>
    <w:p w14:paraId="38C2BC75">
      <w:pPr>
        <w:pStyle w:val="57"/>
        <w:snapToGrid/>
        <w:ind w:firstLine="516" w:firstLineChars="200"/>
        <w:jc w:val="left"/>
        <w:rPr>
          <w:rFonts w:hint="eastAsia"/>
        </w:rPr>
      </w:pPr>
      <w:r>
        <w:rPr>
          <w:rFonts w:hint="eastAsia"/>
        </w:rPr>
        <w:t>智能安防原型系统采用经典B/S（Browser/Server）架构设计，由浏览器端、服务器端组成，如图5.7。浏览器端作为交互入口，主要负责用户界面的可视化呈现。与之相对应，服务器端承担核心业务处理功能，具体包括：多模态数据持久化存储、去混淆算法运算、跨模态特征匹配等高复杂度计算任务。</w:t>
      </w:r>
    </w:p>
    <w:p w14:paraId="7B21968A">
      <w:pPr>
        <w:widowControl/>
        <w:ind w:firstLine="516" w:firstLineChars="200"/>
        <w:jc w:val="left"/>
      </w:pPr>
      <w:r>
        <w:rPr>
          <w:rFonts w:hint="eastAsia" w:ascii="宋体" w:hAnsi="宋体" w:cs="宋体"/>
          <w:color w:val="000000"/>
          <w:szCs w:val="24"/>
          <w:lang w:bidi="ar"/>
        </w:rPr>
        <w:t>步骤一：在</w:t>
      </w:r>
      <w:r>
        <w:rPr>
          <w:color w:val="000000"/>
          <w:szCs w:val="24"/>
          <w:lang w:bidi="ar"/>
        </w:rPr>
        <w:t>View</w:t>
      </w:r>
      <w:r>
        <w:rPr>
          <w:rFonts w:hint="eastAsia" w:ascii="宋体" w:hAnsi="宋体" w:cs="宋体"/>
          <w:color w:val="000000"/>
          <w:szCs w:val="24"/>
          <w:lang w:bidi="ar"/>
        </w:rPr>
        <w:t>视图中选择内容（如算法模型、文本内容等）交由</w:t>
      </w:r>
      <w:r>
        <w:rPr>
          <w:color w:val="000000"/>
          <w:szCs w:val="24"/>
          <w:lang w:bidi="ar"/>
        </w:rPr>
        <w:t>Axios</w:t>
      </w:r>
      <w:r>
        <w:rPr>
          <w:rFonts w:hint="eastAsia" w:ascii="宋体" w:hAnsi="宋体" w:cs="宋体"/>
          <w:color w:val="000000"/>
          <w:szCs w:val="24"/>
          <w:lang w:bidi="ar"/>
        </w:rPr>
        <w:t xml:space="preserve">请求库处理。 </w:t>
      </w:r>
    </w:p>
    <w:p w14:paraId="26BF4785">
      <w:pPr>
        <w:widowControl/>
        <w:ind w:firstLine="516" w:firstLineChars="200"/>
        <w:jc w:val="left"/>
      </w:pPr>
      <w:r>
        <w:rPr>
          <w:rFonts w:hint="eastAsia" w:ascii="宋体" w:hAnsi="宋体" w:cs="宋体"/>
          <w:color w:val="000000"/>
          <w:szCs w:val="24"/>
          <w:lang w:bidi="ar"/>
        </w:rPr>
        <w:t>步骤二：</w:t>
      </w:r>
      <w:r>
        <w:rPr>
          <w:color w:val="000000"/>
          <w:szCs w:val="24"/>
          <w:lang w:bidi="ar"/>
        </w:rPr>
        <w:t>Axios</w:t>
      </w:r>
      <w:r>
        <w:rPr>
          <w:rFonts w:hint="eastAsia" w:ascii="宋体" w:hAnsi="宋体" w:cs="宋体"/>
          <w:color w:val="000000"/>
          <w:szCs w:val="24"/>
          <w:lang w:bidi="ar"/>
        </w:rPr>
        <w:t xml:space="preserve">进行网络请求，将用户选择的内容封装并提交给后端接口。 </w:t>
      </w:r>
    </w:p>
    <w:p w14:paraId="3E06E106">
      <w:pPr>
        <w:widowControl/>
        <w:ind w:firstLine="516" w:firstLineChars="200"/>
        <w:jc w:val="left"/>
      </w:pPr>
      <w:r>
        <w:rPr>
          <w:rFonts w:hint="eastAsia" w:ascii="宋体" w:hAnsi="宋体" w:cs="宋体"/>
          <w:color w:val="000000"/>
          <w:szCs w:val="24"/>
          <w:lang w:bidi="ar"/>
        </w:rPr>
        <w:t>步骤三：后端接收到请求后，</w:t>
      </w:r>
      <w:r>
        <w:rPr>
          <w:color w:val="000000"/>
          <w:szCs w:val="24"/>
          <w:lang w:bidi="ar"/>
        </w:rPr>
        <w:t>Spring Boot</w:t>
      </w:r>
      <w:r>
        <w:rPr>
          <w:rFonts w:hint="eastAsia" w:ascii="宋体" w:hAnsi="宋体" w:cs="宋体"/>
          <w:color w:val="000000"/>
          <w:szCs w:val="24"/>
          <w:lang w:bidi="ar"/>
        </w:rPr>
        <w:t xml:space="preserve">框架对请求进行处理，根据请求运 </w:t>
      </w:r>
    </w:p>
    <w:p w14:paraId="732E11B7">
      <w:pPr>
        <w:widowControl/>
        <w:jc w:val="left"/>
      </w:pPr>
      <w:r>
        <w:rPr>
          <w:rFonts w:hint="eastAsia" w:ascii="宋体" w:hAnsi="宋体" w:cs="宋体"/>
          <w:color w:val="000000"/>
          <w:szCs w:val="24"/>
          <w:lang w:bidi="ar"/>
        </w:rPr>
        <w:t xml:space="preserve">行对应算法。接着将处理后的结果插入到数据库并将其作为相应结果返回给前端。 </w:t>
      </w:r>
    </w:p>
    <w:p w14:paraId="2B29164D">
      <w:pPr>
        <w:widowControl/>
        <w:ind w:firstLine="516" w:firstLineChars="200"/>
        <w:jc w:val="left"/>
      </w:pPr>
      <w:r>
        <w:rPr>
          <w:rFonts w:hint="eastAsia" w:ascii="宋体" w:hAnsi="宋体" w:cs="宋体"/>
          <w:color w:val="000000"/>
          <w:szCs w:val="24"/>
          <w:lang w:bidi="ar"/>
        </w:rPr>
        <w:t>步骤四：在前端接收到后端的响应数据之后，前端将对这些数据进行必要的处理。处理完成后，前端会利用</w:t>
      </w:r>
      <w:r>
        <w:rPr>
          <w:color w:val="000000"/>
          <w:szCs w:val="24"/>
          <w:lang w:bidi="ar"/>
        </w:rPr>
        <w:t>Navie UI</w:t>
      </w:r>
      <w:r>
        <w:rPr>
          <w:rFonts w:hint="eastAsia" w:ascii="宋体" w:hAnsi="宋体" w:cs="宋体"/>
          <w:color w:val="000000"/>
          <w:szCs w:val="24"/>
          <w:lang w:bidi="ar"/>
        </w:rPr>
        <w:t>组件库对数据进行图形化展示。</w:t>
      </w:r>
    </w:p>
    <w:p w14:paraId="3CABB161">
      <w:pPr>
        <w:pStyle w:val="57"/>
        <w:snapToGrid/>
        <w:spacing w:line="240" w:lineRule="auto"/>
        <w:jc w:val="center"/>
      </w:pPr>
      <w:r>
        <w:rPr>
          <w:rFonts w:hint="eastAsia"/>
        </w:rPr>
        <w:drawing>
          <wp:inline distT="0" distB="0" distL="114300" distR="114300">
            <wp:extent cx="5231765" cy="3832225"/>
            <wp:effectExtent l="0" t="0" r="0" b="0"/>
            <wp:docPr id="28" name="图片 28" descr="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架构"/>
                    <pic:cNvPicPr>
                      <a:picLocks noChangeAspect="1"/>
                    </pic:cNvPicPr>
                  </pic:nvPicPr>
                  <pic:blipFill>
                    <a:blip r:embed="rId276"/>
                    <a:srcRect t="2204" b="3005"/>
                    <a:stretch>
                      <a:fillRect/>
                    </a:stretch>
                  </pic:blipFill>
                  <pic:spPr>
                    <a:xfrm>
                      <a:off x="0" y="0"/>
                      <a:ext cx="5231765" cy="3832225"/>
                    </a:xfrm>
                    <a:prstGeom prst="rect">
                      <a:avLst/>
                    </a:prstGeom>
                  </pic:spPr>
                </pic:pic>
              </a:graphicData>
            </a:graphic>
          </wp:inline>
        </w:drawing>
      </w:r>
    </w:p>
    <w:p w14:paraId="150D3767">
      <w:pPr>
        <w:pStyle w:val="8"/>
        <w:spacing w:line="240" w:lineRule="auto"/>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bookmarkStart w:id="2770" w:name="_Toc11148"/>
      <w:bookmarkStart w:id="2771" w:name="_Toc9628"/>
      <w:bookmarkStart w:id="2772" w:name="_Toc2420"/>
      <w:bookmarkStart w:id="2773" w:name="_Toc24553"/>
      <w:bookmarkStart w:id="2774" w:name="_Toc4319"/>
      <w:bookmarkStart w:id="2775" w:name="_Toc663"/>
      <w:bookmarkStart w:id="2776" w:name="_Toc16217"/>
      <w:bookmarkStart w:id="2777" w:name="_Toc5630"/>
      <w:bookmarkStart w:id="2778" w:name="_Toc31338"/>
      <w:bookmarkStart w:id="2779" w:name="_Toc26729"/>
      <w:bookmarkStart w:id="2780" w:name="_Toc12295"/>
      <w:bookmarkStart w:id="2781" w:name="_Toc27135"/>
      <w:bookmarkStart w:id="2782" w:name="_Toc18199"/>
      <w:bookmarkStart w:id="2783" w:name="_Toc19181"/>
      <w:bookmarkStart w:id="2784" w:name="_Toc13458"/>
      <w:bookmarkStart w:id="2785" w:name="_Toc25483"/>
      <w:r>
        <w:rPr>
          <w:rFonts w:hint="eastAsia"/>
        </w:rPr>
        <w:t xml:space="preserve"> 系统架构图</w:t>
      </w:r>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p>
    <w:p w14:paraId="034DAAC5">
      <w:pPr>
        <w:pStyle w:val="51"/>
        <w:rPr>
          <w:rFonts w:hint="eastAsia"/>
        </w:rPr>
      </w:pPr>
      <w:bookmarkStart w:id="2786" w:name="_Toc3189"/>
      <w:bookmarkStart w:id="2787" w:name="_Toc16690"/>
      <w:bookmarkStart w:id="2788" w:name="_Toc16793"/>
      <w:bookmarkStart w:id="2789" w:name="_Toc3490"/>
      <w:bookmarkStart w:id="2790" w:name="_Toc20438"/>
      <w:bookmarkStart w:id="2791" w:name="_Toc31848"/>
      <w:bookmarkStart w:id="2792" w:name="_Toc23575"/>
      <w:bookmarkStart w:id="2793" w:name="_Toc29507"/>
      <w:bookmarkStart w:id="2794" w:name="_Toc4284"/>
      <w:bookmarkStart w:id="2795" w:name="_Toc30827"/>
      <w:bookmarkStart w:id="2796" w:name="_Toc5446"/>
      <w:bookmarkStart w:id="2797" w:name="_Toc11597"/>
      <w:r>
        <w:rPr>
          <w:rFonts w:hint="eastAsia"/>
        </w:rPr>
        <w:t xml:space="preserve">5.3 </w:t>
      </w:r>
      <w:r>
        <w:rPr>
          <w:rFonts w:hint="eastAsia"/>
          <w:lang w:val="en-US" w:eastAsia="zh-CN"/>
        </w:rPr>
        <w:t>原型系统实现</w:t>
      </w:r>
      <w:bookmarkEnd w:id="2786"/>
      <w:bookmarkEnd w:id="2787"/>
      <w:bookmarkEnd w:id="2788"/>
      <w:bookmarkEnd w:id="2789"/>
      <w:bookmarkEnd w:id="2790"/>
      <w:bookmarkEnd w:id="2791"/>
      <w:bookmarkEnd w:id="2792"/>
      <w:bookmarkEnd w:id="2793"/>
      <w:bookmarkEnd w:id="2794"/>
      <w:r>
        <w:rPr>
          <w:rFonts w:hint="eastAsia"/>
        </w:rPr>
        <w:t xml:space="preserve"> </w:t>
      </w:r>
    </w:p>
    <w:p w14:paraId="34B33EBD">
      <w:pPr>
        <w:pStyle w:val="53"/>
        <w:rPr>
          <w:rFonts w:hint="eastAsia"/>
          <w:lang w:val="en-US" w:eastAsia="zh-CN"/>
        </w:rPr>
      </w:pPr>
      <w:bookmarkStart w:id="2798" w:name="_Toc20800"/>
      <w:bookmarkStart w:id="2799" w:name="_Toc10263"/>
      <w:bookmarkStart w:id="2800" w:name="_Toc3359"/>
      <w:bookmarkStart w:id="2801" w:name="_Toc31970"/>
      <w:bookmarkStart w:id="2802" w:name="_Toc30563"/>
      <w:bookmarkStart w:id="2803" w:name="_Toc18983"/>
      <w:bookmarkStart w:id="2804" w:name="_Toc17162"/>
      <w:bookmarkStart w:id="2805" w:name="_Toc22737"/>
      <w:bookmarkStart w:id="2806" w:name="_Toc4054"/>
      <w:r>
        <w:rPr>
          <w:rFonts w:hint="eastAsia"/>
          <w:lang w:val="en-US" w:eastAsia="zh-CN"/>
        </w:rPr>
        <w:t>5</w:t>
      </w:r>
      <w:r>
        <w:t>.3.</w:t>
      </w:r>
      <w:r>
        <w:rPr>
          <w:rFonts w:hint="eastAsia"/>
          <w:lang w:val="en-US" w:eastAsia="zh-CN"/>
        </w:rPr>
        <w:t>1</w:t>
      </w:r>
      <w:r>
        <w:t xml:space="preserve"> </w:t>
      </w:r>
      <w:r>
        <w:rPr>
          <w:rFonts w:hint="eastAsia"/>
          <w:lang w:val="en-US" w:eastAsia="zh-CN"/>
        </w:rPr>
        <w:t>系统开发环境</w:t>
      </w:r>
      <w:bookmarkEnd w:id="2798"/>
      <w:bookmarkEnd w:id="2799"/>
      <w:bookmarkEnd w:id="2800"/>
      <w:bookmarkEnd w:id="2801"/>
      <w:bookmarkEnd w:id="2802"/>
      <w:bookmarkEnd w:id="2803"/>
      <w:bookmarkEnd w:id="2804"/>
      <w:bookmarkEnd w:id="2805"/>
      <w:bookmarkEnd w:id="2806"/>
    </w:p>
    <w:p w14:paraId="324B6885">
      <w:pPr>
        <w:pStyle w:val="57"/>
        <w:spacing w:line="240" w:lineRule="auto"/>
        <w:ind w:firstLine="516" w:firstLineChars="200"/>
        <w:rPr>
          <w:rFonts w:hint="default"/>
          <w:lang w:val="en-US" w:eastAsia="zh-CN"/>
        </w:rPr>
      </w:pPr>
      <w:r>
        <w:rPr>
          <w:rFonts w:hint="eastAsia"/>
          <w:szCs w:val="22"/>
        </w:rPr>
        <w:t>基于</w:t>
      </w:r>
      <w:r>
        <w:rPr>
          <w:rFonts w:hint="eastAsia"/>
          <w:szCs w:val="22"/>
          <w:lang w:val="en-US" w:eastAsia="zh-CN"/>
        </w:rPr>
        <w:t>5.2.2节的系统架构设计，本小节介绍具体的开发环境。</w:t>
      </w:r>
      <w:r>
        <w:rPr>
          <w:rFonts w:hint="eastAsia"/>
          <w:szCs w:val="22"/>
        </w:rPr>
        <w:t>这种系统架构，</w:t>
      </w:r>
      <w:r>
        <w:rPr>
          <w:szCs w:val="22"/>
        </w:rPr>
        <w:t>本</w:t>
      </w:r>
      <w:r>
        <w:rPr>
          <w:rFonts w:hint="eastAsia"/>
          <w:szCs w:val="22"/>
        </w:rPr>
        <w:t>系统</w:t>
      </w:r>
      <w:r>
        <w:rPr>
          <w:szCs w:val="22"/>
        </w:rPr>
        <w:t>采用前后端分离的开发模式，这种</w:t>
      </w:r>
      <w:r>
        <w:rPr>
          <w:rFonts w:hint="eastAsia"/>
          <w:szCs w:val="22"/>
        </w:rPr>
        <w:t>模式</w:t>
      </w:r>
      <w:r>
        <w:rPr>
          <w:szCs w:val="22"/>
        </w:rPr>
        <w:t>在现代软件开发中具有显著优势，尤其在提升系统的可维护性和扩展性方面表现突出。</w:t>
      </w:r>
      <w:r>
        <w:rPr>
          <w:rFonts w:hint="eastAsia"/>
          <w:szCs w:val="22"/>
        </w:rPr>
        <w:t>关于开发环境的具体配置，请参见表 5.1 。</w:t>
      </w:r>
    </w:p>
    <w:p w14:paraId="0C8F543D">
      <w:pPr>
        <w:pStyle w:val="8"/>
        <w:rPr>
          <w:rFonts w:hint="default" w:eastAsia="黑体"/>
          <w:lang w:val="en-US" w:eastAsia="zh-CN"/>
        </w:rPr>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default"/>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Start w:id="2807" w:name="_Toc18053"/>
      <w:bookmarkStart w:id="2808" w:name="_Toc20737"/>
      <w:bookmarkStart w:id="2809" w:name="_Toc8360"/>
      <w:bookmarkStart w:id="2810" w:name="_Toc8903"/>
      <w:bookmarkStart w:id="2811" w:name="_Toc27992"/>
      <w:bookmarkStart w:id="2812" w:name="_Toc16300"/>
      <w:r>
        <w:rPr>
          <w:rFonts w:hint="default"/>
          <w:lang w:val="en-US" w:eastAsia="zh-CN"/>
        </w:rPr>
        <w:t xml:space="preserve"> </w:t>
      </w:r>
      <w:r>
        <w:rPr>
          <w:rFonts w:hint="default" w:ascii="黑体" w:hAnsi="黑体" w:eastAsia="黑体" w:cstheme="majorBidi"/>
          <w:sz w:val="21"/>
          <w:szCs w:val="20"/>
        </w:rPr>
        <w:t>开发环境配置表</w:t>
      </w:r>
      <w:bookmarkEnd w:id="2807"/>
      <w:bookmarkEnd w:id="2808"/>
      <w:bookmarkEnd w:id="2809"/>
      <w:bookmarkEnd w:id="2810"/>
      <w:bookmarkEnd w:id="2811"/>
      <w:bookmarkEnd w:id="2812"/>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535"/>
      </w:tblGrid>
      <w:tr w14:paraId="5B36D2B2">
        <w:trPr>
          <w:jc w:val="center"/>
        </w:trPr>
        <w:tc>
          <w:tcPr>
            <w:tcW w:w="4261" w:type="dxa"/>
            <w:tcBorders>
              <w:top w:val="single" w:color="000000" w:sz="12" w:space="0"/>
              <w:left w:val="nil"/>
              <w:bottom w:val="single" w:color="000000" w:sz="4" w:space="0"/>
              <w:right w:val="nil"/>
              <w:tl2br w:val="nil"/>
            </w:tcBorders>
            <w:shd w:val="clear" w:color="auto" w:fill="FFFFFF"/>
          </w:tcPr>
          <w:p w14:paraId="0640B1D6">
            <w:pPr>
              <w:pStyle w:val="57"/>
              <w:snapToGrid/>
              <w:spacing w:line="240" w:lineRule="auto"/>
              <w:ind w:firstLine="516" w:firstLineChars="200"/>
              <w:jc w:val="center"/>
              <w:rPr>
                <w:color w:val="000000"/>
                <w:szCs w:val="22"/>
              </w:rPr>
            </w:pPr>
            <w:r>
              <w:rPr>
                <w:rFonts w:hint="eastAsia"/>
                <w:color w:val="000000"/>
                <w:szCs w:val="22"/>
              </w:rPr>
              <w:t>条目</w:t>
            </w:r>
          </w:p>
        </w:tc>
        <w:tc>
          <w:tcPr>
            <w:tcW w:w="4535" w:type="dxa"/>
            <w:tcBorders>
              <w:top w:val="single" w:color="000000" w:sz="12" w:space="0"/>
              <w:left w:val="nil"/>
              <w:bottom w:val="single" w:color="000000" w:sz="4" w:space="0"/>
              <w:right w:val="nil"/>
            </w:tcBorders>
            <w:shd w:val="clear" w:color="auto" w:fill="FFFFFF"/>
          </w:tcPr>
          <w:p w14:paraId="7AF319EF">
            <w:pPr>
              <w:pStyle w:val="57"/>
              <w:snapToGrid/>
              <w:spacing w:line="240" w:lineRule="auto"/>
              <w:ind w:firstLine="516" w:firstLineChars="200"/>
              <w:jc w:val="center"/>
              <w:rPr>
                <w:color w:val="000000"/>
                <w:szCs w:val="22"/>
              </w:rPr>
            </w:pPr>
            <w:r>
              <w:rPr>
                <w:rFonts w:hint="eastAsia"/>
                <w:color w:val="000000"/>
                <w:szCs w:val="22"/>
              </w:rPr>
              <w:t>版本号与大小</w:t>
            </w:r>
          </w:p>
        </w:tc>
      </w:tr>
      <w:tr w14:paraId="0917C751">
        <w:trPr>
          <w:jc w:val="center"/>
        </w:trPr>
        <w:tc>
          <w:tcPr>
            <w:tcW w:w="4261" w:type="dxa"/>
            <w:tcBorders>
              <w:top w:val="single" w:color="000000" w:sz="4" w:space="0"/>
              <w:left w:val="nil"/>
              <w:bottom w:val="nil"/>
              <w:right w:val="nil"/>
            </w:tcBorders>
            <w:shd w:val="clear" w:color="auto" w:fill="FFFFFF"/>
          </w:tcPr>
          <w:p w14:paraId="613DCDA7">
            <w:pPr>
              <w:pStyle w:val="57"/>
              <w:snapToGrid/>
              <w:spacing w:line="240" w:lineRule="auto"/>
              <w:ind w:firstLine="516" w:firstLineChars="200"/>
              <w:jc w:val="center"/>
              <w:rPr>
                <w:color w:val="000000"/>
                <w:szCs w:val="22"/>
              </w:rPr>
            </w:pPr>
            <w:r>
              <w:rPr>
                <w:rFonts w:hint="eastAsia"/>
                <w:color w:val="000000"/>
                <w:szCs w:val="22"/>
              </w:rPr>
              <w:t>操作系统</w:t>
            </w:r>
          </w:p>
        </w:tc>
        <w:tc>
          <w:tcPr>
            <w:tcW w:w="4535" w:type="dxa"/>
            <w:tcBorders>
              <w:top w:val="single" w:color="000000" w:sz="4" w:space="0"/>
              <w:left w:val="nil"/>
              <w:bottom w:val="nil"/>
              <w:right w:val="nil"/>
            </w:tcBorders>
            <w:shd w:val="clear" w:color="auto" w:fill="FFFFFF"/>
          </w:tcPr>
          <w:p w14:paraId="1B077B74">
            <w:pPr>
              <w:pStyle w:val="57"/>
              <w:snapToGrid/>
              <w:spacing w:line="240" w:lineRule="auto"/>
              <w:ind w:firstLine="516" w:firstLineChars="200"/>
              <w:jc w:val="center"/>
              <w:rPr>
                <w:rFonts w:hint="default" w:eastAsia="宋体"/>
                <w:color w:val="000000"/>
                <w:szCs w:val="22"/>
                <w:lang w:val="en-US" w:eastAsia="zh-CN"/>
              </w:rPr>
            </w:pPr>
            <w:r>
              <w:rPr>
                <w:rFonts w:hint="eastAsia"/>
                <w:color w:val="000000"/>
                <w:szCs w:val="22"/>
                <w:lang w:val="en-US" w:eastAsia="zh-CN"/>
              </w:rPr>
              <w:t>Windows 11</w:t>
            </w:r>
          </w:p>
        </w:tc>
      </w:tr>
      <w:tr w14:paraId="0234CA11">
        <w:trPr>
          <w:jc w:val="center"/>
        </w:trPr>
        <w:tc>
          <w:tcPr>
            <w:tcW w:w="4261" w:type="dxa"/>
            <w:tcBorders>
              <w:top w:val="nil"/>
              <w:left w:val="nil"/>
              <w:bottom w:val="nil"/>
              <w:right w:val="nil"/>
            </w:tcBorders>
            <w:shd w:val="clear" w:color="auto" w:fill="FFFFFF"/>
          </w:tcPr>
          <w:p w14:paraId="70462E69">
            <w:pPr>
              <w:pStyle w:val="57"/>
              <w:snapToGrid/>
              <w:spacing w:line="240" w:lineRule="auto"/>
              <w:ind w:firstLine="516" w:firstLineChars="200"/>
              <w:jc w:val="center"/>
              <w:rPr>
                <w:color w:val="000000"/>
                <w:szCs w:val="22"/>
              </w:rPr>
            </w:pPr>
            <w:r>
              <w:rPr>
                <w:rFonts w:hint="eastAsia"/>
                <w:color w:val="000000"/>
                <w:szCs w:val="22"/>
              </w:rPr>
              <w:t>处理器</w:t>
            </w:r>
          </w:p>
        </w:tc>
        <w:tc>
          <w:tcPr>
            <w:tcW w:w="4535" w:type="dxa"/>
            <w:tcBorders>
              <w:top w:val="nil"/>
              <w:left w:val="nil"/>
              <w:bottom w:val="nil"/>
              <w:right w:val="nil"/>
            </w:tcBorders>
            <w:shd w:val="clear" w:color="auto" w:fill="FFFFFF"/>
          </w:tcPr>
          <w:p w14:paraId="4F6F76FE">
            <w:pPr>
              <w:pStyle w:val="57"/>
              <w:snapToGrid/>
              <w:spacing w:line="240" w:lineRule="auto"/>
              <w:ind w:firstLine="0" w:firstLineChars="0"/>
              <w:jc w:val="center"/>
              <w:rPr>
                <w:rFonts w:hint="eastAsia" w:eastAsia="宋体"/>
                <w:color w:val="000000"/>
                <w:szCs w:val="22"/>
                <w:lang w:val="en-US" w:eastAsia="zh-CN"/>
              </w:rPr>
            </w:pPr>
            <w:r>
              <w:rPr>
                <w:rFonts w:hint="eastAsia"/>
                <w:color w:val="000000"/>
                <w:szCs w:val="22"/>
              </w:rPr>
              <w:t>英特尔 13th Gen Core i9-13900HX</w:t>
            </w:r>
          </w:p>
        </w:tc>
      </w:tr>
      <w:tr w14:paraId="3F330871">
        <w:trPr>
          <w:jc w:val="center"/>
        </w:trPr>
        <w:tc>
          <w:tcPr>
            <w:tcW w:w="4261" w:type="dxa"/>
            <w:tcBorders>
              <w:top w:val="nil"/>
              <w:left w:val="nil"/>
              <w:bottom w:val="nil"/>
              <w:right w:val="nil"/>
            </w:tcBorders>
            <w:shd w:val="clear" w:color="auto" w:fill="FFFFFF"/>
          </w:tcPr>
          <w:p w14:paraId="3E388ED8">
            <w:pPr>
              <w:pStyle w:val="57"/>
              <w:snapToGrid/>
              <w:spacing w:line="240" w:lineRule="auto"/>
              <w:ind w:firstLine="516" w:firstLineChars="200"/>
              <w:jc w:val="center"/>
              <w:rPr>
                <w:color w:val="000000"/>
                <w:szCs w:val="22"/>
              </w:rPr>
            </w:pPr>
            <w:r>
              <w:rPr>
                <w:rFonts w:hint="eastAsia"/>
                <w:color w:val="000000"/>
                <w:szCs w:val="22"/>
              </w:rPr>
              <w:t>存储大小</w:t>
            </w:r>
          </w:p>
        </w:tc>
        <w:tc>
          <w:tcPr>
            <w:tcW w:w="4535" w:type="dxa"/>
            <w:tcBorders>
              <w:top w:val="nil"/>
              <w:left w:val="nil"/>
              <w:bottom w:val="nil"/>
              <w:right w:val="nil"/>
            </w:tcBorders>
            <w:shd w:val="clear" w:color="auto" w:fill="FFFFFF"/>
          </w:tcPr>
          <w:p w14:paraId="1ACCD5CE">
            <w:pPr>
              <w:pStyle w:val="57"/>
              <w:snapToGrid/>
              <w:spacing w:line="240" w:lineRule="auto"/>
              <w:ind w:firstLine="516" w:firstLineChars="200"/>
              <w:jc w:val="center"/>
              <w:rPr>
                <w:color w:val="000000"/>
                <w:szCs w:val="22"/>
              </w:rPr>
            </w:pPr>
            <w:r>
              <w:rPr>
                <w:rFonts w:hint="eastAsia"/>
                <w:color w:val="000000"/>
                <w:szCs w:val="22"/>
              </w:rPr>
              <w:t>1TB</w:t>
            </w:r>
          </w:p>
        </w:tc>
      </w:tr>
      <w:tr w14:paraId="4D42D558">
        <w:trPr>
          <w:jc w:val="center"/>
        </w:trPr>
        <w:tc>
          <w:tcPr>
            <w:tcW w:w="4261" w:type="dxa"/>
            <w:tcBorders>
              <w:top w:val="nil"/>
              <w:left w:val="nil"/>
              <w:bottom w:val="nil"/>
              <w:right w:val="nil"/>
            </w:tcBorders>
            <w:shd w:val="clear" w:color="auto" w:fill="FFFFFF"/>
          </w:tcPr>
          <w:p w14:paraId="23D7B144">
            <w:pPr>
              <w:pStyle w:val="57"/>
              <w:snapToGrid/>
              <w:spacing w:line="240" w:lineRule="auto"/>
              <w:ind w:firstLine="516" w:firstLineChars="200"/>
              <w:jc w:val="center"/>
              <w:rPr>
                <w:color w:val="000000"/>
                <w:szCs w:val="22"/>
              </w:rPr>
            </w:pPr>
            <w:r>
              <w:rPr>
                <w:rFonts w:hint="eastAsia"/>
                <w:color w:val="000000"/>
                <w:szCs w:val="22"/>
              </w:rPr>
              <w:t>内存大小</w:t>
            </w:r>
          </w:p>
        </w:tc>
        <w:tc>
          <w:tcPr>
            <w:tcW w:w="4535" w:type="dxa"/>
            <w:tcBorders>
              <w:top w:val="nil"/>
              <w:left w:val="nil"/>
              <w:bottom w:val="nil"/>
              <w:right w:val="nil"/>
            </w:tcBorders>
            <w:shd w:val="clear" w:color="auto" w:fill="FFFFFF"/>
          </w:tcPr>
          <w:p w14:paraId="24B84BDB">
            <w:pPr>
              <w:pStyle w:val="57"/>
              <w:snapToGrid/>
              <w:spacing w:line="240" w:lineRule="auto"/>
              <w:ind w:firstLine="516" w:firstLineChars="200"/>
              <w:jc w:val="center"/>
              <w:rPr>
                <w:color w:val="000000"/>
                <w:szCs w:val="22"/>
              </w:rPr>
            </w:pPr>
            <w:r>
              <w:rPr>
                <w:rFonts w:hint="eastAsia"/>
                <w:color w:val="000000"/>
                <w:szCs w:val="22"/>
                <w:lang w:val="en-US" w:eastAsia="zh-CN"/>
              </w:rPr>
              <w:t>32</w:t>
            </w:r>
            <w:r>
              <w:rPr>
                <w:rFonts w:hint="eastAsia"/>
                <w:color w:val="000000"/>
                <w:szCs w:val="22"/>
              </w:rPr>
              <w:t>GB</w:t>
            </w:r>
          </w:p>
        </w:tc>
      </w:tr>
      <w:tr w14:paraId="7AE9769D">
        <w:trPr>
          <w:jc w:val="center"/>
        </w:trPr>
        <w:tc>
          <w:tcPr>
            <w:tcW w:w="4261" w:type="dxa"/>
            <w:tcBorders>
              <w:top w:val="nil"/>
              <w:left w:val="nil"/>
              <w:bottom w:val="nil"/>
              <w:right w:val="nil"/>
            </w:tcBorders>
            <w:shd w:val="clear" w:color="auto" w:fill="FFFFFF"/>
          </w:tcPr>
          <w:p w14:paraId="17FF6112">
            <w:pPr>
              <w:pStyle w:val="57"/>
              <w:snapToGrid/>
              <w:spacing w:line="240" w:lineRule="auto"/>
              <w:ind w:firstLine="516" w:firstLineChars="200"/>
              <w:jc w:val="center"/>
              <w:rPr>
                <w:color w:val="000000"/>
                <w:szCs w:val="22"/>
              </w:rPr>
            </w:pPr>
            <w:r>
              <w:rPr>
                <w:rFonts w:hint="eastAsia"/>
                <w:color w:val="000000"/>
                <w:szCs w:val="22"/>
              </w:rPr>
              <w:t>前端框架</w:t>
            </w:r>
          </w:p>
        </w:tc>
        <w:tc>
          <w:tcPr>
            <w:tcW w:w="4535" w:type="dxa"/>
            <w:tcBorders>
              <w:top w:val="nil"/>
              <w:left w:val="nil"/>
              <w:bottom w:val="nil"/>
              <w:right w:val="nil"/>
            </w:tcBorders>
            <w:shd w:val="clear" w:color="auto" w:fill="FFFFFF"/>
          </w:tcPr>
          <w:p w14:paraId="3B3BA9AF">
            <w:pPr>
              <w:pStyle w:val="57"/>
              <w:snapToGrid/>
              <w:spacing w:line="240" w:lineRule="auto"/>
              <w:ind w:firstLine="516" w:firstLineChars="200"/>
              <w:jc w:val="center"/>
              <w:rPr>
                <w:color w:val="000000"/>
                <w:szCs w:val="22"/>
              </w:rPr>
            </w:pPr>
            <w:r>
              <w:rPr>
                <w:rFonts w:hint="eastAsia"/>
                <w:color w:val="000000"/>
                <w:szCs w:val="22"/>
              </w:rPr>
              <w:t>3.0.0</w:t>
            </w:r>
          </w:p>
        </w:tc>
      </w:tr>
      <w:tr w14:paraId="0B0BA08D">
        <w:trPr>
          <w:jc w:val="center"/>
        </w:trPr>
        <w:tc>
          <w:tcPr>
            <w:tcW w:w="4261" w:type="dxa"/>
            <w:tcBorders>
              <w:top w:val="nil"/>
              <w:left w:val="nil"/>
              <w:bottom w:val="nil"/>
              <w:right w:val="nil"/>
            </w:tcBorders>
            <w:shd w:val="clear" w:color="auto" w:fill="FFFFFF"/>
          </w:tcPr>
          <w:p w14:paraId="69784F48">
            <w:pPr>
              <w:pStyle w:val="57"/>
              <w:snapToGrid/>
              <w:spacing w:line="240" w:lineRule="auto"/>
              <w:ind w:firstLine="516" w:firstLineChars="200"/>
              <w:jc w:val="center"/>
              <w:rPr>
                <w:color w:val="000000"/>
                <w:szCs w:val="22"/>
              </w:rPr>
            </w:pPr>
            <w:r>
              <w:rPr>
                <w:rFonts w:hint="eastAsia"/>
                <w:color w:val="000000"/>
                <w:szCs w:val="22"/>
              </w:rPr>
              <w:t>UI组件</w:t>
            </w:r>
          </w:p>
        </w:tc>
        <w:tc>
          <w:tcPr>
            <w:tcW w:w="4535" w:type="dxa"/>
            <w:tcBorders>
              <w:top w:val="nil"/>
              <w:left w:val="nil"/>
              <w:bottom w:val="nil"/>
              <w:right w:val="nil"/>
            </w:tcBorders>
            <w:shd w:val="clear" w:color="auto" w:fill="FFFFFF"/>
          </w:tcPr>
          <w:p w14:paraId="47866CE0">
            <w:pPr>
              <w:pStyle w:val="57"/>
              <w:snapToGrid/>
              <w:spacing w:line="240" w:lineRule="auto"/>
              <w:ind w:firstLine="516" w:firstLineChars="200"/>
              <w:jc w:val="center"/>
              <w:rPr>
                <w:rFonts w:hint="eastAsia" w:eastAsia="宋体"/>
                <w:color w:val="000000"/>
                <w:szCs w:val="22"/>
                <w:lang w:val="en-US" w:eastAsia="zh-CN"/>
              </w:rPr>
            </w:pPr>
            <w:r>
              <w:rPr>
                <w:rFonts w:hint="eastAsia"/>
                <w:color w:val="000000"/>
                <w:szCs w:val="22"/>
              </w:rPr>
              <w:t>Naive UI 2.3</w:t>
            </w:r>
            <w:r>
              <w:rPr>
                <w:rFonts w:hint="eastAsia"/>
                <w:color w:val="000000"/>
                <w:szCs w:val="22"/>
                <w:lang w:val="en-US" w:eastAsia="zh-CN"/>
              </w:rPr>
              <w:t>4</w:t>
            </w:r>
            <w:r>
              <w:rPr>
                <w:rFonts w:hint="eastAsia"/>
                <w:color w:val="000000"/>
                <w:szCs w:val="22"/>
              </w:rPr>
              <w:t>.</w:t>
            </w:r>
            <w:r>
              <w:rPr>
                <w:rFonts w:hint="eastAsia"/>
                <w:color w:val="000000"/>
                <w:szCs w:val="22"/>
                <w:lang w:val="en-US" w:eastAsia="zh-CN"/>
              </w:rPr>
              <w:t>3</w:t>
            </w:r>
          </w:p>
        </w:tc>
      </w:tr>
      <w:tr w14:paraId="68D795A0">
        <w:trPr>
          <w:jc w:val="center"/>
        </w:trPr>
        <w:tc>
          <w:tcPr>
            <w:tcW w:w="4261" w:type="dxa"/>
            <w:tcBorders>
              <w:top w:val="nil"/>
              <w:left w:val="nil"/>
              <w:bottom w:val="nil"/>
              <w:right w:val="nil"/>
            </w:tcBorders>
            <w:shd w:val="clear" w:color="auto" w:fill="FFFFFF"/>
          </w:tcPr>
          <w:p w14:paraId="581AE629">
            <w:pPr>
              <w:pStyle w:val="57"/>
              <w:snapToGrid/>
              <w:spacing w:line="240" w:lineRule="auto"/>
              <w:ind w:firstLine="516" w:firstLineChars="200"/>
              <w:jc w:val="center"/>
              <w:rPr>
                <w:color w:val="000000"/>
                <w:szCs w:val="22"/>
              </w:rPr>
            </w:pPr>
            <w:r>
              <w:rPr>
                <w:rFonts w:hint="eastAsia"/>
                <w:color w:val="000000"/>
                <w:szCs w:val="22"/>
              </w:rPr>
              <w:t>网络请求库</w:t>
            </w:r>
          </w:p>
        </w:tc>
        <w:tc>
          <w:tcPr>
            <w:tcW w:w="4535" w:type="dxa"/>
            <w:tcBorders>
              <w:top w:val="nil"/>
              <w:left w:val="nil"/>
              <w:bottom w:val="nil"/>
              <w:right w:val="nil"/>
            </w:tcBorders>
            <w:shd w:val="clear" w:color="auto" w:fill="FFFFFF"/>
          </w:tcPr>
          <w:p w14:paraId="1AFCA1CA">
            <w:pPr>
              <w:pStyle w:val="57"/>
              <w:snapToGrid/>
              <w:spacing w:line="240" w:lineRule="auto"/>
              <w:ind w:firstLine="516" w:firstLineChars="200"/>
              <w:jc w:val="center"/>
              <w:rPr>
                <w:rFonts w:hint="eastAsia" w:eastAsia="宋体"/>
                <w:color w:val="000000"/>
                <w:szCs w:val="22"/>
                <w:lang w:val="en-US" w:eastAsia="zh-CN"/>
              </w:rPr>
            </w:pPr>
            <w:r>
              <w:rPr>
                <w:rFonts w:hint="eastAsia"/>
                <w:color w:val="000000"/>
                <w:szCs w:val="22"/>
              </w:rPr>
              <w:t>Axios 1.6.</w:t>
            </w:r>
            <w:r>
              <w:rPr>
                <w:rFonts w:hint="eastAsia"/>
                <w:color w:val="000000"/>
                <w:szCs w:val="22"/>
                <w:lang w:val="en-US" w:eastAsia="zh-CN"/>
              </w:rPr>
              <w:t>7</w:t>
            </w:r>
          </w:p>
        </w:tc>
      </w:tr>
      <w:tr w14:paraId="212F3EDF">
        <w:trPr>
          <w:jc w:val="center"/>
        </w:trPr>
        <w:tc>
          <w:tcPr>
            <w:tcW w:w="4261" w:type="dxa"/>
            <w:tcBorders>
              <w:top w:val="nil"/>
              <w:left w:val="nil"/>
              <w:bottom w:val="single" w:color="000000" w:sz="12" w:space="0"/>
              <w:right w:val="nil"/>
            </w:tcBorders>
            <w:shd w:val="clear" w:color="auto" w:fill="FFFFFF"/>
          </w:tcPr>
          <w:p w14:paraId="319413C3">
            <w:pPr>
              <w:pStyle w:val="57"/>
              <w:snapToGrid/>
              <w:spacing w:line="240" w:lineRule="auto"/>
              <w:ind w:firstLine="516" w:firstLineChars="200"/>
              <w:jc w:val="center"/>
              <w:rPr>
                <w:color w:val="000000"/>
                <w:szCs w:val="22"/>
              </w:rPr>
            </w:pPr>
            <w:r>
              <w:rPr>
                <w:rFonts w:hint="eastAsia"/>
                <w:color w:val="000000"/>
                <w:szCs w:val="22"/>
              </w:rPr>
              <w:t>后端框架</w:t>
            </w:r>
          </w:p>
        </w:tc>
        <w:tc>
          <w:tcPr>
            <w:tcW w:w="4535" w:type="dxa"/>
            <w:tcBorders>
              <w:top w:val="nil"/>
              <w:left w:val="nil"/>
              <w:bottom w:val="single" w:color="000000" w:sz="12" w:space="0"/>
              <w:right w:val="nil"/>
            </w:tcBorders>
            <w:shd w:val="clear" w:color="auto" w:fill="FFFFFF"/>
          </w:tcPr>
          <w:p w14:paraId="18C6E441">
            <w:pPr>
              <w:pStyle w:val="57"/>
              <w:snapToGrid/>
              <w:spacing w:line="240" w:lineRule="auto"/>
              <w:ind w:firstLine="516" w:firstLineChars="200"/>
              <w:jc w:val="center"/>
              <w:rPr>
                <w:rFonts w:hint="eastAsia" w:eastAsia="宋体"/>
                <w:color w:val="000000"/>
                <w:szCs w:val="22"/>
                <w:lang w:val="en-US" w:eastAsia="zh-CN"/>
              </w:rPr>
            </w:pPr>
            <w:r>
              <w:rPr>
                <w:rFonts w:hint="eastAsia"/>
                <w:color w:val="000000"/>
                <w:szCs w:val="22"/>
              </w:rPr>
              <w:t>Flask 2.3.</w:t>
            </w:r>
            <w:r>
              <w:rPr>
                <w:rFonts w:hint="eastAsia"/>
                <w:color w:val="000000"/>
                <w:szCs w:val="22"/>
                <w:lang w:val="en-US" w:eastAsia="zh-CN"/>
              </w:rPr>
              <w:t>2</w:t>
            </w:r>
          </w:p>
        </w:tc>
      </w:tr>
    </w:tbl>
    <w:p w14:paraId="3AD7AC8D">
      <w:pPr>
        <w:pStyle w:val="53"/>
        <w:outlineLvl w:val="9"/>
        <w:rPr>
          <w:rFonts w:hint="eastAsia"/>
          <w:lang w:val="en-US" w:eastAsia="zh-CN"/>
        </w:rPr>
      </w:pPr>
    </w:p>
    <w:p w14:paraId="6ECD006E">
      <w:pPr>
        <w:pStyle w:val="53"/>
        <w:rPr>
          <w:rFonts w:hint="default" w:eastAsia="黑体"/>
          <w:lang w:val="en-US" w:eastAsia="zh-CN"/>
        </w:rPr>
      </w:pPr>
      <w:bookmarkStart w:id="2813" w:name="_Toc26978"/>
      <w:bookmarkStart w:id="2814" w:name="_Toc3468"/>
      <w:bookmarkStart w:id="2815" w:name="_Toc12196"/>
      <w:bookmarkStart w:id="2816" w:name="_Toc15058"/>
      <w:bookmarkStart w:id="2817" w:name="_Toc9986"/>
      <w:bookmarkStart w:id="2818" w:name="_Toc30788"/>
      <w:bookmarkStart w:id="2819" w:name="_Toc3061"/>
      <w:bookmarkStart w:id="2820" w:name="_Toc19484"/>
      <w:bookmarkStart w:id="2821" w:name="_Toc1451"/>
      <w:r>
        <w:rPr>
          <w:rFonts w:hint="eastAsia"/>
          <w:lang w:val="en-US" w:eastAsia="zh-CN"/>
        </w:rPr>
        <w:t>5</w:t>
      </w:r>
      <w:r>
        <w:t>.3.</w:t>
      </w:r>
      <w:r>
        <w:rPr>
          <w:rFonts w:hint="eastAsia"/>
          <w:lang w:val="en-US" w:eastAsia="zh-CN"/>
        </w:rPr>
        <w:t>2</w:t>
      </w:r>
      <w:r>
        <w:t xml:space="preserve"> </w:t>
      </w:r>
      <w:r>
        <w:rPr>
          <w:rFonts w:hint="eastAsia"/>
          <w:lang w:val="en-US" w:eastAsia="zh-CN"/>
        </w:rPr>
        <w:t>系统演示</w:t>
      </w:r>
      <w:bookmarkEnd w:id="2813"/>
      <w:bookmarkEnd w:id="2814"/>
      <w:bookmarkEnd w:id="2815"/>
      <w:bookmarkEnd w:id="2816"/>
      <w:bookmarkEnd w:id="2817"/>
      <w:bookmarkEnd w:id="2818"/>
      <w:bookmarkEnd w:id="2819"/>
      <w:bookmarkEnd w:id="2820"/>
      <w:bookmarkEnd w:id="2821"/>
    </w:p>
    <w:p w14:paraId="30A5499E">
      <w:pPr>
        <w:pStyle w:val="57"/>
        <w:snapToGrid/>
        <w:spacing w:line="240" w:lineRule="auto"/>
        <w:jc w:val="center"/>
      </w:pPr>
      <w:r>
        <w:drawing>
          <wp:inline distT="0" distB="0" distL="114300" distR="114300">
            <wp:extent cx="4116705" cy="2561590"/>
            <wp:effectExtent l="0" t="0" r="7620" b="635"/>
            <wp:docPr id="4"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9"/>
                    <pic:cNvPicPr>
                      <a:picLocks noChangeAspect="1"/>
                    </pic:cNvPicPr>
                  </pic:nvPicPr>
                  <pic:blipFill>
                    <a:blip r:embed="rId277"/>
                    <a:stretch>
                      <a:fillRect/>
                    </a:stretch>
                  </pic:blipFill>
                  <pic:spPr>
                    <a:xfrm>
                      <a:off x="0" y="0"/>
                      <a:ext cx="4116705" cy="2561590"/>
                    </a:xfrm>
                    <a:prstGeom prst="rect">
                      <a:avLst/>
                    </a:prstGeom>
                    <a:noFill/>
                    <a:ln>
                      <a:noFill/>
                    </a:ln>
                  </pic:spPr>
                </pic:pic>
              </a:graphicData>
            </a:graphic>
          </wp:inline>
        </w:drawing>
      </w:r>
    </w:p>
    <w:p w14:paraId="76301E06">
      <w:pPr>
        <w:pStyle w:val="8"/>
        <w:spacing w:line="240" w:lineRule="auto"/>
        <w:ind w:firstLine="456" w:firstLineChars="200"/>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bookmarkStart w:id="2822" w:name="_Toc12688"/>
      <w:bookmarkStart w:id="2823" w:name="_Toc7763"/>
      <w:bookmarkStart w:id="2824" w:name="_Toc7309"/>
      <w:bookmarkStart w:id="2825" w:name="_Toc1525"/>
      <w:bookmarkStart w:id="2826" w:name="_Toc32382"/>
      <w:r>
        <w:rPr>
          <w:rFonts w:hint="eastAsia"/>
        </w:rPr>
        <w:t xml:space="preserve"> 系统展示主界面</w:t>
      </w:r>
      <w:bookmarkEnd w:id="2822"/>
      <w:bookmarkEnd w:id="2823"/>
      <w:bookmarkEnd w:id="2824"/>
      <w:bookmarkEnd w:id="2825"/>
      <w:bookmarkEnd w:id="2826"/>
    </w:p>
    <w:p w14:paraId="4C58767E">
      <w:pPr>
        <w:pStyle w:val="10"/>
        <w:adjustRightInd/>
        <w:ind w:firstLine="516" w:firstLineChars="200"/>
        <w:rPr>
          <w:lang w:val="en-US"/>
        </w:rPr>
      </w:pPr>
      <w:r>
        <w:rPr>
          <w:rFonts w:hint="eastAsia"/>
          <w:lang w:val="en-US"/>
        </w:rPr>
        <w:t>系统</w:t>
      </w:r>
      <w:r>
        <w:rPr>
          <w:rFonts w:hint="eastAsia"/>
          <w:lang w:val="en-US" w:eastAsia="zh-CN"/>
        </w:rPr>
        <w:t>主</w:t>
      </w:r>
      <w:r>
        <w:rPr>
          <w:rFonts w:hint="eastAsia"/>
          <w:lang w:val="en-US"/>
        </w:rPr>
        <w:t>界面如图5.8所示，提供了行人重识别功能。它可以选择基线算法模型CLIP，以及本文所提出的算法模型ETC和CDS。然后选择需要进行行人检索的图库，之后通过输入文本描述或者关键词描述并点击搜索按钮后，系统就调用对应的模型进行检索，并输出对应的人物图片。</w:t>
      </w:r>
    </w:p>
    <w:p w14:paraId="081070F1">
      <w:pPr>
        <w:pStyle w:val="57"/>
        <w:snapToGrid/>
        <w:spacing w:line="240" w:lineRule="auto"/>
        <w:jc w:val="center"/>
      </w:pPr>
      <w:r>
        <w:rPr>
          <w:rFonts w:hint="eastAsia"/>
        </w:rPr>
        <w:drawing>
          <wp:inline distT="0" distB="0" distL="114300" distR="114300">
            <wp:extent cx="4067810" cy="3231515"/>
            <wp:effectExtent l="0" t="0" r="8890" b="6985"/>
            <wp:docPr id="5" name="图片 5" descr="bc2b43ddf3437c195c39fc8cccee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c2b43ddf3437c195c39fc8ccceea6e"/>
                    <pic:cNvPicPr>
                      <a:picLocks noChangeAspect="1"/>
                    </pic:cNvPicPr>
                  </pic:nvPicPr>
                  <pic:blipFill>
                    <a:blip r:embed="rId278"/>
                    <a:stretch>
                      <a:fillRect/>
                    </a:stretch>
                  </pic:blipFill>
                  <pic:spPr>
                    <a:xfrm>
                      <a:off x="0" y="0"/>
                      <a:ext cx="4067810" cy="3231515"/>
                    </a:xfrm>
                    <a:prstGeom prst="rect">
                      <a:avLst/>
                    </a:prstGeom>
                  </pic:spPr>
                </pic:pic>
              </a:graphicData>
            </a:graphic>
          </wp:inline>
        </w:drawing>
      </w:r>
    </w:p>
    <w:p w14:paraId="389E47EA">
      <w:pPr>
        <w:pStyle w:val="8"/>
        <w:spacing w:line="240" w:lineRule="auto"/>
        <w:ind w:firstLine="456" w:firstLineChars="200"/>
        <w:rPr>
          <w:rFonts w:hint="default" w:eastAsia="黑体"/>
          <w:lang w:val="en-US" w:eastAsia="zh-CN"/>
        </w:rPr>
      </w:pPr>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9</w:t>
      </w:r>
      <w:r>
        <w:fldChar w:fldCharType="end"/>
      </w:r>
      <w:bookmarkStart w:id="2827" w:name="_Toc16144"/>
      <w:bookmarkStart w:id="2828" w:name="_Toc9187"/>
      <w:bookmarkStart w:id="2829" w:name="_Toc27923"/>
      <w:bookmarkStart w:id="2830" w:name="_Toc12096"/>
      <w:bookmarkStart w:id="2831" w:name="_Toc7423"/>
      <w:r>
        <w:rPr>
          <w:rFonts w:hint="eastAsia"/>
        </w:rPr>
        <w:t xml:space="preserve"> 系统展示返回界面效果</w:t>
      </w:r>
      <w:r>
        <w:rPr>
          <w:rFonts w:hint="eastAsia"/>
          <w:lang w:val="en-US" w:eastAsia="zh-CN"/>
        </w:rPr>
        <w:t>其一</w:t>
      </w:r>
      <w:bookmarkEnd w:id="2827"/>
      <w:bookmarkEnd w:id="2828"/>
      <w:bookmarkEnd w:id="2829"/>
      <w:bookmarkEnd w:id="2830"/>
      <w:bookmarkEnd w:id="2831"/>
    </w:p>
    <w:p w14:paraId="2D60F955">
      <w:pPr>
        <w:pStyle w:val="10"/>
        <w:adjustRightInd/>
        <w:ind w:firstLine="516" w:firstLineChars="200"/>
        <w:rPr>
          <w:rFonts w:hint="eastAsia"/>
          <w:lang w:val="en-US" w:eastAsia="zh-CN"/>
        </w:rPr>
      </w:pPr>
      <w:r>
        <w:rPr>
          <w:rFonts w:hint="eastAsia"/>
          <w:lang w:val="en-US" w:eastAsia="zh-CN"/>
        </w:rPr>
        <w:t>使用CDS模型的</w:t>
      </w:r>
      <w:r>
        <w:rPr>
          <w:rFonts w:hint="eastAsia"/>
          <w:lang w:val="en-US"/>
        </w:rPr>
        <w:t>行人重识别结果如图5.9所示，根据所选择算法，以及输入文本“一个穿着红色外套和牛仔裤的行人”，模型计算后输出了选择图库中对应的行人。</w:t>
      </w:r>
      <w:r>
        <w:rPr>
          <w:rFonts w:hint="eastAsia"/>
          <w:lang w:val="en-US" w:eastAsia="zh-CN"/>
        </w:rPr>
        <w:t>从结果可知，返回的行人图片基本都是符合要求的，CDS模型效果得到实际验证。</w:t>
      </w:r>
    </w:p>
    <w:p w14:paraId="3A13FA6C">
      <w:pPr>
        <w:pStyle w:val="57"/>
        <w:spacing w:line="240" w:lineRule="auto"/>
        <w:ind w:firstLine="516" w:firstLineChars="200"/>
        <w:jc w:val="both"/>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4497705" cy="3246755"/>
            <wp:effectExtent l="0" t="0" r="7620" b="1270"/>
            <wp:docPr id="31" name="图片 31" descr="CLIP模块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LIP模块可视化"/>
                    <pic:cNvPicPr>
                      <a:picLocks noChangeAspect="1"/>
                    </pic:cNvPicPr>
                  </pic:nvPicPr>
                  <pic:blipFill>
                    <a:blip r:embed="rId279"/>
                    <a:stretch>
                      <a:fillRect/>
                    </a:stretch>
                  </pic:blipFill>
                  <pic:spPr>
                    <a:xfrm>
                      <a:off x="0" y="0"/>
                      <a:ext cx="4497705" cy="3246755"/>
                    </a:xfrm>
                    <a:prstGeom prst="rect">
                      <a:avLst/>
                    </a:prstGeom>
                  </pic:spPr>
                </pic:pic>
              </a:graphicData>
            </a:graphic>
          </wp:inline>
        </w:drawing>
      </w:r>
    </w:p>
    <w:p w14:paraId="4ED312F4">
      <w:pPr>
        <w:pStyle w:val="8"/>
        <w:spacing w:line="240" w:lineRule="auto"/>
        <w:ind w:firstLine="456" w:firstLineChars="200"/>
        <w:rPr>
          <w:rFonts w:hint="default" w:eastAsia="黑体"/>
          <w:lang w:val="en-US" w:eastAsia="zh-CN"/>
        </w:rPr>
      </w:pPr>
      <w:r>
        <w:t>图</w:t>
      </w:r>
      <w:r>
        <w:fldChar w:fldCharType="begin"/>
      </w:r>
      <w:r>
        <w:instrText xml:space="preserve"> STYLEREF 1 \s </w:instrText>
      </w:r>
      <w:r>
        <w:fldChar w:fldCharType="separate"/>
      </w:r>
      <w:r>
        <w:t>5</w:t>
      </w:r>
      <w:r>
        <w:fldChar w:fldCharType="end"/>
      </w:r>
      <w:r>
        <w:rPr>
          <w:rFonts w:hint="default"/>
          <w:lang w:eastAsia="zh-CN"/>
        </w:rPr>
        <w:t>.</w:t>
      </w:r>
      <w:r>
        <w:fldChar w:fldCharType="begin"/>
      </w:r>
      <w:r>
        <w:instrText xml:space="preserve"> SEQ 图 \* ARABIC \s 1 </w:instrText>
      </w:r>
      <w:r>
        <w:fldChar w:fldCharType="separate"/>
      </w:r>
      <w:r>
        <w:t>10</w:t>
      </w:r>
      <w:r>
        <w:fldChar w:fldCharType="end"/>
      </w:r>
      <w:bookmarkStart w:id="2832" w:name="_Toc20775"/>
      <w:bookmarkStart w:id="2833" w:name="_Toc21022"/>
      <w:bookmarkStart w:id="2834" w:name="_Toc9340"/>
      <w:bookmarkStart w:id="2835" w:name="_Toc16222"/>
      <w:bookmarkStart w:id="2836" w:name="_Toc23096"/>
      <w:r>
        <w:rPr>
          <w:rFonts w:hint="default"/>
          <w:lang w:val="en-US" w:eastAsia="zh-CN"/>
        </w:rPr>
        <w:t xml:space="preserve"> </w:t>
      </w:r>
      <w:r>
        <w:rPr>
          <w:rFonts w:hint="eastAsia"/>
        </w:rPr>
        <w:t>系统展示返回界面效果</w:t>
      </w:r>
      <w:r>
        <w:rPr>
          <w:rFonts w:hint="default"/>
          <w:lang w:val="en-US" w:eastAsia="zh-CN"/>
        </w:rPr>
        <w:t>其二</w:t>
      </w:r>
      <w:bookmarkEnd w:id="2832"/>
      <w:bookmarkEnd w:id="2833"/>
      <w:bookmarkEnd w:id="2834"/>
      <w:bookmarkEnd w:id="2835"/>
      <w:bookmarkEnd w:id="2836"/>
    </w:p>
    <w:p w14:paraId="71C8B56E">
      <w:pPr>
        <w:pStyle w:val="10"/>
        <w:adjustRightInd/>
        <w:ind w:firstLine="516" w:firstLineChars="200"/>
        <w:rPr>
          <w:rFonts w:hint="eastAsia"/>
          <w:lang w:val="en-US" w:eastAsia="zh-CN"/>
        </w:rPr>
      </w:pPr>
      <w:r>
        <w:rPr>
          <w:rFonts w:hint="eastAsia"/>
          <w:lang w:val="en-US" w:eastAsia="zh-CN"/>
        </w:rPr>
        <w:t>使用CLIP模型的</w:t>
      </w:r>
      <w:r>
        <w:rPr>
          <w:rFonts w:hint="eastAsia"/>
          <w:lang w:val="en-US"/>
        </w:rPr>
        <w:t>行人重识别结果如图5.</w:t>
      </w:r>
      <w:r>
        <w:rPr>
          <w:rFonts w:hint="eastAsia"/>
          <w:lang w:val="en-US" w:eastAsia="zh-CN"/>
        </w:rPr>
        <w:t>10</w:t>
      </w:r>
      <w:r>
        <w:rPr>
          <w:rFonts w:hint="eastAsia"/>
          <w:lang w:val="en-US"/>
        </w:rPr>
        <w:t>所示，根据所选择算法，以及输入文本“一个</w:t>
      </w:r>
      <w:r>
        <w:rPr>
          <w:rFonts w:hint="eastAsia"/>
          <w:lang w:val="en-US" w:eastAsia="zh-CN"/>
        </w:rPr>
        <w:t>背着书包的黑衣黑裤男生</w:t>
      </w:r>
      <w:r>
        <w:rPr>
          <w:rFonts w:hint="eastAsia"/>
          <w:lang w:val="en-US"/>
        </w:rPr>
        <w:t>”，模型计算后输出了选择图库中对应的行人。</w:t>
      </w:r>
      <w:r>
        <w:rPr>
          <w:rFonts w:hint="eastAsia"/>
          <w:lang w:val="en-US" w:eastAsia="zh-CN"/>
        </w:rPr>
        <w:t>从结果可知，返回的行人图片第一张是符合文本描述，有三张存在与文本描述存在偏差，这验证了基于CLIP一般行人重识别模型的效果在没有去混淆的情况下的性能缺陷。</w:t>
      </w:r>
    </w:p>
    <w:p w14:paraId="194DEBF5">
      <w:pPr>
        <w:pStyle w:val="10"/>
        <w:adjustRightInd/>
        <w:spacing w:line="240" w:lineRule="auto"/>
        <w:ind w:firstLine="516" w:firstLineChars="200"/>
        <w:jc w:val="center"/>
        <w:rPr>
          <w:rFonts w:hint="eastAsia"/>
          <w:lang w:val="en-US" w:eastAsia="zh-CN"/>
        </w:rPr>
      </w:pPr>
      <w:r>
        <w:rPr>
          <w:rFonts w:hint="eastAsia"/>
          <w:lang w:val="en-US" w:eastAsia="zh-CN"/>
        </w:rPr>
        <w:drawing>
          <wp:inline distT="0" distB="0" distL="114300" distR="114300">
            <wp:extent cx="4747895" cy="3542665"/>
            <wp:effectExtent l="0" t="0" r="5080" b="635"/>
            <wp:docPr id="32" name="图片 32" descr="929fe5cca6acb8581f5d623935ad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929fe5cca6acb8581f5d623935ad270"/>
                    <pic:cNvPicPr>
                      <a:picLocks noChangeAspect="1"/>
                    </pic:cNvPicPr>
                  </pic:nvPicPr>
                  <pic:blipFill>
                    <a:blip r:embed="rId280"/>
                    <a:stretch>
                      <a:fillRect/>
                    </a:stretch>
                  </pic:blipFill>
                  <pic:spPr>
                    <a:xfrm>
                      <a:off x="0" y="0"/>
                      <a:ext cx="4747895" cy="3542665"/>
                    </a:xfrm>
                    <a:prstGeom prst="rect">
                      <a:avLst/>
                    </a:prstGeom>
                  </pic:spPr>
                </pic:pic>
              </a:graphicData>
            </a:graphic>
          </wp:inline>
        </w:drawing>
      </w:r>
    </w:p>
    <w:p w14:paraId="2765B3DB">
      <w:pPr>
        <w:pStyle w:val="8"/>
        <w:adjustRightInd/>
        <w:spacing w:line="240" w:lineRule="auto"/>
        <w:ind w:firstLine="456" w:firstLineChars="200"/>
        <w:rPr>
          <w:rFonts w:hint="default" w:eastAsia="黑体"/>
          <w:lang w:val="en-US" w:eastAsia="zh-CN"/>
        </w:rPr>
      </w:pPr>
      <w:r>
        <w:t>图</w:t>
      </w:r>
      <w:r>
        <w:fldChar w:fldCharType="begin"/>
      </w:r>
      <w:r>
        <w:instrText xml:space="preserve"> STYLEREF 1 \s </w:instrText>
      </w:r>
      <w:r>
        <w:fldChar w:fldCharType="separate"/>
      </w:r>
      <w:r>
        <w:t>5</w:t>
      </w:r>
      <w:r>
        <w:fldChar w:fldCharType="end"/>
      </w:r>
      <w:r>
        <w:rPr>
          <w:rFonts w:hint="default"/>
          <w:lang w:eastAsia="zh-CN"/>
        </w:rPr>
        <w:t>.</w:t>
      </w:r>
      <w:r>
        <w:fldChar w:fldCharType="begin"/>
      </w:r>
      <w:r>
        <w:instrText xml:space="preserve"> SEQ 图 \* ARABIC \s 1 </w:instrText>
      </w:r>
      <w:r>
        <w:fldChar w:fldCharType="separate"/>
      </w:r>
      <w:r>
        <w:t>11</w:t>
      </w:r>
      <w:r>
        <w:fldChar w:fldCharType="end"/>
      </w:r>
      <w:bookmarkStart w:id="2837" w:name="_Toc12713"/>
      <w:bookmarkStart w:id="2838" w:name="_Toc8882"/>
      <w:bookmarkStart w:id="2839" w:name="_Toc4764"/>
      <w:bookmarkStart w:id="2840" w:name="_Toc19127"/>
      <w:bookmarkStart w:id="2841" w:name="_Toc19898"/>
      <w:r>
        <w:rPr>
          <w:rFonts w:hint="default"/>
          <w:lang w:val="en-US" w:eastAsia="zh-CN"/>
        </w:rPr>
        <w:t xml:space="preserve"> </w:t>
      </w:r>
      <w:r>
        <w:rPr>
          <w:rFonts w:hint="eastAsia"/>
        </w:rPr>
        <w:t>系统展示返回界面效果</w:t>
      </w:r>
      <w:r>
        <w:rPr>
          <w:rFonts w:hint="default"/>
          <w:lang w:val="en-US" w:eastAsia="zh-CN"/>
        </w:rPr>
        <w:t>其三</w:t>
      </w:r>
      <w:bookmarkEnd w:id="2837"/>
      <w:bookmarkEnd w:id="2838"/>
      <w:bookmarkEnd w:id="2839"/>
      <w:bookmarkEnd w:id="2840"/>
      <w:bookmarkEnd w:id="2841"/>
    </w:p>
    <w:p w14:paraId="53910F7F">
      <w:pPr>
        <w:pStyle w:val="10"/>
        <w:adjustRightInd/>
        <w:ind w:firstLine="516" w:firstLineChars="200"/>
        <w:rPr>
          <w:rFonts w:hint="default"/>
          <w:lang w:val="en-US" w:eastAsia="zh-CN"/>
        </w:rPr>
      </w:pPr>
      <w:r>
        <w:rPr>
          <w:rFonts w:hint="eastAsia"/>
          <w:lang w:val="en-US" w:eastAsia="zh-CN"/>
        </w:rPr>
        <w:t>使用ETC模型的</w:t>
      </w:r>
      <w:r>
        <w:rPr>
          <w:rFonts w:hint="eastAsia"/>
          <w:lang w:val="en-US"/>
        </w:rPr>
        <w:t>行人重识别结果如图5.</w:t>
      </w:r>
      <w:r>
        <w:rPr>
          <w:rFonts w:hint="eastAsia"/>
          <w:lang w:val="en-US" w:eastAsia="zh-CN"/>
        </w:rPr>
        <w:t>11</w:t>
      </w:r>
      <w:r>
        <w:rPr>
          <w:rFonts w:hint="eastAsia"/>
          <w:lang w:val="en-US"/>
        </w:rPr>
        <w:t>所示，根据所选择算法，以及输入文本“一个</w:t>
      </w:r>
      <w:r>
        <w:rPr>
          <w:rFonts w:hint="eastAsia"/>
          <w:lang w:val="en-US" w:eastAsia="zh-CN"/>
        </w:rPr>
        <w:t>穿着白衬衫黑西裤的青年男性</w:t>
      </w:r>
      <w:r>
        <w:rPr>
          <w:rFonts w:hint="eastAsia"/>
          <w:lang w:val="en-US"/>
        </w:rPr>
        <w:t>”，模型计算后输出了选择图库中对应的行人。</w:t>
      </w:r>
      <w:r>
        <w:rPr>
          <w:rFonts w:hint="eastAsia"/>
          <w:lang w:val="en-US" w:eastAsia="zh-CN"/>
        </w:rPr>
        <w:t>从结果可知，返回的图片都是白衬衫黑西裤，这验证了ETC模型的实际性能在实际安防场景的可用性。</w:t>
      </w:r>
    </w:p>
    <w:p w14:paraId="01DE5C46">
      <w:pPr>
        <w:pStyle w:val="51"/>
        <w:rPr>
          <w:rFonts w:hint="eastAsia"/>
          <w:lang w:val="en-US" w:eastAsia="zh-CN"/>
        </w:rPr>
      </w:pPr>
      <w:bookmarkStart w:id="2842" w:name="_Toc27856"/>
      <w:bookmarkStart w:id="2843" w:name="_Toc18174"/>
      <w:bookmarkStart w:id="2844" w:name="_Toc32418"/>
      <w:bookmarkStart w:id="2845" w:name="_Toc26067"/>
      <w:bookmarkStart w:id="2846" w:name="_Toc5862"/>
      <w:bookmarkStart w:id="2847" w:name="_Toc18958"/>
      <w:bookmarkStart w:id="2848" w:name="_Toc13214"/>
      <w:bookmarkStart w:id="2849" w:name="_Toc3802"/>
      <w:bookmarkStart w:id="2850" w:name="_Toc15396"/>
      <w:r>
        <w:rPr>
          <w:rFonts w:hint="eastAsia"/>
        </w:rPr>
        <w:t>5.</w:t>
      </w:r>
      <w:r>
        <w:rPr>
          <w:rFonts w:hint="eastAsia"/>
          <w:lang w:val="en-US" w:eastAsia="zh-CN"/>
        </w:rPr>
        <w:t>4</w:t>
      </w:r>
      <w:r>
        <w:rPr>
          <w:rFonts w:hint="eastAsia"/>
        </w:rPr>
        <w:t xml:space="preserve"> </w:t>
      </w:r>
      <w:r>
        <w:rPr>
          <w:rFonts w:hint="eastAsia"/>
          <w:lang w:val="en-US" w:eastAsia="zh-CN"/>
        </w:rPr>
        <w:t>系统测试</w:t>
      </w:r>
      <w:bookmarkEnd w:id="2842"/>
      <w:bookmarkEnd w:id="2843"/>
      <w:bookmarkEnd w:id="2844"/>
      <w:bookmarkEnd w:id="2845"/>
      <w:bookmarkEnd w:id="2846"/>
      <w:bookmarkEnd w:id="2847"/>
      <w:bookmarkEnd w:id="2848"/>
      <w:bookmarkEnd w:id="2849"/>
      <w:bookmarkEnd w:id="2850"/>
    </w:p>
    <w:p w14:paraId="14F048DD">
      <w:pPr>
        <w:pStyle w:val="53"/>
        <w:rPr>
          <w:rFonts w:hint="eastAsia"/>
          <w:lang w:val="en-US" w:eastAsia="zh-CN"/>
        </w:rPr>
      </w:pPr>
      <w:bookmarkStart w:id="2851" w:name="_Toc24557"/>
      <w:bookmarkStart w:id="2852" w:name="_Toc7292"/>
      <w:bookmarkStart w:id="2853" w:name="_Toc7108"/>
      <w:bookmarkStart w:id="2854" w:name="_Toc32256"/>
      <w:bookmarkStart w:id="2855" w:name="_Toc20407"/>
      <w:bookmarkStart w:id="2856" w:name="_Toc32572"/>
      <w:bookmarkStart w:id="2857" w:name="_Toc18837"/>
      <w:bookmarkStart w:id="2858" w:name="_Toc13365"/>
      <w:bookmarkStart w:id="2859" w:name="_Toc28125"/>
      <w:r>
        <w:rPr>
          <w:rFonts w:hint="eastAsia"/>
          <w:lang w:val="en-US" w:eastAsia="zh-CN"/>
        </w:rPr>
        <w:t>5</w:t>
      </w:r>
      <w:r>
        <w:t>.</w:t>
      </w:r>
      <w:r>
        <w:rPr>
          <w:rFonts w:hint="eastAsia"/>
          <w:lang w:val="en-US" w:eastAsia="zh-CN"/>
        </w:rPr>
        <w:t>4</w:t>
      </w:r>
      <w:r>
        <w:t>.</w:t>
      </w:r>
      <w:r>
        <w:rPr>
          <w:rFonts w:hint="eastAsia"/>
          <w:lang w:val="en-US" w:eastAsia="zh-CN"/>
        </w:rPr>
        <w:t>1</w:t>
      </w:r>
      <w:r>
        <w:t xml:space="preserve"> </w:t>
      </w:r>
      <w:r>
        <w:rPr>
          <w:rFonts w:hint="eastAsia"/>
          <w:lang w:val="en-US" w:eastAsia="zh-CN"/>
        </w:rPr>
        <w:t>功能测试</w:t>
      </w:r>
      <w:bookmarkEnd w:id="2851"/>
      <w:bookmarkEnd w:id="2852"/>
      <w:bookmarkEnd w:id="2853"/>
      <w:bookmarkEnd w:id="2854"/>
      <w:bookmarkEnd w:id="2855"/>
      <w:bookmarkEnd w:id="2856"/>
      <w:bookmarkEnd w:id="2857"/>
      <w:bookmarkEnd w:id="2858"/>
      <w:bookmarkEnd w:id="2859"/>
    </w:p>
    <w:p w14:paraId="7275B22E">
      <w:pPr>
        <w:pStyle w:val="8"/>
        <w:rPr>
          <w:rFonts w:hint="eastAsia" w:eastAsia="黑体"/>
          <w:lang w:val="en-US" w:eastAsia="zh-CN"/>
        </w:rPr>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bookmarkStart w:id="2860" w:name="_Toc15163"/>
      <w:bookmarkStart w:id="2861" w:name="_Toc1115"/>
      <w:bookmarkStart w:id="2862" w:name="_Toc8363"/>
      <w:bookmarkStart w:id="2863" w:name="_Toc9636"/>
      <w:bookmarkStart w:id="2864" w:name="_Toc15091"/>
      <w:bookmarkStart w:id="2865" w:name="_Toc22236"/>
      <w:r>
        <w:rPr>
          <w:rFonts w:hint="eastAsia"/>
          <w:lang w:val="en-US" w:eastAsia="zh-CN"/>
        </w:rPr>
        <w:t xml:space="preserve"> 文本输入功能测试</w:t>
      </w:r>
      <w:bookmarkEnd w:id="2860"/>
      <w:bookmarkEnd w:id="2861"/>
      <w:bookmarkEnd w:id="2862"/>
      <w:bookmarkEnd w:id="2863"/>
      <w:bookmarkEnd w:id="2864"/>
      <w:bookmarkEnd w:id="2865"/>
    </w:p>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2487"/>
        <w:gridCol w:w="2900"/>
        <w:gridCol w:w="1843"/>
      </w:tblGrid>
      <w:tr w14:paraId="4B640DD1">
        <w:trPr>
          <w:trHeight w:val="486" w:hRule="atLeast"/>
          <w:jc w:val="center"/>
        </w:trPr>
        <w:tc>
          <w:tcPr>
            <w:tcW w:w="1418" w:type="dxa"/>
            <w:tcBorders>
              <w:top w:val="single" w:color="auto" w:sz="12" w:space="0"/>
              <w:bottom w:val="single" w:color="auto" w:sz="12" w:space="0"/>
            </w:tcBorders>
            <w:vAlign w:val="center"/>
          </w:tcPr>
          <w:p w14:paraId="2EC2AEF5">
            <w:pPr>
              <w:jc w:val="center"/>
              <w:rPr>
                <w:rFonts w:ascii="Times New Roman" w:hAnsi="Times New Roman" w:cs="Times New Roman"/>
                <w:sz w:val="21"/>
                <w:szCs w:val="21"/>
              </w:rPr>
            </w:pPr>
            <w:r>
              <w:rPr>
                <w:rFonts w:ascii="Times New Roman" w:hAnsi="Times New Roman" w:cs="Times New Roman"/>
                <w:sz w:val="21"/>
                <w:szCs w:val="21"/>
              </w:rPr>
              <w:t>用例编号</w:t>
            </w:r>
          </w:p>
        </w:tc>
        <w:tc>
          <w:tcPr>
            <w:tcW w:w="2487" w:type="dxa"/>
            <w:tcBorders>
              <w:top w:val="single" w:color="auto" w:sz="12" w:space="0"/>
              <w:bottom w:val="single" w:color="auto" w:sz="12" w:space="0"/>
            </w:tcBorders>
            <w:vAlign w:val="center"/>
          </w:tcPr>
          <w:p w14:paraId="7DBEAF3D">
            <w:pPr>
              <w:jc w:val="center"/>
              <w:rPr>
                <w:rFonts w:hint="eastAsia" w:ascii="Times New Roman" w:hAnsi="Times New Roman" w:eastAsia="宋体" w:cs="Times New Roman"/>
                <w:sz w:val="21"/>
                <w:szCs w:val="21"/>
                <w:lang w:val="en-US" w:eastAsia="zh-CN"/>
              </w:rPr>
            </w:pPr>
            <w:r>
              <w:rPr>
                <w:rFonts w:ascii="Times New Roman" w:hAnsi="Times New Roman" w:cs="Times New Roman"/>
                <w:sz w:val="21"/>
                <w:szCs w:val="21"/>
              </w:rPr>
              <w:t>测试</w:t>
            </w:r>
            <w:r>
              <w:rPr>
                <w:rFonts w:hint="eastAsia" w:cs="Times New Roman"/>
                <w:sz w:val="21"/>
                <w:szCs w:val="21"/>
                <w:lang w:val="en-US" w:eastAsia="zh-CN"/>
              </w:rPr>
              <w:t>文本</w:t>
            </w:r>
          </w:p>
        </w:tc>
        <w:tc>
          <w:tcPr>
            <w:tcW w:w="2900" w:type="dxa"/>
            <w:tcBorders>
              <w:top w:val="single" w:color="auto" w:sz="12" w:space="0"/>
              <w:bottom w:val="single" w:color="auto" w:sz="12" w:space="0"/>
            </w:tcBorders>
            <w:vAlign w:val="center"/>
          </w:tcPr>
          <w:p w14:paraId="1755A6E2">
            <w:pPr>
              <w:jc w:val="center"/>
              <w:rPr>
                <w:rFonts w:ascii="Times New Roman" w:hAnsi="Times New Roman" w:cs="Times New Roman"/>
                <w:sz w:val="21"/>
                <w:szCs w:val="21"/>
              </w:rPr>
            </w:pPr>
            <w:r>
              <w:rPr>
                <w:rFonts w:ascii="Times New Roman" w:hAnsi="Times New Roman" w:cs="Times New Roman"/>
                <w:sz w:val="21"/>
                <w:szCs w:val="21"/>
              </w:rPr>
              <w:t>期望输出</w:t>
            </w:r>
          </w:p>
        </w:tc>
        <w:tc>
          <w:tcPr>
            <w:tcW w:w="1843" w:type="dxa"/>
            <w:tcBorders>
              <w:top w:val="single" w:color="auto" w:sz="12" w:space="0"/>
              <w:bottom w:val="single" w:color="auto" w:sz="12" w:space="0"/>
            </w:tcBorders>
            <w:vAlign w:val="center"/>
          </w:tcPr>
          <w:p w14:paraId="4BEFD8FC">
            <w:pPr>
              <w:jc w:val="center"/>
              <w:rPr>
                <w:rFonts w:ascii="Times New Roman" w:hAnsi="Times New Roman" w:cs="Times New Roman"/>
                <w:sz w:val="21"/>
                <w:szCs w:val="21"/>
              </w:rPr>
            </w:pPr>
            <w:r>
              <w:rPr>
                <w:rFonts w:ascii="Times New Roman" w:hAnsi="Times New Roman" w:cs="Times New Roman"/>
                <w:sz w:val="21"/>
                <w:szCs w:val="21"/>
              </w:rPr>
              <w:t>实际输出</w:t>
            </w:r>
          </w:p>
        </w:tc>
      </w:tr>
      <w:tr w14:paraId="44AA1042">
        <w:trPr>
          <w:trHeight w:val="486" w:hRule="atLeast"/>
          <w:jc w:val="center"/>
        </w:trPr>
        <w:tc>
          <w:tcPr>
            <w:tcW w:w="1418" w:type="dxa"/>
            <w:tcBorders>
              <w:top w:val="single" w:color="auto" w:sz="12" w:space="0"/>
            </w:tcBorders>
            <w:vAlign w:val="center"/>
          </w:tcPr>
          <w:p w14:paraId="5872F5B3">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1</w:t>
            </w:r>
          </w:p>
        </w:tc>
        <w:tc>
          <w:tcPr>
            <w:tcW w:w="2487" w:type="dxa"/>
            <w:tcBorders>
              <w:top w:val="single" w:color="auto" w:sz="12" w:space="0"/>
            </w:tcBorders>
            <w:vAlign w:val="center"/>
          </w:tcPr>
          <w:p w14:paraId="4D48A7A6">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未输入文本</w:t>
            </w:r>
          </w:p>
        </w:tc>
        <w:tc>
          <w:tcPr>
            <w:tcW w:w="2900" w:type="dxa"/>
            <w:tcBorders>
              <w:top w:val="single" w:color="auto" w:sz="12" w:space="0"/>
            </w:tcBorders>
            <w:vAlign w:val="center"/>
          </w:tcPr>
          <w:p w14:paraId="77545A0D">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无结果输出</w:t>
            </w:r>
          </w:p>
        </w:tc>
        <w:tc>
          <w:tcPr>
            <w:tcW w:w="1843" w:type="dxa"/>
            <w:tcBorders>
              <w:top w:val="single" w:color="auto" w:sz="12" w:space="0"/>
            </w:tcBorders>
            <w:vAlign w:val="center"/>
          </w:tcPr>
          <w:p w14:paraId="7A0FA140">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无结果输出</w:t>
            </w:r>
          </w:p>
        </w:tc>
      </w:tr>
      <w:tr w14:paraId="159AC64A">
        <w:trPr>
          <w:trHeight w:val="517" w:hRule="atLeast"/>
          <w:jc w:val="center"/>
        </w:trPr>
        <w:tc>
          <w:tcPr>
            <w:tcW w:w="1418" w:type="dxa"/>
            <w:vAlign w:val="center"/>
          </w:tcPr>
          <w:p w14:paraId="38A961A3">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2</w:t>
            </w:r>
          </w:p>
        </w:tc>
        <w:tc>
          <w:tcPr>
            <w:tcW w:w="2487" w:type="dxa"/>
            <w:vAlign w:val="center"/>
          </w:tcPr>
          <w:p w14:paraId="55136EC6">
            <w:pPr>
              <w:jc w:val="center"/>
              <w:rPr>
                <w:rFonts w:ascii="Times New Roman" w:hAnsi="Times New Roman" w:cs="Times New Roman"/>
                <w:sz w:val="21"/>
                <w:szCs w:val="21"/>
              </w:rPr>
            </w:pPr>
            <w:r>
              <w:rPr>
                <w:rFonts w:hint="eastAsia" w:ascii="Times New Roman" w:hAnsi="Times New Roman" w:cs="Times New Roman"/>
                <w:sz w:val="21"/>
                <w:szCs w:val="21"/>
              </w:rPr>
              <w:t>一个穿着白衬衫黑西裤的青年男性</w:t>
            </w:r>
          </w:p>
        </w:tc>
        <w:tc>
          <w:tcPr>
            <w:tcW w:w="2900" w:type="dxa"/>
            <w:vAlign w:val="center"/>
          </w:tcPr>
          <w:p w14:paraId="658D837C">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符合描述的图片</w:t>
            </w:r>
          </w:p>
        </w:tc>
        <w:tc>
          <w:tcPr>
            <w:tcW w:w="1843" w:type="dxa"/>
            <w:vAlign w:val="center"/>
          </w:tcPr>
          <w:p w14:paraId="00FA18EC">
            <w:pPr>
              <w:jc w:val="center"/>
              <w:rPr>
                <w:rFonts w:ascii="Times New Roman" w:hAnsi="Times New Roman" w:cs="Times New Roman"/>
                <w:sz w:val="21"/>
                <w:szCs w:val="21"/>
              </w:rPr>
            </w:pPr>
            <w:r>
              <w:rPr>
                <w:rFonts w:ascii="Times New Roman" w:hAnsi="Times New Roman" w:cs="Times New Roman"/>
                <w:sz w:val="21"/>
                <w:szCs w:val="21"/>
              </w:rPr>
              <w:t>与期望输出一致</w:t>
            </w:r>
            <w:r>
              <w:rPr>
                <w:rFonts w:hint="eastAsia" w:cs="Times New Roman"/>
                <w:sz w:val="21"/>
                <w:szCs w:val="21"/>
                <w:lang w:val="en-US" w:eastAsia="zh-CN"/>
              </w:rPr>
              <w:t xml:space="preserve"> </w:t>
            </w:r>
          </w:p>
        </w:tc>
      </w:tr>
      <w:tr w14:paraId="26FB0451">
        <w:trPr>
          <w:trHeight w:val="517" w:hRule="atLeast"/>
          <w:jc w:val="center"/>
        </w:trPr>
        <w:tc>
          <w:tcPr>
            <w:tcW w:w="1418" w:type="dxa"/>
            <w:vAlign w:val="center"/>
          </w:tcPr>
          <w:p w14:paraId="69193378">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3</w:t>
            </w:r>
          </w:p>
        </w:tc>
        <w:tc>
          <w:tcPr>
            <w:tcW w:w="2487" w:type="dxa"/>
            <w:vAlign w:val="center"/>
          </w:tcPr>
          <w:p w14:paraId="06D880DA">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一个穿着红色外套和牛仔裤的行人</w:t>
            </w:r>
          </w:p>
        </w:tc>
        <w:tc>
          <w:tcPr>
            <w:tcW w:w="2900" w:type="dxa"/>
            <w:vAlign w:val="center"/>
          </w:tcPr>
          <w:p w14:paraId="3AD3E125">
            <w:pPr>
              <w:jc w:val="center"/>
              <w:rPr>
                <w:rFonts w:ascii="Times New Roman" w:hAnsi="Times New Roman" w:cs="Times New Roman"/>
                <w:sz w:val="21"/>
                <w:szCs w:val="21"/>
              </w:rPr>
            </w:pPr>
            <w:r>
              <w:rPr>
                <w:rFonts w:hint="eastAsia" w:cs="Times New Roman"/>
                <w:sz w:val="21"/>
                <w:szCs w:val="21"/>
                <w:lang w:val="en-US" w:eastAsia="zh-CN"/>
              </w:rPr>
              <w:t>符合描述的图片</w:t>
            </w:r>
          </w:p>
        </w:tc>
        <w:tc>
          <w:tcPr>
            <w:tcW w:w="1843" w:type="dxa"/>
            <w:vAlign w:val="center"/>
          </w:tcPr>
          <w:p w14:paraId="6D7119E3">
            <w:pPr>
              <w:jc w:val="center"/>
              <w:rPr>
                <w:rFonts w:ascii="Times New Roman" w:hAnsi="Times New Roman" w:cs="Times New Roman"/>
                <w:sz w:val="21"/>
                <w:szCs w:val="21"/>
              </w:rPr>
            </w:pPr>
            <w:r>
              <w:rPr>
                <w:rFonts w:ascii="Times New Roman" w:hAnsi="Times New Roman" w:cs="Times New Roman"/>
                <w:sz w:val="21"/>
                <w:szCs w:val="21"/>
              </w:rPr>
              <w:t>与期望输出一致</w:t>
            </w:r>
          </w:p>
        </w:tc>
      </w:tr>
      <w:tr w14:paraId="1F15E8C8">
        <w:trPr>
          <w:trHeight w:val="517" w:hRule="atLeast"/>
          <w:jc w:val="center"/>
        </w:trPr>
        <w:tc>
          <w:tcPr>
            <w:tcW w:w="1418" w:type="dxa"/>
            <w:vAlign w:val="center"/>
          </w:tcPr>
          <w:p w14:paraId="360C1C63">
            <w:pPr>
              <w:jc w:val="center"/>
              <w:rPr>
                <w:rFonts w:hint="eastAsia" w:ascii="Calibri" w:hAnsi="Calibri" w:eastAsia="宋体" w:cs="Times New Roman"/>
                <w:sz w:val="21"/>
                <w:szCs w:val="21"/>
                <w:lang w:val="en-US" w:eastAsia="zh-CN"/>
              </w:rPr>
            </w:pPr>
            <w:r>
              <w:rPr>
                <w:rFonts w:hint="eastAsia" w:ascii="Calibri" w:hAnsi="Calibri" w:cs="Times New Roman"/>
                <w:sz w:val="21"/>
                <w:szCs w:val="21"/>
                <w:lang w:val="en-US" w:eastAsia="zh-CN"/>
              </w:rPr>
              <w:t>4</w:t>
            </w:r>
          </w:p>
        </w:tc>
        <w:tc>
          <w:tcPr>
            <w:tcW w:w="2487" w:type="dxa"/>
            <w:vAlign w:val="center"/>
          </w:tcPr>
          <w:p w14:paraId="09A9C4F4">
            <w:pPr>
              <w:jc w:val="center"/>
              <w:rPr>
                <w:rFonts w:hint="eastAsia"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一个背着书包的黑衣黑裤男生</w:t>
            </w:r>
          </w:p>
        </w:tc>
        <w:tc>
          <w:tcPr>
            <w:tcW w:w="2900" w:type="dxa"/>
            <w:vAlign w:val="center"/>
          </w:tcPr>
          <w:p w14:paraId="50F586F4">
            <w:pPr>
              <w:ind w:firstLine="0" w:firstLineChars="0"/>
              <w:jc w:val="center"/>
              <w:rPr>
                <w:rFonts w:hint="eastAsia" w:ascii="Times New Roman" w:hAnsi="Times New Roman" w:cs="Times New Roman"/>
                <w:sz w:val="21"/>
                <w:szCs w:val="21"/>
              </w:rPr>
            </w:pPr>
            <w:r>
              <w:rPr>
                <w:rFonts w:hint="eastAsia" w:cs="Times New Roman"/>
                <w:sz w:val="21"/>
                <w:szCs w:val="21"/>
                <w:lang w:val="en-US" w:eastAsia="zh-CN"/>
              </w:rPr>
              <w:t>符合描述的图片</w:t>
            </w:r>
          </w:p>
        </w:tc>
        <w:tc>
          <w:tcPr>
            <w:tcW w:w="1843" w:type="dxa"/>
            <w:vAlign w:val="center"/>
          </w:tcPr>
          <w:p w14:paraId="76470EF6">
            <w:pPr>
              <w:jc w:val="center"/>
              <w:rPr>
                <w:rFonts w:ascii="Calibri" w:hAnsi="Calibri" w:cs="Times New Roman"/>
                <w:sz w:val="21"/>
                <w:szCs w:val="21"/>
              </w:rPr>
            </w:pPr>
            <w:r>
              <w:rPr>
                <w:rFonts w:ascii="Times New Roman" w:hAnsi="Times New Roman" w:cs="Times New Roman"/>
                <w:sz w:val="21"/>
                <w:szCs w:val="21"/>
              </w:rPr>
              <w:t>与期望输出一致</w:t>
            </w:r>
          </w:p>
        </w:tc>
      </w:tr>
      <w:tr w14:paraId="33EB0BD9">
        <w:trPr>
          <w:trHeight w:val="517" w:hRule="atLeast"/>
          <w:jc w:val="center"/>
        </w:trPr>
        <w:tc>
          <w:tcPr>
            <w:tcW w:w="1418" w:type="dxa"/>
            <w:vAlign w:val="center"/>
          </w:tcPr>
          <w:p w14:paraId="629A4445">
            <w:pPr>
              <w:jc w:val="center"/>
              <w:rPr>
                <w:rFonts w:hint="eastAsia" w:ascii="Calibri" w:hAnsi="Calibri" w:cs="Times New Roman"/>
                <w:sz w:val="21"/>
                <w:szCs w:val="21"/>
                <w:lang w:val="en-US" w:eastAsia="zh-CN"/>
              </w:rPr>
            </w:pPr>
            <w:r>
              <w:rPr>
                <w:rFonts w:ascii="Times New Roman" w:hAnsi="Times New Roman" w:cs="Times New Roman"/>
                <w:sz w:val="21"/>
                <w:szCs w:val="21"/>
              </w:rPr>
              <w:t>测试结果</w:t>
            </w:r>
          </w:p>
        </w:tc>
        <w:tc>
          <w:tcPr>
            <w:tcW w:w="2487" w:type="dxa"/>
            <w:vAlign w:val="center"/>
          </w:tcPr>
          <w:p w14:paraId="2446FA99">
            <w:pPr>
              <w:jc w:val="center"/>
              <w:rPr>
                <w:rFonts w:hint="eastAsia" w:ascii="Times New Roman" w:hAnsi="Times New Roman" w:cs="Times New Roman"/>
                <w:sz w:val="21"/>
                <w:szCs w:val="21"/>
                <w:lang w:val="en-US" w:eastAsia="zh-CN"/>
              </w:rPr>
            </w:pPr>
            <w:r>
              <w:rPr>
                <w:rFonts w:ascii="Times New Roman" w:hAnsi="Times New Roman" w:cs="Times New Roman"/>
                <w:sz w:val="21"/>
                <w:szCs w:val="21"/>
              </w:rPr>
              <w:t>功能可用</w:t>
            </w:r>
          </w:p>
        </w:tc>
        <w:tc>
          <w:tcPr>
            <w:tcW w:w="2900" w:type="dxa"/>
            <w:vAlign w:val="center"/>
          </w:tcPr>
          <w:p w14:paraId="4811063B">
            <w:pPr>
              <w:jc w:val="center"/>
              <w:rPr>
                <w:rFonts w:hint="eastAsia" w:cs="Times New Roman"/>
                <w:sz w:val="21"/>
                <w:szCs w:val="21"/>
                <w:lang w:val="en-US" w:eastAsia="zh-CN"/>
              </w:rPr>
            </w:pPr>
            <w:r>
              <w:rPr>
                <w:rFonts w:ascii="Times New Roman" w:hAnsi="Times New Roman" w:cs="Times New Roman"/>
                <w:sz w:val="21"/>
                <w:szCs w:val="21"/>
              </w:rPr>
              <w:t>测试有效</w:t>
            </w:r>
          </w:p>
        </w:tc>
        <w:tc>
          <w:tcPr>
            <w:tcW w:w="1843" w:type="dxa"/>
            <w:vAlign w:val="center"/>
          </w:tcPr>
          <w:p w14:paraId="36EB252C">
            <w:pPr>
              <w:jc w:val="center"/>
              <w:rPr>
                <w:rFonts w:hint="eastAsia" w:cs="Times New Roman"/>
                <w:sz w:val="21"/>
                <w:szCs w:val="21"/>
                <w:lang w:val="en-US" w:eastAsia="zh-CN"/>
              </w:rPr>
            </w:pPr>
            <w:r>
              <w:rPr>
                <w:rFonts w:ascii="Times New Roman" w:hAnsi="Times New Roman" w:cs="Times New Roman"/>
                <w:sz w:val="21"/>
                <w:szCs w:val="21"/>
              </w:rPr>
              <w:t>正确测试</w:t>
            </w:r>
          </w:p>
        </w:tc>
      </w:tr>
    </w:tbl>
    <w:p w14:paraId="1721409E">
      <w:pPr>
        <w:pStyle w:val="57"/>
        <w:snapToGrid/>
        <w:ind w:firstLine="516" w:firstLineChars="200"/>
        <w:rPr>
          <w:rFonts w:hint="default" w:eastAsia="宋体" w:cs="Times New Roman"/>
          <w:lang w:val="en-US" w:eastAsia="zh-CN"/>
        </w:rPr>
      </w:pPr>
      <w:r>
        <w:rPr>
          <w:rFonts w:hint="eastAsia" w:cs="Times New Roman"/>
          <w:lang w:val="en-US" w:eastAsia="zh-CN"/>
        </w:rPr>
        <w:t>功能</w:t>
      </w:r>
      <w:r>
        <w:rPr>
          <w:rFonts w:hint="eastAsia" w:cs="Times New Roman"/>
        </w:rPr>
        <w:t>测试是系统开发中不可缺少的一环，它保证了系统的可用性，也为使用系统的开发人员提供了使用反馈。为验证</w:t>
      </w:r>
      <w:r>
        <w:rPr>
          <w:rFonts w:hint="eastAsia"/>
        </w:rPr>
        <w:t>智能安防原型</w:t>
      </w:r>
      <w:r>
        <w:rPr>
          <w:rFonts w:hint="eastAsia" w:cs="Times New Roman"/>
        </w:rPr>
        <w:t>系统的可用性，本节对开发的系统进行了功能测试。</w:t>
      </w:r>
      <w:r>
        <w:rPr>
          <w:rFonts w:hint="eastAsia" w:cs="Times New Roman"/>
          <w:lang w:val="en-US" w:eastAsia="zh-CN"/>
        </w:rPr>
        <w:t>基于文本的行人重识别系统主要功能是“输入文本”、“检索比对”、“输出图片”。本文的</w:t>
      </w:r>
      <w:r>
        <w:rPr>
          <w:rFonts w:hint="eastAsia"/>
        </w:rPr>
        <w:t>智能安防原型</w:t>
      </w:r>
      <w:r>
        <w:rPr>
          <w:rFonts w:hint="eastAsia" w:cs="Times New Roman"/>
        </w:rPr>
        <w:t>系统</w:t>
      </w:r>
      <w:r>
        <w:rPr>
          <w:rFonts w:hint="eastAsia" w:cs="Times New Roman"/>
          <w:lang w:val="en-US" w:eastAsia="zh-CN"/>
        </w:rPr>
        <w:t>本质上就是是基于文本的行人重识别系统，所以对文本输入、检索比对（算法模块的功能）两个功能进行测试，以求能输出符合描述的图片。</w:t>
      </w:r>
    </w:p>
    <w:p w14:paraId="7F2AFCCB">
      <w:pPr>
        <w:pStyle w:val="8"/>
        <w:rPr>
          <w:rFonts w:hint="default"/>
          <w:lang w:val="en-US" w:eastAsia="zh-CN"/>
        </w:rPr>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w:t>
      </w:r>
      <w:r>
        <w:rPr>
          <w:rFonts w:hint="eastAsia"/>
        </w:rPr>
        <w:fldChar w:fldCharType="end"/>
      </w:r>
      <w:bookmarkStart w:id="2866" w:name="_Toc1037"/>
      <w:bookmarkStart w:id="2867" w:name="_Toc9443"/>
      <w:bookmarkStart w:id="2868" w:name="_Toc25006"/>
      <w:bookmarkStart w:id="2869" w:name="_Toc30777"/>
      <w:bookmarkStart w:id="2870" w:name="_Toc14714"/>
      <w:bookmarkStart w:id="2871" w:name="_Toc8481"/>
      <w:r>
        <w:rPr>
          <w:rFonts w:hint="eastAsia"/>
          <w:sz w:val="21"/>
          <w:szCs w:val="20"/>
          <w:lang w:val="en-US" w:eastAsia="zh-CN"/>
        </w:rPr>
        <w:t xml:space="preserve"> 算法模块的功能测试</w:t>
      </w:r>
      <w:bookmarkEnd w:id="2866"/>
      <w:bookmarkEnd w:id="2867"/>
      <w:bookmarkEnd w:id="2868"/>
      <w:bookmarkEnd w:id="2869"/>
      <w:bookmarkEnd w:id="2870"/>
      <w:bookmarkEnd w:id="2871"/>
    </w:p>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2487"/>
        <w:gridCol w:w="2900"/>
        <w:gridCol w:w="1843"/>
      </w:tblGrid>
      <w:tr w14:paraId="39C19312">
        <w:trPr>
          <w:trHeight w:val="486" w:hRule="atLeast"/>
          <w:jc w:val="center"/>
        </w:trPr>
        <w:tc>
          <w:tcPr>
            <w:tcW w:w="1418" w:type="dxa"/>
            <w:tcBorders>
              <w:top w:val="single" w:color="auto" w:sz="12" w:space="0"/>
              <w:bottom w:val="single" w:color="auto" w:sz="12" w:space="0"/>
            </w:tcBorders>
            <w:vAlign w:val="center"/>
          </w:tcPr>
          <w:p w14:paraId="7FBEE7CA">
            <w:pPr>
              <w:jc w:val="center"/>
              <w:rPr>
                <w:rFonts w:ascii="Times New Roman" w:hAnsi="Times New Roman" w:cs="Times New Roman"/>
                <w:sz w:val="21"/>
                <w:szCs w:val="21"/>
              </w:rPr>
            </w:pPr>
            <w:r>
              <w:rPr>
                <w:rFonts w:ascii="Times New Roman" w:hAnsi="Times New Roman" w:cs="Times New Roman"/>
                <w:sz w:val="21"/>
                <w:szCs w:val="21"/>
              </w:rPr>
              <w:t>用例编号</w:t>
            </w:r>
          </w:p>
        </w:tc>
        <w:tc>
          <w:tcPr>
            <w:tcW w:w="2487" w:type="dxa"/>
            <w:tcBorders>
              <w:top w:val="single" w:color="auto" w:sz="12" w:space="0"/>
              <w:bottom w:val="single" w:color="auto" w:sz="12" w:space="0"/>
            </w:tcBorders>
            <w:vAlign w:val="center"/>
          </w:tcPr>
          <w:p w14:paraId="16A9DF6B">
            <w:pPr>
              <w:jc w:val="center"/>
              <w:rPr>
                <w:rFonts w:hint="eastAsia" w:ascii="Times New Roman" w:hAnsi="Times New Roman" w:eastAsia="宋体" w:cs="Times New Roman"/>
                <w:sz w:val="21"/>
                <w:szCs w:val="21"/>
                <w:lang w:val="en-US" w:eastAsia="zh-CN"/>
              </w:rPr>
            </w:pPr>
            <w:r>
              <w:rPr>
                <w:rFonts w:ascii="Times New Roman" w:hAnsi="Times New Roman" w:cs="Times New Roman"/>
                <w:sz w:val="21"/>
                <w:szCs w:val="21"/>
              </w:rPr>
              <w:t>测试</w:t>
            </w:r>
            <w:r>
              <w:rPr>
                <w:rFonts w:hint="eastAsia" w:cs="Times New Roman"/>
                <w:sz w:val="21"/>
                <w:szCs w:val="21"/>
                <w:lang w:val="en-US" w:eastAsia="zh-CN"/>
              </w:rPr>
              <w:t>模型</w:t>
            </w:r>
          </w:p>
        </w:tc>
        <w:tc>
          <w:tcPr>
            <w:tcW w:w="2900" w:type="dxa"/>
            <w:tcBorders>
              <w:top w:val="single" w:color="auto" w:sz="12" w:space="0"/>
              <w:bottom w:val="single" w:color="auto" w:sz="12" w:space="0"/>
            </w:tcBorders>
            <w:vAlign w:val="center"/>
          </w:tcPr>
          <w:p w14:paraId="3339B805">
            <w:pPr>
              <w:jc w:val="center"/>
              <w:rPr>
                <w:rFonts w:ascii="Times New Roman" w:hAnsi="Times New Roman" w:cs="Times New Roman"/>
                <w:sz w:val="21"/>
                <w:szCs w:val="21"/>
              </w:rPr>
            </w:pPr>
            <w:r>
              <w:rPr>
                <w:rFonts w:ascii="Times New Roman" w:hAnsi="Times New Roman" w:cs="Times New Roman"/>
                <w:sz w:val="21"/>
                <w:szCs w:val="21"/>
              </w:rPr>
              <w:t>期望输出</w:t>
            </w:r>
          </w:p>
        </w:tc>
        <w:tc>
          <w:tcPr>
            <w:tcW w:w="1843" w:type="dxa"/>
            <w:tcBorders>
              <w:top w:val="single" w:color="auto" w:sz="12" w:space="0"/>
              <w:bottom w:val="single" w:color="auto" w:sz="12" w:space="0"/>
            </w:tcBorders>
            <w:vAlign w:val="center"/>
          </w:tcPr>
          <w:p w14:paraId="2EB4C660">
            <w:pPr>
              <w:jc w:val="center"/>
              <w:rPr>
                <w:rFonts w:ascii="Times New Roman" w:hAnsi="Times New Roman" w:cs="Times New Roman"/>
                <w:sz w:val="21"/>
                <w:szCs w:val="21"/>
              </w:rPr>
            </w:pPr>
            <w:r>
              <w:rPr>
                <w:rFonts w:ascii="Times New Roman" w:hAnsi="Times New Roman" w:cs="Times New Roman"/>
                <w:sz w:val="21"/>
                <w:szCs w:val="21"/>
              </w:rPr>
              <w:t>实际输出</w:t>
            </w:r>
          </w:p>
        </w:tc>
      </w:tr>
      <w:tr w14:paraId="36307C89">
        <w:trPr>
          <w:trHeight w:val="486" w:hRule="atLeast"/>
          <w:jc w:val="center"/>
        </w:trPr>
        <w:tc>
          <w:tcPr>
            <w:tcW w:w="1418" w:type="dxa"/>
            <w:tcBorders>
              <w:top w:val="single" w:color="auto" w:sz="12" w:space="0"/>
            </w:tcBorders>
            <w:vAlign w:val="center"/>
          </w:tcPr>
          <w:p w14:paraId="6E6E40E7">
            <w:pPr>
              <w:jc w:val="center"/>
              <w:rPr>
                <w:rFonts w:hint="eastAsia" w:ascii="Times New Roman" w:hAnsi="Times New Roman" w:eastAsia="宋体" w:cs="Times New Roman"/>
                <w:sz w:val="24"/>
                <w:szCs w:val="24"/>
                <w:lang w:val="en-US" w:eastAsia="zh-CN"/>
              </w:rPr>
            </w:pPr>
            <w:r>
              <w:rPr>
                <w:rFonts w:hint="eastAsia" w:cs="Times New Roman"/>
                <w:sz w:val="24"/>
                <w:szCs w:val="24"/>
                <w:lang w:val="en-US" w:eastAsia="zh-CN"/>
              </w:rPr>
              <w:t>1</w:t>
            </w:r>
          </w:p>
        </w:tc>
        <w:tc>
          <w:tcPr>
            <w:tcW w:w="2487" w:type="dxa"/>
            <w:tcBorders>
              <w:top w:val="single" w:color="auto" w:sz="12" w:space="0"/>
            </w:tcBorders>
            <w:vAlign w:val="center"/>
          </w:tcPr>
          <w:p w14:paraId="182D0416">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未选择算法模型</w:t>
            </w:r>
          </w:p>
        </w:tc>
        <w:tc>
          <w:tcPr>
            <w:tcW w:w="2900" w:type="dxa"/>
            <w:tcBorders>
              <w:top w:val="single" w:color="auto" w:sz="12" w:space="0"/>
            </w:tcBorders>
            <w:vAlign w:val="center"/>
          </w:tcPr>
          <w:p w14:paraId="16DE630D">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无结果输出</w:t>
            </w:r>
          </w:p>
        </w:tc>
        <w:tc>
          <w:tcPr>
            <w:tcW w:w="1843" w:type="dxa"/>
            <w:tcBorders>
              <w:top w:val="single" w:color="auto" w:sz="12" w:space="0"/>
            </w:tcBorders>
            <w:vAlign w:val="center"/>
          </w:tcPr>
          <w:p w14:paraId="4F91C784">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无结果输出</w:t>
            </w:r>
          </w:p>
        </w:tc>
      </w:tr>
      <w:tr w14:paraId="6E7FD87A">
        <w:trPr>
          <w:trHeight w:val="517" w:hRule="atLeast"/>
          <w:jc w:val="center"/>
        </w:trPr>
        <w:tc>
          <w:tcPr>
            <w:tcW w:w="1418" w:type="dxa"/>
            <w:vAlign w:val="center"/>
          </w:tcPr>
          <w:p w14:paraId="59F4F01B">
            <w:pPr>
              <w:jc w:val="center"/>
              <w:rPr>
                <w:rFonts w:hint="eastAsia" w:ascii="Times New Roman" w:hAnsi="Times New Roman" w:eastAsia="宋体" w:cs="Times New Roman"/>
                <w:sz w:val="24"/>
                <w:szCs w:val="24"/>
                <w:lang w:val="en-US" w:eastAsia="zh-CN"/>
              </w:rPr>
            </w:pPr>
            <w:r>
              <w:rPr>
                <w:rFonts w:hint="eastAsia" w:cs="Times New Roman"/>
                <w:sz w:val="24"/>
                <w:szCs w:val="24"/>
                <w:lang w:val="en-US" w:eastAsia="zh-CN"/>
              </w:rPr>
              <w:t>2</w:t>
            </w:r>
          </w:p>
        </w:tc>
        <w:tc>
          <w:tcPr>
            <w:tcW w:w="2487" w:type="dxa"/>
            <w:vAlign w:val="center"/>
          </w:tcPr>
          <w:p w14:paraId="41008718">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CLIP</w:t>
            </w:r>
          </w:p>
        </w:tc>
        <w:tc>
          <w:tcPr>
            <w:tcW w:w="2900" w:type="dxa"/>
            <w:vAlign w:val="center"/>
          </w:tcPr>
          <w:p w14:paraId="05DB8F4E">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大体符合描述的图片</w:t>
            </w:r>
          </w:p>
        </w:tc>
        <w:tc>
          <w:tcPr>
            <w:tcW w:w="1843" w:type="dxa"/>
            <w:vAlign w:val="center"/>
          </w:tcPr>
          <w:p w14:paraId="3C8DC585">
            <w:pPr>
              <w:jc w:val="center"/>
              <w:rPr>
                <w:rFonts w:ascii="Times New Roman" w:hAnsi="Times New Roman" w:cs="Times New Roman"/>
                <w:sz w:val="21"/>
                <w:szCs w:val="21"/>
              </w:rPr>
            </w:pPr>
            <w:r>
              <w:rPr>
                <w:rFonts w:ascii="Times New Roman" w:hAnsi="Times New Roman" w:cs="Times New Roman"/>
                <w:sz w:val="21"/>
                <w:szCs w:val="21"/>
              </w:rPr>
              <w:t>与期望输出一致</w:t>
            </w:r>
          </w:p>
        </w:tc>
      </w:tr>
      <w:tr w14:paraId="064260C1">
        <w:trPr>
          <w:trHeight w:val="517" w:hRule="atLeast"/>
          <w:jc w:val="center"/>
        </w:trPr>
        <w:tc>
          <w:tcPr>
            <w:tcW w:w="1418" w:type="dxa"/>
            <w:vAlign w:val="center"/>
          </w:tcPr>
          <w:p w14:paraId="61826A3E">
            <w:pPr>
              <w:jc w:val="center"/>
              <w:rPr>
                <w:rFonts w:hint="eastAsia" w:ascii="Times New Roman" w:hAnsi="Times New Roman" w:eastAsia="宋体" w:cs="Times New Roman"/>
                <w:sz w:val="24"/>
                <w:szCs w:val="24"/>
                <w:lang w:val="en-US" w:eastAsia="zh-CN"/>
              </w:rPr>
            </w:pPr>
            <w:r>
              <w:rPr>
                <w:rFonts w:hint="eastAsia" w:cs="Times New Roman"/>
                <w:sz w:val="24"/>
                <w:szCs w:val="24"/>
                <w:lang w:val="en-US" w:eastAsia="zh-CN"/>
              </w:rPr>
              <w:t>3</w:t>
            </w:r>
          </w:p>
        </w:tc>
        <w:tc>
          <w:tcPr>
            <w:tcW w:w="2487" w:type="dxa"/>
            <w:vAlign w:val="center"/>
          </w:tcPr>
          <w:p w14:paraId="57A55787">
            <w:pPr>
              <w:jc w:val="center"/>
              <w:rPr>
                <w:rFonts w:hint="default" w:ascii="Times New Roman" w:hAnsi="Times New Roman" w:eastAsia="宋体" w:cs="Times New Roman"/>
                <w:sz w:val="21"/>
                <w:szCs w:val="21"/>
                <w:lang w:val="en-US" w:eastAsia="zh-CN"/>
              </w:rPr>
            </w:pPr>
            <w:r>
              <w:rPr>
                <w:rFonts w:hint="eastAsia"/>
                <w:lang w:val="en-US"/>
              </w:rPr>
              <w:t>ETC</w:t>
            </w:r>
          </w:p>
        </w:tc>
        <w:tc>
          <w:tcPr>
            <w:tcW w:w="2900" w:type="dxa"/>
            <w:vAlign w:val="center"/>
          </w:tcPr>
          <w:p w14:paraId="3332930C">
            <w:pPr>
              <w:jc w:val="center"/>
              <w:rPr>
                <w:rFonts w:ascii="Times New Roman" w:hAnsi="Times New Roman" w:cs="Times New Roman"/>
                <w:sz w:val="21"/>
                <w:szCs w:val="21"/>
              </w:rPr>
            </w:pPr>
            <w:r>
              <w:rPr>
                <w:rFonts w:hint="eastAsia" w:cs="Times New Roman"/>
                <w:sz w:val="21"/>
                <w:szCs w:val="21"/>
                <w:lang w:val="en-US" w:eastAsia="zh-CN"/>
              </w:rPr>
              <w:t>符合描述的图片</w:t>
            </w:r>
          </w:p>
        </w:tc>
        <w:tc>
          <w:tcPr>
            <w:tcW w:w="1843" w:type="dxa"/>
            <w:vAlign w:val="center"/>
          </w:tcPr>
          <w:p w14:paraId="12D05585">
            <w:pPr>
              <w:jc w:val="center"/>
              <w:rPr>
                <w:rFonts w:ascii="Times New Roman" w:hAnsi="Times New Roman" w:cs="Times New Roman"/>
                <w:sz w:val="21"/>
                <w:szCs w:val="21"/>
              </w:rPr>
            </w:pPr>
            <w:r>
              <w:rPr>
                <w:rFonts w:ascii="Times New Roman" w:hAnsi="Times New Roman" w:cs="Times New Roman"/>
                <w:sz w:val="21"/>
                <w:szCs w:val="21"/>
              </w:rPr>
              <w:t>与期望输出一致</w:t>
            </w:r>
          </w:p>
        </w:tc>
      </w:tr>
      <w:tr w14:paraId="1F5CF130">
        <w:trPr>
          <w:trHeight w:val="517" w:hRule="atLeast"/>
          <w:jc w:val="center"/>
        </w:trPr>
        <w:tc>
          <w:tcPr>
            <w:tcW w:w="1418" w:type="dxa"/>
            <w:vAlign w:val="center"/>
          </w:tcPr>
          <w:p w14:paraId="5EBB01FE">
            <w:pPr>
              <w:jc w:val="center"/>
              <w:rPr>
                <w:rFonts w:hint="eastAsia" w:ascii="Calibri" w:hAnsi="Calibri" w:eastAsia="宋体" w:cs="Times New Roman"/>
                <w:sz w:val="24"/>
                <w:szCs w:val="24"/>
                <w:lang w:val="en-US" w:eastAsia="zh-CN"/>
              </w:rPr>
            </w:pPr>
            <w:r>
              <w:rPr>
                <w:rFonts w:hint="eastAsia" w:ascii="Calibri" w:hAnsi="Calibri" w:cs="Times New Roman"/>
                <w:sz w:val="24"/>
                <w:szCs w:val="24"/>
                <w:lang w:val="en-US" w:eastAsia="zh-CN"/>
              </w:rPr>
              <w:t>4</w:t>
            </w:r>
          </w:p>
        </w:tc>
        <w:tc>
          <w:tcPr>
            <w:tcW w:w="2487" w:type="dxa"/>
            <w:vAlign w:val="center"/>
          </w:tcPr>
          <w:p w14:paraId="76B2C4AB">
            <w:pPr>
              <w:jc w:val="center"/>
              <w:rPr>
                <w:rFonts w:hint="default" w:ascii="Calibri" w:hAnsi="Calibri" w:eastAsia="宋体" w:cs="Times New Roman"/>
                <w:sz w:val="21"/>
                <w:szCs w:val="21"/>
                <w:lang w:val="en-US" w:eastAsia="zh-CN"/>
              </w:rPr>
            </w:pPr>
            <w:r>
              <w:rPr>
                <w:rFonts w:hint="eastAsia" w:ascii="Times New Roman" w:hAnsi="Times New Roman" w:cs="Times New Roman"/>
                <w:sz w:val="24"/>
                <w:szCs w:val="20"/>
                <w:lang w:val="en-US" w:eastAsia="zh-CN"/>
              </w:rPr>
              <w:t>CDS</w:t>
            </w:r>
          </w:p>
        </w:tc>
        <w:tc>
          <w:tcPr>
            <w:tcW w:w="2900" w:type="dxa"/>
            <w:vAlign w:val="center"/>
          </w:tcPr>
          <w:p w14:paraId="6B034781">
            <w:pPr>
              <w:jc w:val="center"/>
              <w:rPr>
                <w:rFonts w:ascii="Calibri" w:hAnsi="Calibri" w:cs="Times New Roman"/>
                <w:sz w:val="21"/>
                <w:szCs w:val="21"/>
              </w:rPr>
            </w:pPr>
            <w:r>
              <w:rPr>
                <w:rFonts w:hint="eastAsia" w:cs="Times New Roman"/>
                <w:sz w:val="21"/>
                <w:szCs w:val="21"/>
                <w:lang w:val="en-US" w:eastAsia="zh-CN"/>
              </w:rPr>
              <w:t>符合描述的图片</w:t>
            </w:r>
          </w:p>
        </w:tc>
        <w:tc>
          <w:tcPr>
            <w:tcW w:w="1843" w:type="dxa"/>
            <w:vAlign w:val="center"/>
          </w:tcPr>
          <w:p w14:paraId="649A6568">
            <w:pPr>
              <w:jc w:val="center"/>
              <w:rPr>
                <w:rFonts w:ascii="Calibri" w:hAnsi="Calibri" w:cs="Times New Roman"/>
                <w:sz w:val="21"/>
                <w:szCs w:val="21"/>
              </w:rPr>
            </w:pPr>
            <w:r>
              <w:rPr>
                <w:rFonts w:ascii="Times New Roman" w:hAnsi="Times New Roman" w:cs="Times New Roman"/>
                <w:sz w:val="21"/>
                <w:szCs w:val="21"/>
              </w:rPr>
              <w:t>与期望输出一致</w:t>
            </w:r>
          </w:p>
        </w:tc>
      </w:tr>
      <w:tr w14:paraId="0D92F084">
        <w:trPr>
          <w:trHeight w:val="517" w:hRule="atLeast"/>
          <w:jc w:val="center"/>
        </w:trPr>
        <w:tc>
          <w:tcPr>
            <w:tcW w:w="1418" w:type="dxa"/>
            <w:vAlign w:val="center"/>
          </w:tcPr>
          <w:p w14:paraId="40F8FC3E">
            <w:pPr>
              <w:jc w:val="center"/>
              <w:rPr>
                <w:rFonts w:hint="eastAsia" w:ascii="Calibri" w:hAnsi="Calibri" w:cs="Times New Roman"/>
                <w:sz w:val="21"/>
                <w:szCs w:val="21"/>
                <w:lang w:val="en-US" w:eastAsia="zh-CN"/>
              </w:rPr>
            </w:pPr>
            <w:r>
              <w:rPr>
                <w:rFonts w:ascii="Times New Roman" w:hAnsi="Times New Roman" w:cs="Times New Roman"/>
                <w:sz w:val="21"/>
                <w:szCs w:val="21"/>
              </w:rPr>
              <w:t>测试结果</w:t>
            </w:r>
          </w:p>
        </w:tc>
        <w:tc>
          <w:tcPr>
            <w:tcW w:w="2487" w:type="dxa"/>
            <w:vAlign w:val="center"/>
          </w:tcPr>
          <w:p w14:paraId="62D8FA5B">
            <w:pPr>
              <w:jc w:val="center"/>
              <w:rPr>
                <w:rFonts w:hint="eastAsia" w:ascii="Times New Roman" w:hAnsi="Times New Roman" w:cs="Times New Roman"/>
                <w:sz w:val="24"/>
                <w:szCs w:val="20"/>
                <w:lang w:val="en-US" w:eastAsia="zh-CN"/>
              </w:rPr>
            </w:pPr>
            <w:r>
              <w:rPr>
                <w:rFonts w:ascii="Times New Roman" w:hAnsi="Times New Roman" w:cs="Times New Roman"/>
                <w:sz w:val="21"/>
                <w:szCs w:val="21"/>
              </w:rPr>
              <w:t>功能可用</w:t>
            </w:r>
          </w:p>
        </w:tc>
        <w:tc>
          <w:tcPr>
            <w:tcW w:w="2900" w:type="dxa"/>
            <w:vAlign w:val="center"/>
          </w:tcPr>
          <w:p w14:paraId="4BADF966">
            <w:pPr>
              <w:jc w:val="center"/>
              <w:rPr>
                <w:rFonts w:hint="eastAsia" w:cs="Times New Roman"/>
                <w:sz w:val="21"/>
                <w:szCs w:val="21"/>
                <w:lang w:val="en-US" w:eastAsia="zh-CN"/>
              </w:rPr>
            </w:pPr>
            <w:r>
              <w:rPr>
                <w:rFonts w:ascii="Times New Roman" w:hAnsi="Times New Roman" w:cs="Times New Roman"/>
                <w:sz w:val="21"/>
                <w:szCs w:val="21"/>
              </w:rPr>
              <w:t>测试有效</w:t>
            </w:r>
          </w:p>
        </w:tc>
        <w:tc>
          <w:tcPr>
            <w:tcW w:w="1843" w:type="dxa"/>
            <w:vAlign w:val="center"/>
          </w:tcPr>
          <w:p w14:paraId="70056D06">
            <w:pPr>
              <w:jc w:val="center"/>
              <w:rPr>
                <w:rFonts w:hint="eastAsia" w:cs="Times New Roman"/>
                <w:sz w:val="21"/>
                <w:szCs w:val="21"/>
                <w:lang w:val="en-US" w:eastAsia="zh-CN"/>
              </w:rPr>
            </w:pPr>
            <w:r>
              <w:rPr>
                <w:rFonts w:ascii="Times New Roman" w:hAnsi="Times New Roman" w:cs="Times New Roman"/>
                <w:sz w:val="21"/>
                <w:szCs w:val="21"/>
              </w:rPr>
              <w:t>正确测试</w:t>
            </w:r>
          </w:p>
        </w:tc>
      </w:tr>
    </w:tbl>
    <w:p w14:paraId="2D6C694B">
      <w:pPr>
        <w:ind w:firstLine="516" w:firstLineChars="200"/>
        <w:rPr>
          <w:rFonts w:hint="eastAsia" w:cs="Times New Roman"/>
          <w:lang w:val="en-US" w:eastAsia="zh-CN"/>
        </w:rPr>
      </w:pPr>
      <w:r>
        <w:rPr>
          <w:rFonts w:hint="eastAsia" w:cs="Times New Roman"/>
          <w:lang w:val="en-US" w:eastAsia="zh-CN"/>
        </w:rPr>
        <w:t>表5.2执行的是文本输入功能测试。系统需要对文本输入进行处理，经过系统后输出符合描述的的图片。</w:t>
      </w:r>
      <w:r>
        <w:rPr>
          <w:rFonts w:cs="Times New Roman"/>
          <w:color w:val="0D0D0D" w:themeColor="text1" w:themeTint="F2"/>
          <w14:textFill>
            <w14:solidFill>
              <w14:schemeClr w14:val="tx1">
                <w14:lumMod w14:val="95000"/>
                <w14:lumOff w14:val="5000"/>
              </w14:schemeClr>
            </w14:solidFill>
          </w14:textFill>
        </w:rPr>
        <w:t>本小节对这</w:t>
      </w:r>
      <w:r>
        <w:rPr>
          <w:rFonts w:hint="eastAsia" w:cs="Times New Roman"/>
          <w:color w:val="0D0D0D" w:themeColor="text1" w:themeTint="F2"/>
          <w14:textFill>
            <w14:solidFill>
              <w14:schemeClr w14:val="tx1">
                <w14:lumMod w14:val="95000"/>
                <w14:lumOff w14:val="5000"/>
              </w14:schemeClr>
            </w14:solidFill>
          </w14:textFill>
        </w:rPr>
        <w:t>项功能</w:t>
      </w:r>
      <w:r>
        <w:rPr>
          <w:rFonts w:cs="Times New Roman"/>
          <w:color w:val="0D0D0D" w:themeColor="text1" w:themeTint="F2"/>
          <w14:textFill>
            <w14:solidFill>
              <w14:schemeClr w14:val="tx1">
                <w14:lumMod w14:val="95000"/>
                <w14:lumOff w14:val="5000"/>
              </w14:schemeClr>
            </w14:solidFill>
          </w14:textFill>
        </w:rPr>
        <w:t>进行用例测试，通过表格展示测试用例设计，</w:t>
      </w:r>
      <w:r>
        <w:rPr>
          <w:rFonts w:cs="Times New Roman"/>
        </w:rPr>
        <w:t>表格中注明了测试用例的编号，写明了测试所使用的数据，并给出对应的期望输出和实际输出。当测试</w:t>
      </w:r>
      <w:r>
        <w:rPr>
          <w:rFonts w:hint="eastAsia" w:cs="Times New Roman"/>
          <w:lang w:val="en-US" w:eastAsia="zh-CN"/>
        </w:rPr>
        <w:t>文本</w:t>
      </w:r>
      <w:r>
        <w:rPr>
          <w:rFonts w:cs="Times New Roman"/>
        </w:rPr>
        <w:t>能够被输入，证明功能可用，当有对应的期望输出，表示测试有效，当系统实际输出与期望输出</w:t>
      </w:r>
      <w:r>
        <w:rPr>
          <w:rFonts w:hint="eastAsia" w:cs="Times New Roman"/>
          <w:lang w:val="en-US" w:eastAsia="zh-CN"/>
        </w:rPr>
        <w:t>相符合</w:t>
      </w:r>
      <w:r>
        <w:rPr>
          <w:rFonts w:cs="Times New Roman"/>
        </w:rPr>
        <w:t>，记录为正确测试，否则记录为错误测试。</w:t>
      </w:r>
    </w:p>
    <w:p w14:paraId="5B0AC2AF">
      <w:pPr>
        <w:pStyle w:val="57"/>
        <w:ind w:firstLine="516" w:firstLineChars="200"/>
        <w:rPr>
          <w:rFonts w:hint="eastAsia" w:cs="Times New Roman"/>
          <w:lang w:val="en-US" w:eastAsia="zh-CN"/>
        </w:rPr>
      </w:pPr>
      <w:r>
        <w:rPr>
          <w:rFonts w:hint="eastAsia" w:cs="Times New Roman"/>
          <w:lang w:val="en-US" w:eastAsia="zh-CN"/>
        </w:rPr>
        <w:t>表5.3执行的是</w:t>
      </w:r>
      <w:r>
        <w:rPr>
          <w:rFonts w:hint="eastAsia"/>
          <w:sz w:val="24"/>
          <w:szCs w:val="24"/>
          <w:lang w:val="en-US" w:eastAsia="zh-CN"/>
        </w:rPr>
        <w:t>算法模块的功能</w:t>
      </w:r>
      <w:r>
        <w:rPr>
          <w:rFonts w:hint="eastAsia" w:cs="Times New Roman"/>
          <w:szCs w:val="24"/>
          <w:lang w:val="en-US" w:eastAsia="zh-CN"/>
        </w:rPr>
        <w:t>测</w:t>
      </w:r>
      <w:r>
        <w:rPr>
          <w:rFonts w:hint="eastAsia" w:cs="Times New Roman"/>
          <w:lang w:val="en-US" w:eastAsia="zh-CN"/>
        </w:rPr>
        <w:t>试，即检索比对的功能测试。对文本输入进行处理后，系统需要正确调用并且运行相应的算法模块对文本和图库中的图片进行检索比对，然后输出符合描述的的图片。</w:t>
      </w:r>
    </w:p>
    <w:p w14:paraId="39826F9C">
      <w:pPr>
        <w:pStyle w:val="53"/>
        <w:rPr>
          <w:rFonts w:hint="eastAsia"/>
          <w:lang w:val="en-US" w:eastAsia="zh-CN"/>
        </w:rPr>
      </w:pPr>
      <w:bookmarkStart w:id="2872" w:name="_Toc4892"/>
      <w:bookmarkStart w:id="2873" w:name="_Toc20470"/>
      <w:bookmarkStart w:id="2874" w:name="_Toc17245"/>
      <w:bookmarkStart w:id="2875" w:name="_Toc1578"/>
      <w:bookmarkStart w:id="2876" w:name="_Toc3273"/>
      <w:bookmarkStart w:id="2877" w:name="_Toc15376"/>
      <w:bookmarkStart w:id="2878" w:name="_Toc14093"/>
      <w:bookmarkStart w:id="2879" w:name="_Toc19079"/>
      <w:bookmarkStart w:id="2880" w:name="_Toc31621"/>
      <w:r>
        <w:rPr>
          <w:rFonts w:hint="eastAsia"/>
          <w:lang w:val="en-US" w:eastAsia="zh-CN"/>
        </w:rPr>
        <w:t>5</w:t>
      </w:r>
      <w:r>
        <w:t>.</w:t>
      </w:r>
      <w:r>
        <w:rPr>
          <w:rFonts w:hint="eastAsia"/>
          <w:lang w:val="en-US" w:eastAsia="zh-CN"/>
        </w:rPr>
        <w:t>4</w:t>
      </w:r>
      <w:r>
        <w:t>.</w:t>
      </w:r>
      <w:r>
        <w:rPr>
          <w:rFonts w:hint="eastAsia"/>
          <w:lang w:val="en-US" w:eastAsia="zh-CN"/>
        </w:rPr>
        <w:t>2</w:t>
      </w:r>
      <w:r>
        <w:t xml:space="preserve"> </w:t>
      </w:r>
      <w:r>
        <w:rPr>
          <w:rFonts w:hint="eastAsia"/>
          <w:lang w:val="en-US" w:eastAsia="zh-CN"/>
        </w:rPr>
        <w:t>非功能测试</w:t>
      </w:r>
      <w:bookmarkEnd w:id="2872"/>
      <w:bookmarkEnd w:id="2873"/>
      <w:bookmarkEnd w:id="2874"/>
      <w:bookmarkEnd w:id="2875"/>
      <w:bookmarkEnd w:id="2876"/>
      <w:bookmarkEnd w:id="2877"/>
      <w:bookmarkEnd w:id="2878"/>
      <w:bookmarkEnd w:id="2879"/>
      <w:bookmarkEnd w:id="2880"/>
    </w:p>
    <w:p w14:paraId="50ED910C">
      <w:pPr>
        <w:pStyle w:val="57"/>
        <w:ind w:firstLine="516" w:firstLineChars="200"/>
        <w:rPr>
          <w:rFonts w:hint="eastAsia" w:cs="Times New Roman"/>
          <w:b w:val="0"/>
          <w:bCs/>
          <w:i w:val="0"/>
          <w:iCs w:val="0"/>
          <w:caps w:val="0"/>
          <w:spacing w:val="0"/>
          <w:sz w:val="24"/>
          <w:szCs w:val="44"/>
          <w:vertAlign w:val="baseline"/>
          <w:lang w:val="en-US" w:eastAsia="zh-CN"/>
        </w:rPr>
      </w:pPr>
      <w:r>
        <w:rPr>
          <w:rFonts w:hint="eastAsia"/>
          <w:lang w:val="en-US" w:eastAsia="zh-CN"/>
        </w:rPr>
        <w:t>为了评估系统在实际运行下的响应速度和资源占用情况，进行非功能测试内容为</w:t>
      </w:r>
      <w:r>
        <w:rPr>
          <w:rStyle w:val="34"/>
          <w:rFonts w:hint="eastAsia" w:ascii="Times New Roman" w:hAnsi="Times New Roman" w:eastAsia="宋体" w:cs="Times New Roman"/>
          <w:b w:val="0"/>
          <w:bCs/>
          <w:i w:val="0"/>
          <w:iCs w:val="0"/>
          <w:caps w:val="0"/>
          <w:spacing w:val="0"/>
          <w:sz w:val="24"/>
          <w:szCs w:val="44"/>
          <w:vertAlign w:val="baseline"/>
        </w:rPr>
        <w:t>算法处理延迟</w:t>
      </w:r>
      <w:r>
        <w:rPr>
          <w:rFonts w:hint="eastAsia" w:cs="Times New Roman"/>
          <w:b w:val="0"/>
          <w:bCs/>
          <w:i w:val="0"/>
          <w:iCs w:val="0"/>
          <w:caps w:val="0"/>
          <w:spacing w:val="0"/>
          <w:sz w:val="24"/>
          <w:szCs w:val="44"/>
          <w:vertAlign w:val="baseline"/>
          <w:lang w:eastAsia="zh-CN"/>
        </w:rPr>
        <w:t>、</w:t>
      </w:r>
      <w:r>
        <w:rPr>
          <w:rFonts w:hint="eastAsia" w:cs="Times New Roman"/>
          <w:b w:val="0"/>
          <w:bCs/>
          <w:i w:val="0"/>
          <w:iCs w:val="0"/>
          <w:caps w:val="0"/>
          <w:spacing w:val="0"/>
          <w:sz w:val="24"/>
          <w:szCs w:val="44"/>
          <w:vertAlign w:val="baseline"/>
          <w:lang w:val="en-US" w:eastAsia="zh-CN"/>
        </w:rPr>
        <w:t>整体系统延迟、资源占用情况。测试方法为测试10次取平均值。</w:t>
      </w:r>
    </w:p>
    <w:p w14:paraId="7578F9E9">
      <w:pPr>
        <w:pStyle w:val="8"/>
        <w:rPr>
          <w:rFonts w:hint="default" w:eastAsia="黑体"/>
          <w:lang w:val="en-US" w:eastAsia="zh-CN"/>
        </w:rPr>
      </w:pPr>
      <w:r>
        <w:t>表</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Start w:id="2881" w:name="_Toc15669"/>
      <w:bookmarkStart w:id="2882" w:name="_Toc1947"/>
      <w:bookmarkStart w:id="2883" w:name="_Toc10225"/>
      <w:bookmarkStart w:id="2884" w:name="_Toc18542"/>
      <w:bookmarkStart w:id="2885" w:name="_Toc2683"/>
      <w:bookmarkStart w:id="2886" w:name="_Toc7033"/>
      <w:r>
        <w:rPr>
          <w:rFonts w:hint="eastAsia"/>
          <w:lang w:val="en-US" w:eastAsia="zh-CN"/>
        </w:rPr>
        <w:t xml:space="preserve"> 算法处理延迟与显存占用</w:t>
      </w:r>
      <w:bookmarkEnd w:id="2881"/>
      <w:bookmarkEnd w:id="2882"/>
      <w:bookmarkEnd w:id="2883"/>
      <w:bookmarkEnd w:id="2884"/>
      <w:bookmarkEnd w:id="2885"/>
      <w:bookmarkEnd w:id="2886"/>
    </w:p>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2"/>
        <w:gridCol w:w="2563"/>
        <w:gridCol w:w="2900"/>
        <w:gridCol w:w="1843"/>
      </w:tblGrid>
      <w:tr w14:paraId="587A9F92">
        <w:trPr>
          <w:trHeight w:val="486" w:hRule="atLeast"/>
          <w:jc w:val="center"/>
        </w:trPr>
        <w:tc>
          <w:tcPr>
            <w:tcW w:w="1342" w:type="dxa"/>
            <w:tcBorders>
              <w:top w:val="single" w:color="auto" w:sz="12" w:space="0"/>
              <w:bottom w:val="single" w:color="auto" w:sz="12" w:space="0"/>
            </w:tcBorders>
            <w:vAlign w:val="center"/>
          </w:tcPr>
          <w:p w14:paraId="318559D9">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模块</w:t>
            </w:r>
          </w:p>
        </w:tc>
        <w:tc>
          <w:tcPr>
            <w:tcW w:w="2563" w:type="dxa"/>
            <w:tcBorders>
              <w:top w:val="single" w:color="auto" w:sz="12" w:space="0"/>
              <w:bottom w:val="single" w:color="auto" w:sz="12" w:space="0"/>
            </w:tcBorders>
            <w:vAlign w:val="center"/>
          </w:tcPr>
          <w:p w14:paraId="1F68E4D5">
            <w:pPr>
              <w:jc w:val="center"/>
              <w:rPr>
                <w:rFonts w:hint="eastAsia" w:ascii="Times New Roman" w:hAnsi="Times New Roman" w:eastAsia="宋体" w:cs="Times New Roman"/>
                <w:sz w:val="21"/>
                <w:szCs w:val="21"/>
                <w:lang w:val="en-US" w:eastAsia="zh-CN"/>
              </w:rPr>
            </w:pPr>
            <w:r>
              <w:rPr>
                <w:rFonts w:hint="eastAsia"/>
                <w:lang w:val="en-US" w:eastAsia="zh-CN"/>
              </w:rPr>
              <w:t>平均处理延迟（ms）</w:t>
            </w:r>
          </w:p>
        </w:tc>
        <w:tc>
          <w:tcPr>
            <w:tcW w:w="2900" w:type="dxa"/>
            <w:tcBorders>
              <w:top w:val="single" w:color="auto" w:sz="12" w:space="0"/>
              <w:bottom w:val="single" w:color="auto" w:sz="12" w:space="0"/>
            </w:tcBorders>
            <w:vAlign w:val="center"/>
          </w:tcPr>
          <w:p w14:paraId="57407B07">
            <w:pPr>
              <w:jc w:val="center"/>
              <w:rPr>
                <w:rFonts w:hint="default" w:ascii="Times New Roman" w:hAnsi="Times New Roman" w:cs="Times New Roman"/>
                <w:sz w:val="21"/>
                <w:szCs w:val="21"/>
                <w:lang w:val="en-US"/>
              </w:rPr>
            </w:pPr>
            <w:r>
              <w:rPr>
                <w:rFonts w:hint="eastAsia"/>
                <w:lang w:val="en-US" w:eastAsia="zh-CN"/>
              </w:rPr>
              <w:t>整体系统延迟（ms）</w:t>
            </w:r>
          </w:p>
        </w:tc>
        <w:tc>
          <w:tcPr>
            <w:tcW w:w="1843" w:type="dxa"/>
            <w:tcBorders>
              <w:top w:val="single" w:color="auto" w:sz="12" w:space="0"/>
              <w:bottom w:val="single" w:color="auto" w:sz="12" w:space="0"/>
            </w:tcBorders>
            <w:vAlign w:val="center"/>
          </w:tcPr>
          <w:p w14:paraId="5F520AD7">
            <w:pPr>
              <w:jc w:val="center"/>
              <w:rPr>
                <w:rFonts w:ascii="Times New Roman" w:hAnsi="Times New Roman" w:cs="Times New Roman"/>
                <w:sz w:val="21"/>
                <w:szCs w:val="21"/>
              </w:rPr>
            </w:pPr>
            <w:r>
              <w:rPr>
                <w:rFonts w:hint="eastAsia"/>
                <w:lang w:val="en-US" w:eastAsia="zh-CN"/>
              </w:rPr>
              <w:t>资源占用（GB）</w:t>
            </w:r>
          </w:p>
        </w:tc>
      </w:tr>
      <w:tr w14:paraId="095A3E30">
        <w:trPr>
          <w:trHeight w:val="517" w:hRule="atLeast"/>
          <w:jc w:val="center"/>
        </w:trPr>
        <w:tc>
          <w:tcPr>
            <w:tcW w:w="1342" w:type="dxa"/>
            <w:vAlign w:val="center"/>
          </w:tcPr>
          <w:p w14:paraId="3D3FEF6F">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CLIP</w:t>
            </w:r>
          </w:p>
        </w:tc>
        <w:tc>
          <w:tcPr>
            <w:tcW w:w="2563" w:type="dxa"/>
            <w:vAlign w:val="center"/>
          </w:tcPr>
          <w:p w14:paraId="36A01C28">
            <w:pPr>
              <w:jc w:val="center"/>
              <w:rPr>
                <w:rFonts w:hint="default" w:ascii="Times New Roman" w:hAnsi="Times New Roman" w:eastAsia="宋体" w:cs="Times New Roman"/>
                <w:sz w:val="24"/>
                <w:szCs w:val="24"/>
                <w:lang w:val="en-US" w:eastAsia="zh-CN"/>
              </w:rPr>
            </w:pPr>
            <w:r>
              <w:rPr>
                <w:rFonts w:ascii="Times New Roman" w:hAnsi="Times New Roman" w:eastAsia="Segoe UI" w:cs="Times New Roman"/>
                <w:i w:val="0"/>
                <w:iCs w:val="0"/>
                <w:caps w:val="0"/>
                <w:spacing w:val="0"/>
                <w:sz w:val="24"/>
                <w:szCs w:val="24"/>
                <w:shd w:val="clear" w:fill="FFFFFF"/>
              </w:rPr>
              <w:t>18.2</w:t>
            </w:r>
          </w:p>
        </w:tc>
        <w:tc>
          <w:tcPr>
            <w:tcW w:w="2900" w:type="dxa"/>
            <w:vAlign w:val="center"/>
          </w:tcPr>
          <w:p w14:paraId="24A94167">
            <w:pPr>
              <w:jc w:val="center"/>
              <w:rPr>
                <w:rFonts w:hint="default" w:ascii="Times New Roman" w:hAnsi="Times New Roman" w:eastAsia="宋体" w:cs="Times New Roman"/>
                <w:sz w:val="24"/>
                <w:szCs w:val="24"/>
                <w:lang w:val="en-US" w:eastAsia="zh-CN"/>
              </w:rPr>
            </w:pPr>
            <w:r>
              <w:rPr>
                <w:rFonts w:ascii="Times New Roman" w:hAnsi="Times New Roman" w:eastAsia="Segoe UI" w:cs="Times New Roman"/>
                <w:i w:val="0"/>
                <w:iCs w:val="0"/>
                <w:caps w:val="0"/>
                <w:spacing w:val="0"/>
                <w:sz w:val="24"/>
                <w:szCs w:val="24"/>
                <w:shd w:val="clear" w:fill="FFFFFF"/>
              </w:rPr>
              <w:t>±0.8</w:t>
            </w:r>
          </w:p>
        </w:tc>
        <w:tc>
          <w:tcPr>
            <w:tcW w:w="1843" w:type="dxa"/>
            <w:vAlign w:val="center"/>
          </w:tcPr>
          <w:p w14:paraId="766FBB80">
            <w:pPr>
              <w:jc w:val="center"/>
              <w:rPr>
                <w:rFonts w:hint="default" w:ascii="Times New Roman" w:hAnsi="Times New Roman" w:cs="Times New Roman"/>
                <w:sz w:val="24"/>
                <w:szCs w:val="24"/>
              </w:rPr>
            </w:pPr>
            <w:r>
              <w:rPr>
                <w:rFonts w:hint="eastAsia" w:cs="Times New Roman"/>
                <w:sz w:val="24"/>
                <w:szCs w:val="24"/>
                <w:lang w:val="en-US" w:eastAsia="zh-CN"/>
              </w:rPr>
              <w:t>3.2</w:t>
            </w:r>
          </w:p>
        </w:tc>
      </w:tr>
      <w:tr w14:paraId="68370757">
        <w:trPr>
          <w:trHeight w:val="517" w:hRule="atLeast"/>
          <w:jc w:val="center"/>
        </w:trPr>
        <w:tc>
          <w:tcPr>
            <w:tcW w:w="1342" w:type="dxa"/>
            <w:vAlign w:val="center"/>
          </w:tcPr>
          <w:p w14:paraId="536D875C">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ETC</w:t>
            </w:r>
          </w:p>
        </w:tc>
        <w:tc>
          <w:tcPr>
            <w:tcW w:w="2563" w:type="dxa"/>
            <w:vAlign w:val="center"/>
          </w:tcPr>
          <w:p w14:paraId="54362496">
            <w:pPr>
              <w:jc w:val="center"/>
              <w:rPr>
                <w:rFonts w:hint="default" w:ascii="Times New Roman" w:hAnsi="Times New Roman" w:eastAsia="宋体" w:cs="Times New Roman"/>
                <w:sz w:val="24"/>
                <w:szCs w:val="24"/>
                <w:lang w:val="en-US" w:eastAsia="zh-CN"/>
              </w:rPr>
            </w:pPr>
            <w:r>
              <w:rPr>
                <w:rFonts w:ascii="Times New Roman" w:hAnsi="Times New Roman" w:eastAsia="Segoe UI" w:cs="Times New Roman"/>
                <w:i w:val="0"/>
                <w:iCs w:val="0"/>
                <w:caps w:val="0"/>
                <w:spacing w:val="0"/>
                <w:sz w:val="24"/>
                <w:szCs w:val="24"/>
                <w:shd w:val="clear" w:fill="FFFFFF"/>
              </w:rPr>
              <w:t>22.7</w:t>
            </w:r>
          </w:p>
        </w:tc>
        <w:tc>
          <w:tcPr>
            <w:tcW w:w="2900" w:type="dxa"/>
            <w:vAlign w:val="center"/>
          </w:tcPr>
          <w:p w14:paraId="0AFA1EA9">
            <w:pPr>
              <w:jc w:val="center"/>
              <w:rPr>
                <w:rFonts w:ascii="Times New Roman" w:hAnsi="Times New Roman" w:cs="Times New Roman"/>
                <w:sz w:val="24"/>
                <w:szCs w:val="24"/>
              </w:rPr>
            </w:pPr>
            <w:r>
              <w:rPr>
                <w:rFonts w:ascii="Times New Roman" w:hAnsi="Times New Roman" w:cs="Times New Roman"/>
                <w:sz w:val="24"/>
                <w:szCs w:val="24"/>
              </w:rPr>
              <w:t>±1.1</w:t>
            </w:r>
          </w:p>
        </w:tc>
        <w:tc>
          <w:tcPr>
            <w:tcW w:w="1843" w:type="dxa"/>
            <w:vAlign w:val="center"/>
          </w:tcPr>
          <w:p w14:paraId="35C74EF8">
            <w:pPr>
              <w:jc w:val="center"/>
              <w:rPr>
                <w:rFonts w:hint="default" w:ascii="Times New Roman" w:hAnsi="Times New Roman" w:cs="Times New Roman"/>
                <w:sz w:val="24"/>
                <w:szCs w:val="24"/>
              </w:rPr>
            </w:pPr>
            <w:r>
              <w:rPr>
                <w:rFonts w:hint="eastAsia" w:cs="Times New Roman"/>
                <w:sz w:val="24"/>
                <w:szCs w:val="24"/>
                <w:lang w:val="en-US" w:eastAsia="zh-CN"/>
              </w:rPr>
              <w:t>4.2</w:t>
            </w:r>
          </w:p>
        </w:tc>
      </w:tr>
      <w:tr w14:paraId="70713221">
        <w:trPr>
          <w:trHeight w:val="517" w:hRule="atLeast"/>
          <w:jc w:val="center"/>
        </w:trPr>
        <w:tc>
          <w:tcPr>
            <w:tcW w:w="1342" w:type="dxa"/>
            <w:vAlign w:val="center"/>
          </w:tcPr>
          <w:p w14:paraId="74D07479">
            <w:pPr>
              <w:jc w:val="center"/>
              <w:rPr>
                <w:rFonts w:hint="default" w:ascii="Calibri" w:hAnsi="Calibri" w:eastAsia="宋体" w:cs="Times New Roman"/>
                <w:sz w:val="21"/>
                <w:szCs w:val="21"/>
                <w:lang w:val="en-US" w:eastAsia="zh-CN"/>
              </w:rPr>
            </w:pPr>
            <w:r>
              <w:rPr>
                <w:rFonts w:hint="eastAsia" w:ascii="Times New Roman" w:hAnsi="Times New Roman" w:cs="Times New Roman"/>
                <w:sz w:val="21"/>
                <w:szCs w:val="21"/>
                <w:lang w:val="en-US" w:eastAsia="zh-CN"/>
              </w:rPr>
              <w:t>CDS</w:t>
            </w:r>
          </w:p>
        </w:tc>
        <w:tc>
          <w:tcPr>
            <w:tcW w:w="2563" w:type="dxa"/>
            <w:vAlign w:val="center"/>
          </w:tcPr>
          <w:p w14:paraId="6F6F117E">
            <w:pPr>
              <w:jc w:val="center"/>
              <w:rPr>
                <w:rFonts w:hint="default" w:ascii="Times New Roman" w:hAnsi="Times New Roman" w:eastAsia="宋体" w:cs="Times New Roman"/>
                <w:sz w:val="24"/>
                <w:szCs w:val="24"/>
                <w:lang w:val="en-US" w:eastAsia="zh-CN"/>
              </w:rPr>
            </w:pPr>
            <w:r>
              <w:rPr>
                <w:rFonts w:ascii="Times New Roman" w:hAnsi="Times New Roman" w:eastAsia="Segoe UI" w:cs="Times New Roman"/>
                <w:i w:val="0"/>
                <w:iCs w:val="0"/>
                <w:caps w:val="0"/>
                <w:spacing w:val="0"/>
                <w:sz w:val="24"/>
                <w:szCs w:val="24"/>
                <w:shd w:val="clear" w:fill="FFFFFF"/>
              </w:rPr>
              <w:t>35.4</w:t>
            </w:r>
            <w:r>
              <w:rPr>
                <w:rFonts w:hint="default" w:ascii="Times New Roman" w:hAnsi="Times New Roman" w:eastAsia="Segoe UI" w:cs="Times New Roman"/>
                <w:i w:val="0"/>
                <w:iCs w:val="0"/>
                <w:caps w:val="0"/>
                <w:spacing w:val="0"/>
                <w:sz w:val="24"/>
                <w:szCs w:val="24"/>
                <w:shd w:val="clear" w:fill="FFFFFF"/>
              </w:rPr>
              <w:t> </w:t>
            </w:r>
          </w:p>
        </w:tc>
        <w:tc>
          <w:tcPr>
            <w:tcW w:w="2900" w:type="dxa"/>
            <w:vAlign w:val="center"/>
          </w:tcPr>
          <w:p w14:paraId="0688BD86">
            <w:pPr>
              <w:jc w:val="center"/>
              <w:rPr>
                <w:rFonts w:ascii="Times New Roman" w:hAnsi="Times New Roman" w:cs="Times New Roman"/>
                <w:sz w:val="24"/>
                <w:szCs w:val="24"/>
              </w:rPr>
            </w:pPr>
            <w:r>
              <w:rPr>
                <w:rFonts w:ascii="Times New Roman" w:hAnsi="Times New Roman" w:cs="Times New Roman"/>
                <w:sz w:val="24"/>
                <w:szCs w:val="24"/>
              </w:rPr>
              <w:t>±2.3</w:t>
            </w:r>
          </w:p>
        </w:tc>
        <w:tc>
          <w:tcPr>
            <w:tcW w:w="1843" w:type="dxa"/>
            <w:vAlign w:val="center"/>
          </w:tcPr>
          <w:p w14:paraId="70D0BF22">
            <w:pPr>
              <w:jc w:val="center"/>
              <w:rPr>
                <w:rFonts w:hint="default" w:ascii="Times New Roman" w:hAnsi="Times New Roman" w:cs="Times New Roman"/>
                <w:sz w:val="24"/>
                <w:szCs w:val="24"/>
              </w:rPr>
            </w:pPr>
            <w:r>
              <w:rPr>
                <w:rFonts w:hint="eastAsia" w:cs="Times New Roman"/>
                <w:sz w:val="24"/>
                <w:szCs w:val="24"/>
                <w:lang w:val="en-US" w:eastAsia="zh-CN"/>
              </w:rPr>
              <w:t>6.1</w:t>
            </w:r>
          </w:p>
        </w:tc>
      </w:tr>
    </w:tbl>
    <w:p w14:paraId="455C28B8">
      <w:pPr>
        <w:pStyle w:val="57"/>
        <w:ind w:firstLine="516" w:firstLineChars="200"/>
        <w:rPr>
          <w:rFonts w:hint="default"/>
          <w:lang w:val="en-US" w:eastAsia="zh-CN"/>
        </w:rPr>
      </w:pPr>
      <w:r>
        <w:rPr>
          <w:rFonts w:hint="eastAsia"/>
          <w:lang w:val="en-US" w:eastAsia="zh-CN"/>
        </w:rPr>
        <w:t>从表5.4可以看出，基于</w:t>
      </w:r>
      <w:r>
        <w:rPr>
          <w:rFonts w:hint="default" w:ascii="Times New Roman" w:hAnsi="Times New Roman" w:cs="Times New Roman"/>
          <w:lang w:val="en-US" w:eastAsia="zh-CN"/>
        </w:rPr>
        <w:t>CLIP</w:t>
      </w:r>
      <w:r>
        <w:rPr>
          <w:rFonts w:hint="eastAsia" w:ascii="Times New Roman" w:hAnsi="Times New Roman" w:cs="Times New Roman"/>
          <w:lang w:val="en-US" w:eastAsia="zh-CN"/>
        </w:rPr>
        <w:t>的基线算法的延迟与资源占用均最小</w:t>
      </w:r>
      <w:r>
        <w:rPr>
          <w:rFonts w:hint="eastAsia" w:cs="Times New Roman"/>
          <w:lang w:val="en-US" w:eastAsia="zh-CN"/>
        </w:rPr>
        <w:t>；ETC模块的算法延迟和资源占用次之，原因在于ECT需要使用文本示范样本特征而占用了额外空间；CDS模块的算法延迟和资源占用情况最高，原因在于双流ViT的资源占用和推理耗时最高。</w:t>
      </w:r>
    </w:p>
    <w:p w14:paraId="051678A6">
      <w:pPr>
        <w:pStyle w:val="8"/>
        <w:rPr>
          <w:rFonts w:hint="default" w:eastAsia="黑体"/>
          <w:lang w:val="en-US" w:eastAsia="zh-CN"/>
        </w:rPr>
      </w:pPr>
      <w:r>
        <w:t>表</w:t>
      </w:r>
      <w:r>
        <w:fldChar w:fldCharType="begin"/>
      </w:r>
      <w:r>
        <w:instrText xml:space="preserve"> STYLEREF 1 \s </w:instrText>
      </w:r>
      <w:r>
        <w:fldChar w:fldCharType="separate"/>
      </w:r>
      <w:r>
        <w:t>5</w:t>
      </w:r>
      <w:r>
        <w:fldChar w:fldCharType="end"/>
      </w:r>
      <w:r>
        <w:rPr>
          <w:rFonts w:hint="default"/>
          <w:lang w:eastAsia="zh-CN"/>
        </w:rPr>
        <w:t>.</w:t>
      </w:r>
      <w:r>
        <w:fldChar w:fldCharType="begin"/>
      </w:r>
      <w:r>
        <w:instrText xml:space="preserve"> SEQ 表 \* ARABIC \s 1 </w:instrText>
      </w:r>
      <w:r>
        <w:fldChar w:fldCharType="separate"/>
      </w:r>
      <w:r>
        <w:t>5</w:t>
      </w:r>
      <w:r>
        <w:fldChar w:fldCharType="end"/>
      </w:r>
      <w:bookmarkStart w:id="2887" w:name="_Toc2770"/>
      <w:bookmarkStart w:id="2888" w:name="_Toc15475"/>
      <w:bookmarkStart w:id="2889" w:name="_Toc16240"/>
      <w:bookmarkStart w:id="2890" w:name="_Toc23249"/>
      <w:bookmarkStart w:id="2891" w:name="_Toc20177"/>
      <w:bookmarkStart w:id="2892" w:name="_Toc30836"/>
      <w:r>
        <w:rPr>
          <w:rFonts w:hint="default"/>
          <w:lang w:val="en-US" w:eastAsia="zh-CN"/>
        </w:rPr>
        <w:t xml:space="preserve"> 整体系统延迟测试</w:t>
      </w:r>
      <w:bookmarkEnd w:id="2887"/>
      <w:bookmarkEnd w:id="2888"/>
      <w:bookmarkEnd w:id="2889"/>
      <w:bookmarkEnd w:id="2890"/>
      <w:bookmarkEnd w:id="2891"/>
      <w:bookmarkEnd w:id="2892"/>
    </w:p>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2487"/>
        <w:gridCol w:w="2900"/>
        <w:gridCol w:w="1843"/>
      </w:tblGrid>
      <w:tr w14:paraId="36A4410D">
        <w:trPr>
          <w:trHeight w:val="486" w:hRule="atLeast"/>
          <w:jc w:val="center"/>
        </w:trPr>
        <w:tc>
          <w:tcPr>
            <w:tcW w:w="1418" w:type="dxa"/>
            <w:tcBorders>
              <w:top w:val="single" w:color="auto" w:sz="12" w:space="0"/>
              <w:bottom w:val="single" w:color="auto" w:sz="12" w:space="0"/>
            </w:tcBorders>
            <w:vAlign w:val="center"/>
          </w:tcPr>
          <w:p w14:paraId="4F11A3A1">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模块</w:t>
            </w:r>
          </w:p>
        </w:tc>
        <w:tc>
          <w:tcPr>
            <w:tcW w:w="2487" w:type="dxa"/>
            <w:tcBorders>
              <w:top w:val="single" w:color="auto" w:sz="12" w:space="0"/>
              <w:bottom w:val="single" w:color="auto" w:sz="12" w:space="0"/>
            </w:tcBorders>
            <w:vAlign w:val="center"/>
          </w:tcPr>
          <w:p w14:paraId="1627420C">
            <w:pPr>
              <w:jc w:val="center"/>
              <w:rPr>
                <w:rFonts w:hint="default" w:ascii="Times New Roman" w:hAnsi="Times New Roman" w:eastAsia="宋体" w:cs="Times New Roman"/>
                <w:sz w:val="21"/>
                <w:szCs w:val="21"/>
                <w:lang w:val="en-US" w:eastAsia="zh-CN"/>
              </w:rPr>
            </w:pPr>
            <w:r>
              <w:rPr>
                <w:rFonts w:hint="eastAsia"/>
                <w:lang w:val="en-US" w:eastAsia="zh-CN"/>
              </w:rPr>
              <w:t>CLIP</w:t>
            </w:r>
          </w:p>
        </w:tc>
        <w:tc>
          <w:tcPr>
            <w:tcW w:w="2900" w:type="dxa"/>
            <w:tcBorders>
              <w:top w:val="single" w:color="auto" w:sz="12" w:space="0"/>
              <w:bottom w:val="single" w:color="auto" w:sz="12" w:space="0"/>
            </w:tcBorders>
            <w:vAlign w:val="center"/>
          </w:tcPr>
          <w:p w14:paraId="15B0DB3B">
            <w:pPr>
              <w:jc w:val="center"/>
              <w:rPr>
                <w:rFonts w:ascii="Times New Roman" w:hAnsi="Times New Roman" w:cs="Times New Roman"/>
                <w:sz w:val="21"/>
                <w:szCs w:val="21"/>
              </w:rPr>
            </w:pPr>
            <w:r>
              <w:rPr>
                <w:rFonts w:hint="eastAsia"/>
                <w:lang w:val="en-US" w:eastAsia="zh-CN"/>
              </w:rPr>
              <w:t>ETC</w:t>
            </w:r>
          </w:p>
        </w:tc>
        <w:tc>
          <w:tcPr>
            <w:tcW w:w="1843" w:type="dxa"/>
            <w:tcBorders>
              <w:top w:val="single" w:color="auto" w:sz="12" w:space="0"/>
              <w:bottom w:val="single" w:color="auto" w:sz="12" w:space="0"/>
            </w:tcBorders>
            <w:vAlign w:val="center"/>
          </w:tcPr>
          <w:p w14:paraId="163EAC84">
            <w:pPr>
              <w:jc w:val="center"/>
              <w:rPr>
                <w:rFonts w:hint="default" w:ascii="Times New Roman" w:hAnsi="Times New Roman" w:eastAsia="宋体" w:cs="Times New Roman"/>
                <w:sz w:val="21"/>
                <w:szCs w:val="21"/>
                <w:lang w:val="en-US" w:eastAsia="zh-CN"/>
              </w:rPr>
            </w:pPr>
            <w:r>
              <w:rPr>
                <w:rFonts w:hint="eastAsia" w:cs="Times New Roman"/>
                <w:sz w:val="24"/>
                <w:szCs w:val="20"/>
                <w:lang w:val="en-US" w:eastAsia="zh-CN"/>
              </w:rPr>
              <w:t>CDS</w:t>
            </w:r>
          </w:p>
        </w:tc>
      </w:tr>
      <w:tr w14:paraId="3354D590">
        <w:trPr>
          <w:trHeight w:val="486" w:hRule="atLeast"/>
          <w:jc w:val="center"/>
        </w:trPr>
        <w:tc>
          <w:tcPr>
            <w:tcW w:w="1418" w:type="dxa"/>
            <w:tcBorders>
              <w:top w:val="single" w:color="auto" w:sz="12" w:space="0"/>
            </w:tcBorders>
            <w:vAlign w:val="center"/>
          </w:tcPr>
          <w:p w14:paraId="742AD7E1">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文本解析</w:t>
            </w:r>
          </w:p>
        </w:tc>
        <w:tc>
          <w:tcPr>
            <w:tcW w:w="2487" w:type="dxa"/>
            <w:tcBorders>
              <w:top w:val="single" w:color="auto" w:sz="12" w:space="0"/>
            </w:tcBorders>
            <w:vAlign w:val="center"/>
          </w:tcPr>
          <w:p w14:paraId="31EF3414">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15ms</w:t>
            </w:r>
          </w:p>
        </w:tc>
        <w:tc>
          <w:tcPr>
            <w:tcW w:w="2900" w:type="dxa"/>
            <w:tcBorders>
              <w:top w:val="single" w:color="auto" w:sz="12" w:space="0"/>
            </w:tcBorders>
            <w:vAlign w:val="center"/>
          </w:tcPr>
          <w:p w14:paraId="762C1640">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15ms</w:t>
            </w:r>
          </w:p>
        </w:tc>
        <w:tc>
          <w:tcPr>
            <w:tcW w:w="1843" w:type="dxa"/>
            <w:tcBorders>
              <w:top w:val="single" w:color="auto" w:sz="12" w:space="0"/>
            </w:tcBorders>
            <w:vAlign w:val="center"/>
          </w:tcPr>
          <w:p w14:paraId="1C988AAF">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15ms</w:t>
            </w:r>
          </w:p>
        </w:tc>
      </w:tr>
      <w:tr w14:paraId="1EFB0493">
        <w:trPr>
          <w:trHeight w:val="517" w:hRule="atLeast"/>
          <w:jc w:val="center"/>
        </w:trPr>
        <w:tc>
          <w:tcPr>
            <w:tcW w:w="1418" w:type="dxa"/>
            <w:vAlign w:val="center"/>
          </w:tcPr>
          <w:p w14:paraId="4CDDF227">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图像检测</w:t>
            </w:r>
          </w:p>
        </w:tc>
        <w:tc>
          <w:tcPr>
            <w:tcW w:w="2487" w:type="dxa"/>
            <w:vAlign w:val="center"/>
          </w:tcPr>
          <w:p w14:paraId="7E362DE6">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45ms</w:t>
            </w:r>
          </w:p>
        </w:tc>
        <w:tc>
          <w:tcPr>
            <w:tcW w:w="2900" w:type="dxa"/>
            <w:vAlign w:val="center"/>
          </w:tcPr>
          <w:p w14:paraId="0139D9C1">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45ms</w:t>
            </w:r>
          </w:p>
        </w:tc>
        <w:tc>
          <w:tcPr>
            <w:tcW w:w="1843" w:type="dxa"/>
            <w:vAlign w:val="center"/>
          </w:tcPr>
          <w:p w14:paraId="383DC1D3">
            <w:pPr>
              <w:jc w:val="center"/>
              <w:rPr>
                <w:rFonts w:hint="eastAsia" w:ascii="Times New Roman" w:hAnsi="Times New Roman" w:cs="Times New Roman"/>
                <w:sz w:val="21"/>
                <w:szCs w:val="21"/>
              </w:rPr>
            </w:pPr>
            <w:r>
              <w:rPr>
                <w:rFonts w:hint="eastAsia" w:ascii="Times New Roman" w:hAnsi="Times New Roman" w:eastAsia="宋体" w:cs="Times New Roman"/>
                <w:i w:val="0"/>
                <w:iCs w:val="0"/>
                <w:caps w:val="0"/>
                <w:spacing w:val="0"/>
                <w:sz w:val="21"/>
                <w:szCs w:val="21"/>
                <w:shd w:val="clear" w:fill="auto"/>
              </w:rPr>
              <w:t>45ms</w:t>
            </w:r>
          </w:p>
        </w:tc>
      </w:tr>
      <w:tr w14:paraId="7A76DFD3">
        <w:trPr>
          <w:trHeight w:val="517" w:hRule="atLeast"/>
          <w:jc w:val="center"/>
        </w:trPr>
        <w:tc>
          <w:tcPr>
            <w:tcW w:w="1418" w:type="dxa"/>
            <w:vAlign w:val="center"/>
          </w:tcPr>
          <w:p w14:paraId="71539D2D">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特征提取</w:t>
            </w:r>
          </w:p>
        </w:tc>
        <w:tc>
          <w:tcPr>
            <w:tcW w:w="2487" w:type="dxa"/>
            <w:vAlign w:val="center"/>
          </w:tcPr>
          <w:p w14:paraId="340D08C3">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18ms</w:t>
            </w:r>
          </w:p>
        </w:tc>
        <w:tc>
          <w:tcPr>
            <w:tcW w:w="2900" w:type="dxa"/>
            <w:vAlign w:val="center"/>
          </w:tcPr>
          <w:p w14:paraId="74CB68EC">
            <w:pPr>
              <w:jc w:val="center"/>
              <w:rPr>
                <w:rFonts w:hint="eastAsia" w:ascii="Times New Roman" w:hAnsi="Times New Roman" w:cs="Times New Roman"/>
                <w:sz w:val="21"/>
                <w:szCs w:val="21"/>
              </w:rPr>
            </w:pPr>
            <w:r>
              <w:rPr>
                <w:rFonts w:hint="eastAsia" w:ascii="Times New Roman" w:hAnsi="Times New Roman" w:eastAsia="宋体" w:cs="Times New Roman"/>
                <w:i w:val="0"/>
                <w:iCs w:val="0"/>
                <w:caps w:val="0"/>
                <w:spacing w:val="0"/>
                <w:sz w:val="21"/>
                <w:szCs w:val="21"/>
                <w:shd w:val="clear" w:fill="auto"/>
              </w:rPr>
              <w:t>23ms</w:t>
            </w:r>
          </w:p>
        </w:tc>
        <w:tc>
          <w:tcPr>
            <w:tcW w:w="1843" w:type="dxa"/>
            <w:vAlign w:val="center"/>
          </w:tcPr>
          <w:p w14:paraId="4043F926">
            <w:pPr>
              <w:jc w:val="center"/>
              <w:rPr>
                <w:rFonts w:hint="eastAsia" w:ascii="Times New Roman" w:hAnsi="Times New Roman" w:cs="Times New Roman"/>
                <w:sz w:val="21"/>
                <w:szCs w:val="21"/>
              </w:rPr>
            </w:pPr>
            <w:r>
              <w:rPr>
                <w:rFonts w:hint="eastAsia" w:ascii="Times New Roman" w:hAnsi="Times New Roman" w:eastAsia="宋体" w:cs="Times New Roman"/>
                <w:i w:val="0"/>
                <w:iCs w:val="0"/>
                <w:caps w:val="0"/>
                <w:spacing w:val="0"/>
                <w:sz w:val="21"/>
                <w:szCs w:val="21"/>
                <w:shd w:val="clear" w:fill="auto"/>
              </w:rPr>
              <w:t>35ms</w:t>
            </w:r>
          </w:p>
        </w:tc>
      </w:tr>
      <w:tr w14:paraId="70C3F03C">
        <w:trPr>
          <w:trHeight w:val="517" w:hRule="atLeast"/>
          <w:jc w:val="center"/>
        </w:trPr>
        <w:tc>
          <w:tcPr>
            <w:tcW w:w="1418" w:type="dxa"/>
            <w:vAlign w:val="center"/>
          </w:tcPr>
          <w:p w14:paraId="06EDAF25">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跨模态匹配</w:t>
            </w:r>
          </w:p>
        </w:tc>
        <w:tc>
          <w:tcPr>
            <w:tcW w:w="2487" w:type="dxa"/>
            <w:vAlign w:val="center"/>
          </w:tcPr>
          <w:p w14:paraId="05CCF6F6">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8ms</w:t>
            </w:r>
          </w:p>
        </w:tc>
        <w:tc>
          <w:tcPr>
            <w:tcW w:w="2900" w:type="dxa"/>
            <w:vAlign w:val="center"/>
          </w:tcPr>
          <w:p w14:paraId="44BB9272">
            <w:pPr>
              <w:jc w:val="center"/>
              <w:rPr>
                <w:rFonts w:hint="eastAsia" w:ascii="Times New Roman" w:hAnsi="Times New Roman" w:cs="Times New Roman"/>
                <w:sz w:val="21"/>
                <w:szCs w:val="21"/>
              </w:rPr>
            </w:pPr>
            <w:r>
              <w:rPr>
                <w:rFonts w:hint="eastAsia" w:ascii="Times New Roman" w:hAnsi="Times New Roman" w:eastAsia="宋体" w:cs="Times New Roman"/>
                <w:i w:val="0"/>
                <w:iCs w:val="0"/>
                <w:caps w:val="0"/>
                <w:spacing w:val="0"/>
                <w:sz w:val="21"/>
                <w:szCs w:val="21"/>
                <w:shd w:val="clear" w:fill="auto"/>
              </w:rPr>
              <w:t>12ms</w:t>
            </w:r>
          </w:p>
        </w:tc>
        <w:tc>
          <w:tcPr>
            <w:tcW w:w="1843" w:type="dxa"/>
            <w:vAlign w:val="center"/>
          </w:tcPr>
          <w:p w14:paraId="21B500E4">
            <w:pPr>
              <w:jc w:val="center"/>
              <w:rPr>
                <w:rFonts w:hint="eastAsia" w:ascii="Times New Roman" w:hAnsi="Times New Roman" w:cs="Times New Roman"/>
                <w:sz w:val="21"/>
                <w:szCs w:val="21"/>
              </w:rPr>
            </w:pPr>
            <w:r>
              <w:rPr>
                <w:rFonts w:hint="eastAsia" w:ascii="Times New Roman" w:hAnsi="Times New Roman" w:eastAsia="宋体" w:cs="Times New Roman"/>
                <w:i w:val="0"/>
                <w:iCs w:val="0"/>
                <w:caps w:val="0"/>
                <w:spacing w:val="0"/>
                <w:sz w:val="21"/>
                <w:szCs w:val="21"/>
                <w:shd w:val="clear" w:fill="auto"/>
              </w:rPr>
              <w:t>20ms</w:t>
            </w:r>
          </w:p>
        </w:tc>
      </w:tr>
      <w:tr w14:paraId="0E91F61A">
        <w:trPr>
          <w:trHeight w:val="517" w:hRule="atLeast"/>
          <w:jc w:val="center"/>
        </w:trPr>
        <w:tc>
          <w:tcPr>
            <w:tcW w:w="1418" w:type="dxa"/>
            <w:vAlign w:val="center"/>
          </w:tcPr>
          <w:p w14:paraId="5D6EBB5E">
            <w:pPr>
              <w:jc w:val="center"/>
              <w:rPr>
                <w:rFonts w:hint="eastAsia" w:ascii="Times New Roman" w:hAnsi="Times New Roman" w:eastAsia="宋体" w:cs="Times New Roman"/>
                <w:i w:val="0"/>
                <w:iCs w:val="0"/>
                <w:caps w:val="0"/>
                <w:spacing w:val="0"/>
                <w:sz w:val="21"/>
                <w:szCs w:val="21"/>
                <w:shd w:val="clear" w:fill="auto"/>
                <w:lang w:val="en-US" w:eastAsia="zh-CN"/>
              </w:rPr>
            </w:pPr>
            <w:r>
              <w:rPr>
                <w:rFonts w:hint="eastAsia" w:ascii="Times New Roman" w:hAnsi="Times New Roman" w:cs="Times New Roman"/>
                <w:i w:val="0"/>
                <w:iCs w:val="0"/>
                <w:caps w:val="0"/>
                <w:spacing w:val="0"/>
                <w:sz w:val="21"/>
                <w:szCs w:val="21"/>
                <w:shd w:val="clear" w:fill="auto"/>
                <w:lang w:val="en-US" w:eastAsia="zh-CN"/>
              </w:rPr>
              <w:t>系统总延迟</w:t>
            </w:r>
          </w:p>
        </w:tc>
        <w:tc>
          <w:tcPr>
            <w:tcW w:w="2487" w:type="dxa"/>
            <w:vAlign w:val="center"/>
          </w:tcPr>
          <w:p w14:paraId="35C4FDAD">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i w:val="0"/>
                <w:iCs w:val="0"/>
                <w:caps w:val="0"/>
                <w:spacing w:val="0"/>
                <w:sz w:val="21"/>
                <w:szCs w:val="21"/>
                <w:shd w:val="clear" w:fill="auto"/>
              </w:rPr>
              <w:t>​</w:t>
            </w:r>
            <w:r>
              <w:rPr>
                <w:rStyle w:val="34"/>
                <w:rFonts w:hint="eastAsia" w:ascii="Times New Roman" w:hAnsi="Times New Roman" w:eastAsia="宋体" w:cs="Times New Roman"/>
                <w:b w:val="0"/>
                <w:bCs w:val="0"/>
                <w:i w:val="0"/>
                <w:iCs w:val="0"/>
                <w:caps w:val="0"/>
                <w:spacing w:val="0"/>
                <w:sz w:val="21"/>
                <w:szCs w:val="21"/>
                <w:vertAlign w:val="baseline"/>
              </w:rPr>
              <w:t>86ms​</w:t>
            </w:r>
          </w:p>
        </w:tc>
        <w:tc>
          <w:tcPr>
            <w:tcW w:w="2900" w:type="dxa"/>
            <w:vAlign w:val="center"/>
          </w:tcPr>
          <w:p w14:paraId="636A3647">
            <w:pPr>
              <w:jc w:val="center"/>
              <w:rPr>
                <w:rFonts w:hint="eastAsia" w:ascii="Times New Roman" w:hAnsi="Times New Roman" w:cs="Times New Roman"/>
                <w:sz w:val="21"/>
                <w:szCs w:val="21"/>
              </w:rPr>
            </w:pPr>
            <w:r>
              <w:rPr>
                <w:rFonts w:hint="eastAsia" w:ascii="Times New Roman" w:hAnsi="Times New Roman" w:eastAsia="宋体" w:cs="Times New Roman"/>
                <w:i w:val="0"/>
                <w:iCs w:val="0"/>
                <w:caps w:val="0"/>
                <w:spacing w:val="0"/>
                <w:sz w:val="21"/>
                <w:szCs w:val="21"/>
                <w:shd w:val="clear" w:fill="auto"/>
              </w:rPr>
              <w:t>​</w:t>
            </w:r>
            <w:r>
              <w:rPr>
                <w:rStyle w:val="34"/>
                <w:rFonts w:hint="eastAsia" w:ascii="Times New Roman" w:hAnsi="Times New Roman" w:eastAsia="宋体" w:cs="Times New Roman"/>
                <w:b w:val="0"/>
                <w:bCs w:val="0"/>
                <w:i w:val="0"/>
                <w:iCs w:val="0"/>
                <w:caps w:val="0"/>
                <w:spacing w:val="0"/>
                <w:sz w:val="21"/>
                <w:szCs w:val="21"/>
                <w:vertAlign w:val="baseline"/>
              </w:rPr>
              <w:t>95ms​</w:t>
            </w:r>
          </w:p>
        </w:tc>
        <w:tc>
          <w:tcPr>
            <w:tcW w:w="1843" w:type="dxa"/>
            <w:vAlign w:val="center"/>
          </w:tcPr>
          <w:p w14:paraId="72FF4EA2">
            <w:pPr>
              <w:ind w:firstLine="456" w:firstLineChars="200"/>
              <w:jc w:val="both"/>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115</w:t>
            </w:r>
            <w:r>
              <w:rPr>
                <w:rFonts w:hint="eastAsia" w:cs="Times New Roman"/>
                <w:sz w:val="21"/>
                <w:szCs w:val="21"/>
                <w:lang w:val="en-US" w:eastAsia="zh-CN"/>
              </w:rPr>
              <w:t>ms</w:t>
            </w:r>
          </w:p>
        </w:tc>
      </w:tr>
    </w:tbl>
    <w:p w14:paraId="18B60FD0">
      <w:pPr>
        <w:pStyle w:val="57"/>
        <w:ind w:firstLine="516" w:firstLineChars="200"/>
        <w:rPr>
          <w:rFonts w:hint="default"/>
          <w:lang w:val="en-US" w:eastAsia="zh-CN"/>
        </w:rPr>
      </w:pPr>
      <w:r>
        <w:rPr>
          <w:rFonts w:hint="eastAsia"/>
          <w:lang w:val="en-US" w:eastAsia="zh-CN"/>
        </w:rPr>
        <w:t>图5.5是使用不同算法下的系统的整体延迟测试，从表中可以看出，配置不同的算法模块时，对整体的系统其他模块的处理延迟是有影响的，这是源于不同算法模块有不同的特征需求以及特征输出有关。整体看来系统的延迟是在实际的可用范围内。</w:t>
      </w:r>
    </w:p>
    <w:p w14:paraId="44351A16">
      <w:pPr>
        <w:pStyle w:val="51"/>
      </w:pPr>
      <w:bookmarkStart w:id="2893" w:name="_Toc4658"/>
      <w:bookmarkStart w:id="2894" w:name="_Toc27846"/>
      <w:bookmarkStart w:id="2895" w:name="_Toc11534"/>
      <w:bookmarkStart w:id="2896" w:name="_Toc7527"/>
      <w:bookmarkStart w:id="2897" w:name="_Toc29050"/>
      <w:bookmarkStart w:id="2898" w:name="_Toc9273"/>
      <w:bookmarkStart w:id="2899" w:name="_Toc25336"/>
      <w:bookmarkStart w:id="2900" w:name="_Toc29760"/>
      <w:bookmarkStart w:id="2901" w:name="_Toc4618"/>
      <w:r>
        <w:rPr>
          <w:rFonts w:hint="eastAsia"/>
        </w:rPr>
        <w:t>5.</w:t>
      </w:r>
      <w:r>
        <w:rPr>
          <w:rFonts w:hint="eastAsia"/>
          <w:lang w:val="en-US" w:eastAsia="zh-CN"/>
        </w:rPr>
        <w:t>5</w:t>
      </w:r>
      <w:r>
        <w:rPr>
          <w:rFonts w:hint="eastAsia"/>
        </w:rPr>
        <w:t xml:space="preserve"> 本章小结</w:t>
      </w:r>
      <w:bookmarkEnd w:id="2795"/>
      <w:bookmarkEnd w:id="2796"/>
      <w:bookmarkEnd w:id="2797"/>
      <w:bookmarkEnd w:id="2893"/>
      <w:bookmarkEnd w:id="2894"/>
      <w:bookmarkEnd w:id="2895"/>
      <w:bookmarkEnd w:id="2896"/>
      <w:bookmarkEnd w:id="2897"/>
      <w:bookmarkEnd w:id="2898"/>
      <w:bookmarkEnd w:id="2899"/>
      <w:bookmarkEnd w:id="2900"/>
      <w:bookmarkEnd w:id="2901"/>
      <w:r>
        <w:rPr>
          <w:rFonts w:hint="eastAsia"/>
        </w:rPr>
        <w:t xml:space="preserve">  </w:t>
      </w:r>
    </w:p>
    <w:p w14:paraId="1B4D63B9">
      <w:pPr>
        <w:pStyle w:val="57"/>
        <w:snapToGrid/>
        <w:ind w:firstLine="516" w:firstLineChars="200"/>
      </w:pPr>
      <w:r>
        <w:rPr>
          <w:rFonts w:hint="eastAsia"/>
        </w:rPr>
        <w:t xml:space="preserve">本章通过可视化案例与多场景实验，验证了去混淆多模态行人重识别方法在智能安防中的实际应用价值。实验表明：  </w:t>
      </w:r>
    </w:p>
    <w:p w14:paraId="61F7E39E">
      <w:pPr>
        <w:pStyle w:val="57"/>
        <w:snapToGrid/>
        <w:ind w:firstLine="516" w:firstLineChars="200"/>
      </w:pPr>
      <w:r>
        <w:rPr>
          <w:rFonts w:hint="eastAsia"/>
        </w:rPr>
        <w:t>1</w:t>
      </w:r>
      <w:r>
        <w:rPr>
          <w:rFonts w:hint="eastAsia"/>
          <w:lang w:eastAsia="zh-CN"/>
        </w:rPr>
        <w:t>.</w:t>
      </w:r>
      <w:r>
        <w:rPr>
          <w:rFonts w:hint="eastAsia"/>
        </w:rPr>
        <w:t xml:space="preserve">跨模态对齐能力：双流ViT与因果注意力机制有效融合全局语义与局部细节，提升复杂场景下的检索精度。  </w:t>
      </w:r>
    </w:p>
    <w:p w14:paraId="00F82AFA">
      <w:pPr>
        <w:pStyle w:val="57"/>
        <w:snapToGrid/>
        <w:ind w:firstLine="516" w:firstLineChars="200"/>
      </w:pPr>
      <w:r>
        <w:rPr>
          <w:rFonts w:hint="eastAsia"/>
        </w:rPr>
        <w:t>2</w:t>
      </w:r>
      <w:r>
        <w:rPr>
          <w:rFonts w:hint="eastAsia"/>
          <w:lang w:eastAsia="zh-CN"/>
        </w:rPr>
        <w:t>.</w:t>
      </w:r>
      <w:r>
        <w:rPr>
          <w:rFonts w:hint="eastAsia"/>
        </w:rPr>
        <w:t xml:space="preserve">抗干扰鲁棒性：文本去混淆策略显著抑制数据偏差，在遮挡、光照变化等挑战下保持稳定性能。  </w:t>
      </w:r>
    </w:p>
    <w:p w14:paraId="3B9F5A18">
      <w:pPr>
        <w:pStyle w:val="57"/>
        <w:snapToGrid/>
        <w:ind w:firstLine="516" w:firstLineChars="200"/>
      </w:pPr>
      <w:r>
        <w:rPr>
          <w:rFonts w:hint="eastAsia"/>
        </w:rPr>
        <w:t>3</w:t>
      </w:r>
      <w:r>
        <w:rPr>
          <w:rFonts w:hint="eastAsia"/>
          <w:lang w:eastAsia="zh-CN"/>
        </w:rPr>
        <w:t>.</w:t>
      </w:r>
      <w:r>
        <w:rPr>
          <w:rFonts w:hint="eastAsia"/>
          <w:lang w:eastAsia="zh"/>
        </w:rPr>
        <w:t>原型</w:t>
      </w:r>
      <w:r>
        <w:rPr>
          <w:rFonts w:hint="eastAsia"/>
        </w:rPr>
        <w:t>系统</w:t>
      </w:r>
      <w:r>
        <w:rPr>
          <w:rFonts w:hint="eastAsia"/>
          <w:lang w:eastAsia="zh"/>
        </w:rPr>
        <w:t>实现</w:t>
      </w:r>
      <w:r>
        <w:rPr>
          <w:rFonts w:hint="eastAsia"/>
        </w:rPr>
        <w:t>：通过搭建</w:t>
      </w:r>
      <w:r>
        <w:rPr>
          <w:rFonts w:hint="eastAsia" w:cstheme="minorBidi"/>
          <w:kern w:val="2"/>
          <w:szCs w:val="22"/>
        </w:rPr>
        <w:t>多模态接入层</w:t>
      </w:r>
      <w:r>
        <w:rPr>
          <w:rFonts w:cstheme="minorBidi"/>
          <w:kern w:val="2"/>
          <w:szCs w:val="22"/>
        </w:rPr>
        <w:t>支持文本输入</w:t>
      </w:r>
      <w:r>
        <w:rPr>
          <w:rFonts w:hint="eastAsia" w:cstheme="minorBidi"/>
          <w:kern w:val="2"/>
          <w:szCs w:val="22"/>
        </w:rPr>
        <w:t>、包含CDS和ETC模块</w:t>
      </w:r>
      <w:r>
        <w:rPr>
          <w:rFonts w:cstheme="minorBidi"/>
          <w:kern w:val="2"/>
          <w:szCs w:val="22"/>
        </w:rPr>
        <w:t>核心算法引擎</w:t>
      </w:r>
      <w:r>
        <w:rPr>
          <w:rFonts w:hint="eastAsia" w:cstheme="minorBidi"/>
          <w:kern w:val="2"/>
          <w:szCs w:val="22"/>
        </w:rPr>
        <w:t>、可视化互动界面的智能安防原型系统</w:t>
      </w:r>
      <w:r>
        <w:rPr>
          <w:rFonts w:hint="eastAsia"/>
        </w:rPr>
        <w:t xml:space="preserve">，验证去混淆多模态行人重识别方法可用于安防系统。  </w:t>
      </w:r>
    </w:p>
    <w:p w14:paraId="1F13067A">
      <w:pPr>
        <w:pStyle w:val="57"/>
        <w:snapToGrid/>
        <w:ind w:firstLine="516" w:firstLineChars="200"/>
        <w:rPr>
          <w:rFonts w:eastAsia="黑体"/>
          <w:b/>
          <w:sz w:val="36"/>
        </w:rPr>
      </w:pPr>
      <w:r>
        <w:rPr>
          <w:rFonts w:hint="eastAsia"/>
        </w:rPr>
        <w:t>未来工作将探索去混淆多模态行人重识别方法与多模态大模型（如GPT-4V）的融合，</w:t>
      </w:r>
      <w:r>
        <w:rPr>
          <w:rFonts w:cstheme="minorBidi"/>
          <w:kern w:val="2"/>
          <w:szCs w:val="22"/>
        </w:rPr>
        <w:t>并采用YOLOv7</w:t>
      </w:r>
      <w:r>
        <w:rPr>
          <w:rFonts w:hint="eastAsia" w:cstheme="minorBidi"/>
          <w:kern w:val="2"/>
          <w:szCs w:val="22"/>
          <w:vertAlign w:val="superscript"/>
        </w:rPr>
        <w:t>[42]</w:t>
      </w:r>
      <w:r>
        <w:rPr>
          <w:rFonts w:cstheme="minorBidi"/>
          <w:kern w:val="2"/>
          <w:szCs w:val="22"/>
        </w:rPr>
        <w:t>完成实时行人检测</w:t>
      </w:r>
      <w:r>
        <w:rPr>
          <w:rFonts w:hint="eastAsia" w:cstheme="minorBidi"/>
          <w:kern w:val="2"/>
          <w:szCs w:val="22"/>
        </w:rPr>
        <w:t>和检索</w:t>
      </w:r>
      <w:r>
        <w:rPr>
          <w:rFonts w:cstheme="minorBidi"/>
          <w:kern w:val="2"/>
          <w:szCs w:val="22"/>
        </w:rPr>
        <w:t>。</w:t>
      </w:r>
      <w:r>
        <w:rPr>
          <w:rFonts w:hint="eastAsia"/>
        </w:rPr>
        <w:t>进一步提升对模糊描述与跨域数据的适应能力，同时优化端侧部署效率。</w:t>
      </w:r>
      <w:r>
        <w:rPr>
          <w:rFonts w:eastAsia="黑体"/>
          <w:b/>
          <w:sz w:val="36"/>
        </w:rPr>
        <w:br w:type="page"/>
      </w:r>
    </w:p>
    <w:p w14:paraId="71F11170">
      <w:pPr>
        <w:pStyle w:val="3"/>
        <w:tabs>
          <w:tab w:val="left" w:pos="2072"/>
          <w:tab w:val="center" w:pos="4535"/>
        </w:tabs>
        <w:spacing w:before="409" w:after="409"/>
        <w:jc w:val="center"/>
        <w:rPr>
          <w:rFonts w:eastAsia="宋体"/>
          <w:b w:val="0"/>
          <w:sz w:val="24"/>
        </w:rPr>
      </w:pPr>
      <w:bookmarkStart w:id="2902" w:name="_Toc6805"/>
      <w:bookmarkStart w:id="2903" w:name="_Toc23188"/>
      <w:bookmarkStart w:id="2904" w:name="_Toc23885"/>
      <w:bookmarkStart w:id="2905" w:name="_Toc29139"/>
      <w:bookmarkStart w:id="2906" w:name="_Toc15483"/>
      <w:bookmarkStart w:id="2907" w:name="_Toc27557"/>
      <w:bookmarkStart w:id="2908" w:name="_Toc15366"/>
      <w:bookmarkStart w:id="2909" w:name="_Toc18040"/>
      <w:bookmarkStart w:id="2910" w:name="_Toc20247"/>
      <w:bookmarkStart w:id="2911" w:name="_Toc31340"/>
      <w:bookmarkStart w:id="2912" w:name="_Toc7077645"/>
      <w:bookmarkStart w:id="2913" w:name="_Toc19754"/>
      <w:bookmarkStart w:id="2914" w:name="_Toc6831"/>
      <w:bookmarkStart w:id="2915" w:name="_Toc167699786"/>
      <w:r>
        <w:rPr>
          <w:rFonts w:hint="eastAsia"/>
        </w:rPr>
        <w:t>结论</w:t>
      </w:r>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Start w:id="2916" w:name="_Toc7077646"/>
    </w:p>
    <w:p w14:paraId="665D4B9C">
      <w:pPr>
        <w:pStyle w:val="57"/>
        <w:snapToGrid/>
        <w:ind w:firstLine="516" w:firstLineChars="200"/>
      </w:pPr>
      <w:r>
        <w:rPr>
          <w:rFonts w:hint="eastAsia"/>
        </w:rPr>
        <w:t>本文针对多模态行人重识别任务中存在的文本语义偏差与视觉特征耦合问题，提出了去混淆多模态行人重识别方法，通过融合因果推断与多模态表征学习技术，显著提升了跨模态检索的鲁棒性与准确性。主要工作内容如下：</w:t>
      </w:r>
    </w:p>
    <w:p w14:paraId="3AC1E20A">
      <w:pPr>
        <w:pStyle w:val="57"/>
        <w:snapToGrid/>
        <w:ind w:firstLine="516" w:firstLineChars="200"/>
      </w:pPr>
      <w:r>
        <w:rPr>
          <w:rFonts w:hint="eastAsia"/>
        </w:rPr>
        <w:t>（1）针对文本描述中</w:t>
      </w:r>
      <w:r>
        <w:rPr>
          <w:rFonts w:hint="eastAsia"/>
          <w:highlight w:val="yellow"/>
          <w:rPrChange w:id="17" w:author="Trisha" w:date="2025-09-30T11:44:09Z">
            <w:rPr>
              <w:rFonts w:hint="eastAsia"/>
            </w:rPr>
          </w:rPrChange>
        </w:rPr>
        <w:t>高频词汇偏差</w:t>
      </w:r>
      <w:r>
        <w:rPr>
          <w:rFonts w:hint="eastAsia"/>
        </w:rPr>
        <w:t>导致的特征混淆问题，提出了基于示范样本的文本去混淆策略。通过动态检索语义相似样本并结合因果注意力掩码机制，阻断文本偏差对视觉特征的干扰。实验表明，该方法在CUHK-PEDES数据集上</w:t>
      </w:r>
      <w:r>
        <w:rPr>
          <w:rFonts w:hint="eastAsia"/>
          <w:highlight w:val="yellow"/>
          <w:rPrChange w:id="18" w:author="Trisha" w:date="2025-09-30T11:44:21Z">
            <w:rPr>
              <w:rFonts w:hint="eastAsia"/>
            </w:rPr>
          </w:rPrChange>
        </w:rPr>
        <w:t>将Rank-1准确率提升至75.13%，较基线方法IRRA提升1.75%</w:t>
      </w:r>
      <w:r>
        <w:rPr>
          <w:rFonts w:hint="eastAsia"/>
        </w:rPr>
        <w:t>，验证了文本去混淆的有效性。</w:t>
      </w:r>
    </w:p>
    <w:p w14:paraId="78CDFF28">
      <w:pPr>
        <w:pStyle w:val="57"/>
        <w:snapToGrid/>
        <w:ind w:firstLine="516" w:firstLineChars="200"/>
      </w:pPr>
      <w:r>
        <w:rPr>
          <w:rFonts w:hint="eastAsia"/>
        </w:rPr>
        <w:t>（2）针对单一视觉模态的局限性，设计了</w:t>
      </w:r>
      <w:r>
        <w:rPr>
          <w:rFonts w:hint="eastAsia"/>
          <w:highlight w:val="yellow"/>
          <w:rPrChange w:id="19" w:author="Trisha" w:date="2025-09-30T11:44:39Z">
            <w:rPr>
              <w:rFonts w:hint="eastAsia"/>
            </w:rPr>
          </w:rPrChange>
        </w:rPr>
        <w:t>基于CLIP与EVA的双流视觉Transformer架构</w:t>
      </w:r>
      <w:r>
        <w:rPr>
          <w:rFonts w:hint="eastAsia"/>
        </w:rPr>
        <w:t>。通过异构编码器分别捕获全局语义与局部细节特征，并引入因果动态融合机制实现互补表征的无偏聚合。在ICFG-PEDES数据集上，</w:t>
      </w:r>
      <w:r>
        <w:rPr>
          <w:rFonts w:hint="eastAsia"/>
          <w:highlight w:val="yellow"/>
          <w:rPrChange w:id="20" w:author="Trisha" w:date="2025-09-30T11:44:46Z">
            <w:rPr>
              <w:rFonts w:hint="eastAsia"/>
            </w:rPr>
          </w:rPrChange>
        </w:rPr>
        <w:t>双流架构的Rank-1准确率达到65.50%</w:t>
      </w:r>
      <w:r>
        <w:rPr>
          <w:rFonts w:hint="eastAsia"/>
        </w:rPr>
        <w:t>，</w:t>
      </w:r>
      <w:r>
        <w:rPr>
          <w:rFonts w:hint="eastAsia"/>
          <w:highlight w:val="yellow"/>
          <w:rPrChange w:id="21" w:author="Trisha" w:date="2025-09-30T11:44:52Z">
            <w:rPr>
              <w:rFonts w:hint="eastAsia"/>
            </w:rPr>
          </w:rPrChange>
        </w:rPr>
        <w:t>较单流CLIP模型提升2.04%</w:t>
      </w:r>
      <w:r>
        <w:rPr>
          <w:rFonts w:hint="eastAsia"/>
        </w:rPr>
        <w:t>，证明了双流设计的优势。</w:t>
      </w:r>
    </w:p>
    <w:p w14:paraId="3AF9FDEC">
      <w:pPr>
        <w:pStyle w:val="57"/>
        <w:snapToGrid/>
        <w:ind w:firstLine="516" w:firstLineChars="200"/>
      </w:pPr>
      <w:r>
        <w:rPr>
          <w:rFonts w:hint="eastAsia"/>
        </w:rPr>
        <w:t>（3）在智能安防场景中验证了方法的实用性。通过可视化案例与多场景测试，去混淆多模态行人重识别方法在光照变化、密集人群及跨摄像头检索任务中均表现出较强的鲁棒性。</w:t>
      </w:r>
    </w:p>
    <w:p w14:paraId="47F8D165">
      <w:pPr>
        <w:pStyle w:val="57"/>
        <w:snapToGrid/>
        <w:ind w:firstLine="516" w:firstLineChars="200"/>
      </w:pPr>
      <w:r>
        <w:rPr>
          <w:rFonts w:hint="eastAsia"/>
        </w:rPr>
        <w:t>尽管去混淆多模态行人重识别方法在多模态行人重识别任务中取得了显著进展，但仍存在以下不足：</w:t>
      </w:r>
    </w:p>
    <w:p w14:paraId="3967E51D">
      <w:pPr>
        <w:pStyle w:val="57"/>
        <w:snapToGrid/>
        <w:ind w:firstLine="516" w:firstLineChars="200"/>
      </w:pPr>
      <w:r>
        <w:rPr>
          <w:rFonts w:hint="eastAsia"/>
        </w:rPr>
        <w:t>（1）计算复杂度较高。双流ViT架构与因果干预机制增加了模型参数量与推理时间，在边缘设备上的实时性仍需优化。</w:t>
      </w:r>
    </w:p>
    <w:p w14:paraId="4D689805">
      <w:pPr>
        <w:pStyle w:val="57"/>
        <w:snapToGrid/>
        <w:ind w:firstLine="516" w:firstLineChars="200"/>
      </w:pPr>
      <w:r>
        <w:rPr>
          <w:rFonts w:hint="eastAsia"/>
        </w:rPr>
        <w:t>（2）极端场景适应性有限。对于严重遮挡或跨域数据（如红外图像），模型的细粒度对齐能力仍有提升空间。</w:t>
      </w:r>
    </w:p>
    <w:p w14:paraId="3B8EED4C">
      <w:pPr>
        <w:pStyle w:val="57"/>
        <w:snapToGrid/>
        <w:ind w:firstLine="516" w:firstLineChars="200"/>
      </w:pPr>
      <w:r>
        <w:rPr>
          <w:rFonts w:hint="eastAsia"/>
        </w:rPr>
        <w:t>（3）偏差建模不够精细。当前方法主要针对文本词频偏差，但对复杂场景依赖偏差（如背景噪声）的处理仍显不足。</w:t>
      </w:r>
    </w:p>
    <w:p w14:paraId="60FACCE2">
      <w:pPr>
        <w:pStyle w:val="57"/>
        <w:snapToGrid/>
        <w:ind w:firstLine="516" w:firstLineChars="200"/>
      </w:pPr>
      <w:r>
        <w:rPr>
          <w:rFonts w:hint="eastAsia"/>
        </w:rPr>
        <w:t>未来研究可从以下方向展开：</w:t>
      </w:r>
    </w:p>
    <w:p w14:paraId="44793F1B">
      <w:pPr>
        <w:pStyle w:val="57"/>
        <w:snapToGrid/>
        <w:ind w:firstLine="516" w:firstLineChars="200"/>
      </w:pPr>
      <w:r>
        <w:rPr>
          <w:rFonts w:hint="eastAsia"/>
        </w:rPr>
        <w:t>（1）轻量化与实时性优化。探索知识蒸馏或动态剪枝技术，压缩模型规模；结合边缘计算框架，提升部署效率。</w:t>
      </w:r>
    </w:p>
    <w:p w14:paraId="02C61988">
      <w:pPr>
        <w:pStyle w:val="57"/>
        <w:snapToGrid/>
        <w:ind w:firstLine="516" w:firstLineChars="200"/>
      </w:pPr>
      <w:r>
        <w:rPr>
          <w:rFonts w:hint="eastAsia"/>
        </w:rPr>
        <w:t>（2）多模态增强。融合深度、红外等多源信息，构建更鲁棒的特征表示；结合大语言模型（如GPT-4V）增强文本描述的语义解析能力。</w:t>
      </w:r>
    </w:p>
    <w:p w14:paraId="32906ED0">
      <w:pPr>
        <w:pStyle w:val="57"/>
        <w:snapToGrid/>
        <w:ind w:firstLine="516" w:firstLineChars="200"/>
      </w:pPr>
      <w:r>
        <w:rPr>
          <w:rFonts w:hint="eastAsia"/>
        </w:rPr>
        <w:t>（3）精细化因果干预。设计层次化混淆变量分离机制，结合反事实推理动态修正偏差，提升跨场景泛化性能。</w:t>
      </w:r>
    </w:p>
    <w:p w14:paraId="3AF36322">
      <w:pPr>
        <w:pStyle w:val="57"/>
        <w:snapToGrid/>
        <w:ind w:firstLine="516" w:firstLineChars="200"/>
      </w:pPr>
      <w:r>
        <w:rPr>
          <w:rFonts w:hint="eastAsia"/>
        </w:rPr>
        <w:t>（4）实际应用扩展。加入快速目标检测预训练模块</w:t>
      </w:r>
      <w:r>
        <w:rPr>
          <w:rFonts w:hint="eastAsia"/>
          <w:vertAlign w:val="superscript"/>
        </w:rPr>
        <w:t>[43]</w:t>
      </w:r>
      <w:r>
        <w:rPr>
          <w:rFonts w:hint="eastAsia"/>
        </w:rPr>
        <w:t>将去混淆多模态行人重识别方法集成至智慧城市安防系统，验证其在跨摄像头追踪、异常行为检测等任务中的长期稳定性。</w:t>
      </w:r>
    </w:p>
    <w:p w14:paraId="53B2FC15">
      <w:pPr>
        <w:pStyle w:val="3"/>
        <w:tabs>
          <w:tab w:val="left" w:pos="2331"/>
          <w:tab w:val="center" w:pos="4535"/>
        </w:tabs>
        <w:spacing w:before="409" w:after="409"/>
        <w:jc w:val="center"/>
        <w:outlineLvl w:val="9"/>
      </w:pPr>
    </w:p>
    <w:p w14:paraId="07BD156A">
      <w:pPr>
        <w:pStyle w:val="3"/>
        <w:tabs>
          <w:tab w:val="left" w:pos="2331"/>
          <w:tab w:val="center" w:pos="4535"/>
        </w:tabs>
        <w:spacing w:before="409" w:after="409"/>
        <w:jc w:val="center"/>
        <w:outlineLvl w:val="9"/>
      </w:pPr>
    </w:p>
    <w:p w14:paraId="188E0A88">
      <w:pPr>
        <w:pStyle w:val="3"/>
        <w:tabs>
          <w:tab w:val="left" w:pos="2331"/>
          <w:tab w:val="center" w:pos="4535"/>
        </w:tabs>
        <w:spacing w:before="409" w:after="409"/>
        <w:jc w:val="center"/>
        <w:outlineLvl w:val="9"/>
      </w:pPr>
    </w:p>
    <w:p w14:paraId="5120088A">
      <w:pPr>
        <w:pStyle w:val="3"/>
        <w:tabs>
          <w:tab w:val="left" w:pos="2331"/>
          <w:tab w:val="center" w:pos="4535"/>
        </w:tabs>
        <w:spacing w:before="409" w:after="409"/>
        <w:jc w:val="center"/>
        <w:outlineLvl w:val="9"/>
      </w:pPr>
    </w:p>
    <w:p w14:paraId="13584607">
      <w:pPr>
        <w:pStyle w:val="3"/>
        <w:tabs>
          <w:tab w:val="left" w:pos="2331"/>
          <w:tab w:val="center" w:pos="4535"/>
        </w:tabs>
        <w:spacing w:before="409" w:after="409"/>
        <w:jc w:val="center"/>
        <w:outlineLvl w:val="9"/>
      </w:pPr>
    </w:p>
    <w:p w14:paraId="6D8D4DCB">
      <w:pPr>
        <w:pStyle w:val="3"/>
        <w:tabs>
          <w:tab w:val="left" w:pos="2331"/>
          <w:tab w:val="center" w:pos="4535"/>
        </w:tabs>
        <w:spacing w:before="409" w:after="409"/>
        <w:jc w:val="center"/>
        <w:outlineLvl w:val="9"/>
      </w:pPr>
    </w:p>
    <w:p w14:paraId="552B8B50">
      <w:pPr>
        <w:pStyle w:val="3"/>
        <w:tabs>
          <w:tab w:val="left" w:pos="2331"/>
          <w:tab w:val="center" w:pos="4535"/>
        </w:tabs>
        <w:spacing w:before="409" w:after="409"/>
        <w:jc w:val="center"/>
        <w:outlineLvl w:val="9"/>
      </w:pPr>
    </w:p>
    <w:p w14:paraId="1058B733">
      <w:pPr>
        <w:pStyle w:val="3"/>
        <w:tabs>
          <w:tab w:val="left" w:pos="2331"/>
          <w:tab w:val="center" w:pos="4535"/>
        </w:tabs>
        <w:spacing w:before="409" w:after="409"/>
        <w:jc w:val="center"/>
        <w:outlineLvl w:val="9"/>
      </w:pPr>
    </w:p>
    <w:p w14:paraId="1B2A1DAD">
      <w:pPr>
        <w:pStyle w:val="3"/>
        <w:tabs>
          <w:tab w:val="left" w:pos="2331"/>
          <w:tab w:val="center" w:pos="4535"/>
        </w:tabs>
        <w:spacing w:before="409" w:after="409"/>
        <w:jc w:val="center"/>
        <w:outlineLvl w:val="9"/>
      </w:pPr>
    </w:p>
    <w:p w14:paraId="288BD59E">
      <w:pPr>
        <w:pStyle w:val="3"/>
        <w:tabs>
          <w:tab w:val="left" w:pos="2331"/>
          <w:tab w:val="center" w:pos="4535"/>
        </w:tabs>
        <w:spacing w:before="409" w:after="409"/>
        <w:outlineLvl w:val="9"/>
      </w:pPr>
    </w:p>
    <w:p w14:paraId="77954806">
      <w:pPr>
        <w:pStyle w:val="3"/>
        <w:tabs>
          <w:tab w:val="left" w:pos="2331"/>
          <w:tab w:val="center" w:pos="4535"/>
        </w:tabs>
        <w:spacing w:before="409" w:after="409"/>
        <w:outlineLvl w:val="9"/>
      </w:pPr>
    </w:p>
    <w:bookmarkEnd w:id="1"/>
    <w:bookmarkEnd w:id="2915"/>
    <w:bookmarkEnd w:id="2916"/>
    <w:p w14:paraId="0BBE8F19">
      <w:pPr>
        <w:pStyle w:val="3"/>
        <w:tabs>
          <w:tab w:val="left" w:pos="2849"/>
          <w:tab w:val="center" w:pos="4535"/>
        </w:tabs>
        <w:spacing w:before="409" w:after="409"/>
        <w:jc w:val="center"/>
      </w:pPr>
      <w:bookmarkStart w:id="2917" w:name="_Toc193"/>
      <w:bookmarkStart w:id="2918" w:name="_Toc14638"/>
      <w:bookmarkStart w:id="2919" w:name="_Toc1544"/>
      <w:bookmarkStart w:id="2920" w:name="_Toc7892"/>
      <w:bookmarkStart w:id="2921" w:name="_Toc17527"/>
      <w:bookmarkStart w:id="2922" w:name="_Toc11403"/>
      <w:bookmarkStart w:id="2923" w:name="_Toc25468"/>
      <w:bookmarkStart w:id="2924" w:name="_Toc16543"/>
      <w:bookmarkStart w:id="2925" w:name="_Toc8897"/>
      <w:bookmarkStart w:id="2926" w:name="_Toc18726"/>
      <w:bookmarkStart w:id="2927" w:name="_Toc9578"/>
      <w:bookmarkStart w:id="2928" w:name="_Toc7077647"/>
      <w:bookmarkStart w:id="2929" w:name="_Toc22089"/>
      <w:bookmarkStart w:id="2930" w:name="_Toc8266"/>
      <w:r>
        <w:rPr>
          <w:rFonts w:hint="eastAsia"/>
        </w:rPr>
        <w:t>致谢</w:t>
      </w:r>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p>
    <w:p w14:paraId="2A9CBCFD">
      <w:pPr>
        <w:pStyle w:val="57"/>
        <w:snapToGrid/>
        <w:spacing w:line="240" w:lineRule="auto"/>
        <w:ind w:firstLine="518"/>
        <w:rPr>
          <w:bCs w:val="0"/>
          <w:kern w:val="2"/>
          <w:szCs w:val="22"/>
        </w:rPr>
      </w:pPr>
      <w:r>
        <w:rPr>
          <w:rFonts w:hint="eastAsia"/>
          <w:bCs w:val="0"/>
          <w:kern w:val="2"/>
          <w:szCs w:val="22"/>
        </w:rPr>
        <w:t>这三年一晃过去了，我在湖南大学即将度过三年收获满满的生活，一时百感交集。在生机勃勃的长沙，在橘子洲畔的我已不同于初来湖大时因迷茫与焦虑而随波逐流，如今虽不一定自信，但确能勇敢地投身未来。值此之际，不得不感谢在这三年间伴我行的良师益友亲朋。</w:t>
      </w:r>
    </w:p>
    <w:p w14:paraId="5A0B0C00">
      <w:pPr>
        <w:pStyle w:val="57"/>
        <w:snapToGrid/>
        <w:spacing w:line="240" w:lineRule="auto"/>
        <w:ind w:firstLine="518"/>
        <w:rPr>
          <w:bCs w:val="0"/>
          <w:kern w:val="2"/>
          <w:szCs w:val="22"/>
        </w:rPr>
      </w:pPr>
      <w:r>
        <w:rPr>
          <w:rFonts w:hint="eastAsia"/>
          <w:bCs w:val="0"/>
          <w:kern w:val="2"/>
          <w:szCs w:val="22"/>
        </w:rPr>
        <w:t>感谢朋友黄勇、李仕强、李富森、刘宇、朱赟浩，因机缘巧合而结识，始终陪伴成为彼此的挚友，同行间收获了喜悦，疏解了日常的烦闷，享受了冒险的舒畅，一起度过、携手前行，让我获得前行的力量。感谢你们让我发现平凡的生活中每一个精彩瞬间。</w:t>
      </w:r>
    </w:p>
    <w:p w14:paraId="74D850E3">
      <w:pPr>
        <w:pStyle w:val="57"/>
        <w:snapToGrid/>
        <w:spacing w:line="240" w:lineRule="auto"/>
        <w:ind w:firstLine="518"/>
        <w:rPr>
          <w:bCs w:val="0"/>
          <w:kern w:val="2"/>
          <w:szCs w:val="22"/>
        </w:rPr>
      </w:pPr>
      <w:r>
        <w:rPr>
          <w:rFonts w:hint="eastAsia"/>
          <w:bCs w:val="0"/>
          <w:kern w:val="2"/>
          <w:szCs w:val="22"/>
        </w:rPr>
        <w:t>感谢同一个实验室的同届王言中、罗淳、熊爽、戴鹏、陈璐华等、师姐翟亚静、高诗慧、师兄唐协成、周辉、许泽军、王瑞等以及师弟吴鹏帅</w:t>
      </w:r>
      <w:r>
        <w:rPr>
          <w:rFonts w:hint="eastAsia"/>
          <w:bCs w:val="0"/>
          <w:kern w:val="2"/>
          <w:szCs w:val="22"/>
          <w:lang w:eastAsia="zh-CN"/>
        </w:rPr>
        <w:t>、</w:t>
      </w:r>
      <w:r>
        <w:rPr>
          <w:rFonts w:hint="eastAsia"/>
          <w:bCs w:val="0"/>
          <w:kern w:val="2"/>
          <w:szCs w:val="22"/>
          <w:lang w:val="en-US" w:eastAsia="zh-CN"/>
        </w:rPr>
        <w:t>蒋家鑫、</w:t>
      </w:r>
      <w:r>
        <w:rPr>
          <w:rFonts w:hint="eastAsia"/>
          <w:bCs w:val="0"/>
          <w:kern w:val="2"/>
          <w:szCs w:val="22"/>
          <w:lang w:eastAsia="zh-CN"/>
        </w:rPr>
        <w:t>梁铭杰</w:t>
      </w:r>
      <w:r>
        <w:rPr>
          <w:rFonts w:hint="eastAsia"/>
          <w:bCs w:val="0"/>
          <w:kern w:val="2"/>
          <w:szCs w:val="22"/>
        </w:rPr>
        <w:t>、师妹</w:t>
      </w:r>
      <w:r>
        <w:rPr>
          <w:rFonts w:hint="eastAsia"/>
          <w:bCs w:val="0"/>
          <w:kern w:val="2"/>
          <w:szCs w:val="22"/>
          <w:lang w:val="en-US" w:eastAsia="zh-CN"/>
        </w:rPr>
        <w:t>叶子钰</w:t>
      </w:r>
      <w:r>
        <w:rPr>
          <w:rFonts w:hint="eastAsia"/>
          <w:bCs w:val="0"/>
          <w:kern w:val="2"/>
          <w:szCs w:val="22"/>
        </w:rPr>
        <w:t>等，彼此的相助与指导、心得体会的沟通与分享，使得我们的道路彼此延续、接力前行。在共同学习的生活中，互相激励、一起进步，一起寻找研究的乐趣，用短短的三年时间成为彼此重要的伙伴。</w:t>
      </w:r>
    </w:p>
    <w:p w14:paraId="29A3FC18">
      <w:pPr>
        <w:pStyle w:val="57"/>
        <w:snapToGrid/>
        <w:spacing w:line="240" w:lineRule="auto"/>
        <w:ind w:firstLine="518"/>
        <w:rPr>
          <w:bCs w:val="0"/>
          <w:kern w:val="2"/>
          <w:szCs w:val="22"/>
        </w:rPr>
      </w:pPr>
      <w:r>
        <w:rPr>
          <w:rFonts w:hint="eastAsia"/>
          <w:bCs w:val="0"/>
          <w:kern w:val="2"/>
          <w:szCs w:val="22"/>
        </w:rPr>
        <w:t>感谢我的导师秦拯</w:t>
      </w:r>
      <w:r>
        <w:rPr>
          <w:rFonts w:hint="eastAsia"/>
          <w:bCs w:val="0"/>
          <w:kern w:val="2"/>
          <w:szCs w:val="22"/>
          <w:lang w:val="en-US" w:eastAsia="zh-CN"/>
        </w:rPr>
        <w:t>教授</w:t>
      </w:r>
      <w:r>
        <w:rPr>
          <w:rFonts w:hint="eastAsia"/>
          <w:bCs w:val="0"/>
          <w:kern w:val="2"/>
          <w:szCs w:val="22"/>
        </w:rPr>
        <w:t>，感谢您提供的充裕的实验室设备，感谢您指导的研究方向、设计的实验方案及提出的各种宝贵意见，感谢你在百忙之中抽出时间帮助我修改论文。我会把您作为我未来工作和生活的模范，反思己身，追求进步。</w:t>
      </w:r>
    </w:p>
    <w:p w14:paraId="130AE04A">
      <w:pPr>
        <w:pStyle w:val="57"/>
        <w:snapToGrid/>
        <w:spacing w:line="240" w:lineRule="auto"/>
        <w:ind w:firstLine="518"/>
        <w:rPr>
          <w:bCs w:val="0"/>
          <w:kern w:val="2"/>
          <w:szCs w:val="22"/>
        </w:rPr>
      </w:pPr>
      <w:r>
        <w:rPr>
          <w:rFonts w:hint="eastAsia"/>
          <w:bCs w:val="0"/>
          <w:kern w:val="2"/>
          <w:szCs w:val="22"/>
        </w:rPr>
        <w:t>感谢湖南大学和湖南大学信息科学与工程学院中各位老师的悉心培养与照顾，为学生的学习、生活与安全提供的帮助和保障，我在各方面都感受到无比的温暖。</w:t>
      </w:r>
    </w:p>
    <w:p w14:paraId="234B39DF">
      <w:pPr>
        <w:pStyle w:val="57"/>
        <w:snapToGrid/>
        <w:spacing w:line="240" w:lineRule="auto"/>
        <w:ind w:firstLine="518"/>
        <w:rPr>
          <w:bCs w:val="0"/>
          <w:kern w:val="2"/>
          <w:szCs w:val="22"/>
        </w:rPr>
      </w:pPr>
      <w:r>
        <w:rPr>
          <w:rFonts w:hint="eastAsia"/>
          <w:bCs w:val="0"/>
          <w:kern w:val="2"/>
          <w:szCs w:val="22"/>
        </w:rPr>
        <w:t>最后，我要感谢我的家人，不管我做出何种的决定，一直站在身后支持我、激励我，三年来时刻关心着我的身体健康与科研进展，谢谢你们，祝你们永远健康、幸福，快来得度过每一天。</w:t>
      </w:r>
    </w:p>
    <w:p w14:paraId="288FD715">
      <w:pPr>
        <w:pStyle w:val="57"/>
        <w:snapToGrid/>
        <w:spacing w:line="240" w:lineRule="auto"/>
        <w:ind w:firstLine="518"/>
      </w:pPr>
      <w:r>
        <w:rPr>
          <w:rFonts w:hint="eastAsia"/>
          <w:bCs w:val="0"/>
          <w:kern w:val="2"/>
          <w:szCs w:val="22"/>
        </w:rPr>
        <w:t>在此，谨将我的致谢与祝福，献给所有在我硕士求学生涯中给予帮助、支持与启迪的人。</w:t>
      </w:r>
    </w:p>
    <w:p w14:paraId="723CA856">
      <w:pPr>
        <w:pStyle w:val="91"/>
        <w:ind w:firstLine="0" w:firstLineChars="0"/>
        <w:rPr>
          <w:b/>
        </w:rPr>
      </w:pPr>
    </w:p>
    <w:p w14:paraId="69DB1C77">
      <w:pPr>
        <w:pStyle w:val="91"/>
        <w:ind w:firstLine="0" w:firstLineChars="0"/>
        <w:rPr>
          <w:b/>
        </w:rPr>
      </w:pPr>
    </w:p>
    <w:p w14:paraId="440FF265">
      <w:pPr>
        <w:pStyle w:val="91"/>
        <w:ind w:firstLine="0" w:firstLineChars="0"/>
        <w:rPr>
          <w:b/>
        </w:rPr>
      </w:pPr>
    </w:p>
    <w:p w14:paraId="2936AF7F">
      <w:pPr>
        <w:pStyle w:val="91"/>
        <w:ind w:firstLine="0" w:firstLineChars="0"/>
        <w:rPr>
          <w:b/>
        </w:rPr>
      </w:pPr>
    </w:p>
    <w:p w14:paraId="568AED1B">
      <w:pPr>
        <w:pStyle w:val="91"/>
        <w:ind w:firstLine="0" w:firstLineChars="0"/>
        <w:rPr>
          <w:b/>
        </w:rPr>
      </w:pPr>
    </w:p>
    <w:p w14:paraId="083BB417">
      <w:pPr>
        <w:pStyle w:val="91"/>
        <w:ind w:firstLine="0" w:firstLineChars="0"/>
        <w:rPr>
          <w:b/>
        </w:rPr>
      </w:pPr>
    </w:p>
    <w:p w14:paraId="7F39254D">
      <w:pPr>
        <w:pStyle w:val="91"/>
        <w:ind w:firstLine="0" w:firstLineChars="0"/>
        <w:rPr>
          <w:b/>
        </w:rPr>
      </w:pPr>
    </w:p>
    <w:p w14:paraId="4ED58C78">
      <w:pPr>
        <w:pStyle w:val="3"/>
        <w:tabs>
          <w:tab w:val="left" w:pos="2331"/>
          <w:tab w:val="center" w:pos="4535"/>
        </w:tabs>
        <w:spacing w:before="409" w:after="409"/>
        <w:jc w:val="center"/>
      </w:pPr>
      <w:bookmarkStart w:id="2931" w:name="_Toc24697"/>
      <w:bookmarkStart w:id="2932" w:name="_Toc7709"/>
      <w:bookmarkStart w:id="2933" w:name="_Toc9446"/>
      <w:bookmarkStart w:id="2934" w:name="_Toc21956"/>
      <w:bookmarkStart w:id="2935" w:name="_Toc21055"/>
      <w:bookmarkStart w:id="2936" w:name="_Toc31900"/>
      <w:bookmarkStart w:id="2937" w:name="_Toc4531"/>
      <w:bookmarkStart w:id="2938" w:name="_Toc23714"/>
      <w:bookmarkStart w:id="2939" w:name="_Toc23715"/>
      <w:bookmarkStart w:id="2940" w:name="_Toc10533"/>
      <w:bookmarkStart w:id="2941" w:name="_Toc23247"/>
      <w:bookmarkStart w:id="2942" w:name="_Toc20956"/>
      <w:bookmarkStart w:id="2943" w:name="_Toc7077648"/>
      <w:r>
        <w:rPr>
          <w:rFonts w:hint="eastAsia"/>
        </w:rPr>
        <w:t>参考文献</w:t>
      </w:r>
      <w:bookmarkEnd w:id="2931"/>
      <w:bookmarkEnd w:id="2932"/>
      <w:bookmarkEnd w:id="2933"/>
      <w:bookmarkEnd w:id="2934"/>
      <w:bookmarkEnd w:id="2935"/>
      <w:bookmarkEnd w:id="2936"/>
      <w:bookmarkEnd w:id="2937"/>
      <w:bookmarkEnd w:id="2938"/>
      <w:bookmarkEnd w:id="2939"/>
      <w:bookmarkEnd w:id="2940"/>
      <w:bookmarkEnd w:id="2941"/>
      <w:bookmarkEnd w:id="2942"/>
    </w:p>
    <w:p w14:paraId="141E7B5E">
      <w:pPr>
        <w:pStyle w:val="91"/>
        <w:numPr>
          <w:ilvl w:val="0"/>
          <w:numId w:val="5"/>
        </w:numPr>
        <w:ind w:left="518" w:hanging="516" w:hangingChars="200"/>
      </w:pPr>
      <w:r>
        <w:t>Chen Z, Zhang Z, Tan X, et al. Unveiling the power of clip in unsupervised visible-infrared person re-identification[C]//Proceedings of the 31st ACM International Conference on Multimedia. 2023: 3667-3675.</w:t>
      </w:r>
    </w:p>
    <w:p w14:paraId="50C4A3B4">
      <w:pPr>
        <w:pStyle w:val="91"/>
        <w:numPr>
          <w:ilvl w:val="0"/>
          <w:numId w:val="5"/>
        </w:numPr>
        <w:ind w:left="518" w:hanging="516" w:hangingChars="200"/>
      </w:pPr>
      <w:r>
        <w:t>Yan S, Dong N, Liu J, et al. Learning comprehensive representations with richer self for text-to-image person re-identification[C]//Proceedings of the 31st ACM international conference on multimedia. 2023: 6202-6211.</w:t>
      </w:r>
      <w:r>
        <w:rPr>
          <w:rFonts w:hint="eastAsia"/>
        </w:rPr>
        <w:t xml:space="preserve">    </w:t>
      </w:r>
    </w:p>
    <w:p w14:paraId="4C532EF9">
      <w:pPr>
        <w:pStyle w:val="91"/>
        <w:numPr>
          <w:ilvl w:val="0"/>
          <w:numId w:val="5"/>
        </w:numPr>
        <w:ind w:left="518" w:hanging="516" w:hangingChars="200"/>
      </w:pPr>
      <w:r>
        <w:t>Li S, Xiao T, Li H, et al. Person search with natural language description[C]//Proceedings of the IEEE conference on computer vision and pattern recognition. 2017: 1970-1979.</w:t>
      </w:r>
    </w:p>
    <w:p w14:paraId="64458EAD">
      <w:pPr>
        <w:pStyle w:val="91"/>
        <w:numPr>
          <w:ilvl w:val="0"/>
          <w:numId w:val="5"/>
        </w:numPr>
        <w:ind w:left="518" w:hanging="516" w:hangingChars="200"/>
      </w:pPr>
      <w:r>
        <w:t>Shao Z, Zhang X, Fang M, et al. Learning granularity-unified representations for text-to-image person re-identification[C]//Proceedings of the 30th acm international conference on multimedia. 2022: 5566-5574.</w:t>
      </w:r>
    </w:p>
    <w:p w14:paraId="04FFB0BB">
      <w:pPr>
        <w:pStyle w:val="91"/>
        <w:numPr>
          <w:ilvl w:val="0"/>
          <w:numId w:val="5"/>
        </w:numPr>
        <w:ind w:left="518" w:hanging="516" w:hangingChars="200"/>
      </w:pPr>
      <w:r>
        <w:t>Zhang Y, Wang H. Diverse embedding expansion network and low-light cross-modality benchmark for visible-infrared person re-identification[C]//Proceedings of the IEEE/CVF conference on computer vision and pattern recognition. 2023: 2153-2162.</w:t>
      </w:r>
    </w:p>
    <w:p w14:paraId="67AA2480">
      <w:pPr>
        <w:pStyle w:val="91"/>
        <w:numPr>
          <w:ilvl w:val="0"/>
          <w:numId w:val="5"/>
        </w:numPr>
        <w:ind w:left="518" w:hanging="516" w:hangingChars="200"/>
      </w:pPr>
      <w:r>
        <w:t>Jiang D, Ye M. Cross-modal implicit relation reasoning and aligning for text-to-image person retrieval[C]//Proceedings of the IEEE/CVF Conference on Computer Vision and Pattern Recognition. 2023: 2787-2797.</w:t>
      </w:r>
    </w:p>
    <w:p w14:paraId="5CC7AFD1">
      <w:pPr>
        <w:pStyle w:val="91"/>
        <w:numPr>
          <w:ilvl w:val="0"/>
          <w:numId w:val="5"/>
        </w:numPr>
        <w:ind w:left="518" w:hanging="516" w:hangingChars="200"/>
      </w:pPr>
      <w:r>
        <w:t>Wu X, Ma W, Guo D, et al. Text-based occluded person re-identification via multi-granularity contrastive consistency learning[C]//Proceedings of the AAAI conference on artificial intelligence. 2024, 38(6): 6162-6170.</w:t>
      </w:r>
    </w:p>
    <w:p w14:paraId="74DED4FF">
      <w:pPr>
        <w:pStyle w:val="91"/>
        <w:numPr>
          <w:ilvl w:val="0"/>
          <w:numId w:val="5"/>
        </w:numPr>
        <w:ind w:left="518" w:hanging="516" w:hangingChars="200"/>
      </w:pPr>
      <w:r>
        <w:t>Chen Y, Zhang G, Lu Y, et al. TIPCB: A simple but effective part-based convolutional baseline for text-based person search[J]. Neurocomputing, 2022, 494: 171-181.</w:t>
      </w:r>
    </w:p>
    <w:p w14:paraId="2C92C72B">
      <w:pPr>
        <w:pStyle w:val="91"/>
        <w:numPr>
          <w:ilvl w:val="0"/>
          <w:numId w:val="5"/>
        </w:numPr>
        <w:ind w:left="518" w:hanging="516" w:hangingChars="200"/>
      </w:pPr>
      <w:r>
        <w:t>Ding Z, Ding C, Shao Z, et al. Semantically self-aligned network for text-to-image part-aware person re-identification[J]. arXiv preprint arXiv:2107.12666, 2021.</w:t>
      </w:r>
    </w:p>
    <w:p w14:paraId="4DE1916F">
      <w:pPr>
        <w:pStyle w:val="91"/>
        <w:numPr>
          <w:ilvl w:val="0"/>
          <w:numId w:val="5"/>
        </w:numPr>
        <w:ind w:left="518" w:hanging="516" w:hangingChars="200"/>
      </w:pPr>
      <w:r>
        <w:t>Shen F, Shu X, Du X, et al. Pedestrian-specific bipartite-aware similarity learning for text-based person retrieval[C]//Proceedings of the 31st ACM International Conference on Multimedia. 2023: 8922-8931.</w:t>
      </w:r>
    </w:p>
    <w:p w14:paraId="231253BE">
      <w:pPr>
        <w:pStyle w:val="91"/>
        <w:numPr>
          <w:ilvl w:val="0"/>
          <w:numId w:val="5"/>
        </w:numPr>
        <w:ind w:left="518" w:hanging="516" w:hangingChars="200"/>
      </w:pPr>
      <w:r>
        <w:rPr>
          <w:rFonts w:hint="eastAsia"/>
        </w:rPr>
        <w:t>Dosovitskiy A, Beyer L, Kolesnikov A, et al. An Image is Worth 16x16 Words: Transformers for Image Recognition at Scale[C]//International Conference on Learning Representations. 2020.</w:t>
      </w:r>
    </w:p>
    <w:p w14:paraId="5A498557">
      <w:pPr>
        <w:pStyle w:val="91"/>
        <w:numPr>
          <w:ilvl w:val="0"/>
          <w:numId w:val="5"/>
        </w:numPr>
        <w:ind w:left="518" w:hanging="516" w:hangingChars="200"/>
      </w:pPr>
      <w:r>
        <w:t>Ahuja K, Mahajan D, Wang Y, et al. Interventional causal representation learning[C]//International conference on machine learning. PMLR, 2023: 372-407.</w:t>
      </w:r>
    </w:p>
    <w:p w14:paraId="53C7E5F4">
      <w:pPr>
        <w:pStyle w:val="91"/>
        <w:numPr>
          <w:ilvl w:val="0"/>
          <w:numId w:val="5"/>
        </w:numPr>
        <w:ind w:left="518" w:hanging="516" w:hangingChars="200"/>
      </w:pPr>
      <w:r>
        <w:t>Chen C, Ye M, Jiang D. Towards modality-agnostic person re-identification with descriptive query[C]//Proceedings of the IEEE/CVF conference on computer vision and pattern recognition. 2023: 15128-15137.</w:t>
      </w:r>
    </w:p>
    <w:p w14:paraId="72CB2E90">
      <w:pPr>
        <w:pStyle w:val="91"/>
        <w:numPr>
          <w:ilvl w:val="0"/>
          <w:numId w:val="5"/>
        </w:numPr>
        <w:ind w:left="518" w:hanging="516" w:hangingChars="200"/>
      </w:pPr>
      <w:r>
        <w:t>Farooq A, Awais M, Kittler J, et al. Axm-net: Implicit cross-modal feature alignment for person re-identification[C]//Proceedings of the AAAI conference on artificial intelligence. 2022, 36(4): 4477-4485.</w:t>
      </w:r>
    </w:p>
    <w:p w14:paraId="29FBF445">
      <w:pPr>
        <w:pStyle w:val="91"/>
        <w:numPr>
          <w:ilvl w:val="0"/>
          <w:numId w:val="5"/>
        </w:numPr>
        <w:ind w:left="518" w:hanging="516" w:hangingChars="200"/>
      </w:pPr>
      <w:r>
        <w:t>Shao Z, Zhang X, Ding C, et al. Unified pre-training with pseudo texts for text-to-image person re-identification[C]//Proceedings of the IEEE/CVF International Conference on Computer Vision. 2023: 11174-11184.</w:t>
      </w:r>
    </w:p>
    <w:p w14:paraId="436A63DF">
      <w:pPr>
        <w:pStyle w:val="91"/>
        <w:numPr>
          <w:ilvl w:val="0"/>
          <w:numId w:val="5"/>
        </w:numPr>
        <w:ind w:left="518" w:hanging="516" w:hangingChars="200"/>
      </w:pPr>
      <w:r>
        <w:t>Zhou K, Yang J, Loy C C, et al. Learning to prompt for vision-language models[J]. International Journal of Computer Vision, 2022, 130(9): 2337-2348.</w:t>
      </w:r>
    </w:p>
    <w:p w14:paraId="6177F09B">
      <w:pPr>
        <w:pStyle w:val="91"/>
        <w:numPr>
          <w:ilvl w:val="0"/>
          <w:numId w:val="5"/>
        </w:numPr>
        <w:ind w:left="518" w:hanging="516" w:hangingChars="200"/>
      </w:pPr>
      <w:r>
        <w:t>Shen F, Shu X, Du X, et al. Pedestrian-specific bipartite-aware similarity learning for text-based person retrieval[C]//Proceedings of the 31st ACM International Conference on Multimedia. 2023: 8922-8931.</w:t>
      </w:r>
    </w:p>
    <w:p w14:paraId="38B74E81">
      <w:pPr>
        <w:pStyle w:val="91"/>
        <w:numPr>
          <w:ilvl w:val="0"/>
          <w:numId w:val="5"/>
        </w:numPr>
        <w:ind w:left="518" w:hanging="516" w:hangingChars="200"/>
      </w:pPr>
      <w:r>
        <w:t>Ding Z, Ding C, Shao Z, et al. Semantically self-aligned network for text-to-image part-aware person re-identification (2021)[J]. arXiv preprint arXiv:2107.12666.</w:t>
      </w:r>
    </w:p>
    <w:p w14:paraId="4C3D8278">
      <w:pPr>
        <w:pStyle w:val="91"/>
        <w:numPr>
          <w:ilvl w:val="0"/>
          <w:numId w:val="5"/>
        </w:numPr>
        <w:ind w:left="518" w:hanging="516" w:hangingChars="200"/>
      </w:pPr>
      <w:r>
        <w:t>Wang T, Zhou C, Sun Q, et al. Causal attention for unbiased visual recognition[C]//Proceedings of the IEEE/CVF international conference on computer vision. 2021: 3091-3100.</w:t>
      </w:r>
    </w:p>
    <w:p w14:paraId="4997333F">
      <w:pPr>
        <w:pStyle w:val="91"/>
        <w:numPr>
          <w:ilvl w:val="0"/>
          <w:numId w:val="5"/>
        </w:numPr>
        <w:ind w:left="518" w:hanging="516" w:hangingChars="200"/>
      </w:pPr>
      <w:r>
        <w:t>Wu S, Yang J, Wang X, et al. Iou-balanced loss functions for single-stage object detection[J]. Pattern Recognition Letters, 2022, 156: 96-103.</w:t>
      </w:r>
    </w:p>
    <w:p w14:paraId="269FCCB7">
      <w:pPr>
        <w:pStyle w:val="91"/>
        <w:numPr>
          <w:ilvl w:val="0"/>
          <w:numId w:val="5"/>
        </w:numPr>
        <w:ind w:left="518" w:hanging="516" w:hangingChars="200"/>
      </w:pPr>
      <w:r>
        <w:t>Fang H S, Li J, Tang H, et al. Alphapose: Whole-body regional multi-person pose estimation and tracking in real-time[J]. IEEE transactions on pattern analysis and machine intelligence, 2022, 45(6): 7157-7173.</w:t>
      </w:r>
    </w:p>
    <w:p w14:paraId="5EFBD02F">
      <w:pPr>
        <w:pStyle w:val="91"/>
        <w:numPr>
          <w:ilvl w:val="0"/>
          <w:numId w:val="5"/>
        </w:numPr>
        <w:ind w:left="518" w:hanging="516" w:hangingChars="200"/>
      </w:pPr>
      <w:r>
        <w:t>Zhu X, Hu H, Lin S, et al. Deformable convnets v2: More deformable, better results[C]//Proceedings of the IEEE/CVF conference on computer vision and pattern recognition. 2019: 9308-9316.</w:t>
      </w:r>
    </w:p>
    <w:p w14:paraId="3F4A7AE3">
      <w:pPr>
        <w:pStyle w:val="91"/>
        <w:numPr>
          <w:ilvl w:val="0"/>
          <w:numId w:val="5"/>
        </w:numPr>
        <w:ind w:left="518" w:hanging="516" w:hangingChars="200"/>
      </w:pPr>
      <w:r>
        <w:t>Bao L, Ma B, Chang H, et al. Masked graph attention network for person re-identification[C]//Proceedings of the IEEE/CVF Conference on Computer Vision and Pattern Recognition Workshops. 2019: 0-0.</w:t>
      </w:r>
    </w:p>
    <w:p w14:paraId="36CA61E4">
      <w:pPr>
        <w:pStyle w:val="91"/>
        <w:numPr>
          <w:ilvl w:val="0"/>
          <w:numId w:val="5"/>
        </w:numPr>
        <w:ind w:left="518" w:hanging="516" w:hangingChars="200"/>
      </w:pPr>
      <w:r>
        <w:t>Sun Y, Zheng L, Yang Y, et al. Beyond part models: Person retrieval with refined part pooling (and a strong convolutional baseline)[C]//Proceedings of the European conference on computer vision (ECCV). 2018: 480-496.</w:t>
      </w:r>
    </w:p>
    <w:p w14:paraId="59DD2644">
      <w:pPr>
        <w:pStyle w:val="91"/>
        <w:numPr>
          <w:ilvl w:val="0"/>
          <w:numId w:val="5"/>
        </w:numPr>
        <w:ind w:left="518" w:hanging="516" w:hangingChars="200"/>
      </w:pPr>
      <w:r>
        <w:t>Xue C, Deng Z, Yang W, et al. Vision transformer-based robust learning for cloth-changing person re-identification[J]. Applied Soft Computing, 2024, 163: 111891.</w:t>
      </w:r>
    </w:p>
    <w:p w14:paraId="3906837F">
      <w:pPr>
        <w:pStyle w:val="91"/>
        <w:numPr>
          <w:ilvl w:val="0"/>
          <w:numId w:val="5"/>
        </w:numPr>
        <w:ind w:left="518" w:hanging="516" w:hangingChars="200"/>
      </w:pPr>
      <w:r>
        <w:t>He S, Luo H, Wang P, et al. Transreid: Transformer-based object re-identification[C]//Proceedings of the IEEE/CVF international conference on computer vision. 2021: 15013-15022.</w:t>
      </w:r>
    </w:p>
    <w:p w14:paraId="58819710">
      <w:pPr>
        <w:pStyle w:val="91"/>
        <w:numPr>
          <w:ilvl w:val="0"/>
          <w:numId w:val="5"/>
        </w:numPr>
        <w:ind w:left="518" w:hanging="516" w:hangingChars="200"/>
      </w:pPr>
      <w:r>
        <w:t>Vaswani A, Shazeer N, Parmar N, et al. Attention is all you need[J]. Advances in neural information processing systems, 2017, 30.</w:t>
      </w:r>
    </w:p>
    <w:p w14:paraId="2F8B853B">
      <w:pPr>
        <w:pStyle w:val="91"/>
        <w:numPr>
          <w:ilvl w:val="0"/>
          <w:numId w:val="5"/>
        </w:numPr>
        <w:ind w:left="518" w:hanging="516" w:hangingChars="200"/>
      </w:pPr>
      <w:r>
        <w:t>Han H, Zheng Q, Dai G, et al. Learning to rematch mismatched pairs for robust cross-modal retrieval[C]//Proceedings of the IEEE/CVF Conference on Computer Vision and Pattern Recognition. 2024: 26679-26688.</w:t>
      </w:r>
    </w:p>
    <w:p w14:paraId="73E6822D">
      <w:pPr>
        <w:pStyle w:val="91"/>
        <w:numPr>
          <w:ilvl w:val="0"/>
          <w:numId w:val="5"/>
        </w:numPr>
        <w:ind w:left="518" w:hanging="516" w:hangingChars="200"/>
      </w:pPr>
      <w:r>
        <w:t>Wang J, Ma Z, Cao D, et al. Deconfounded Multimodal Learning for Spatio-temporal Video Grounding[C]//Proceedings of the 31st ACM International Conference on Multimedia. 2023: 7521-7529.</w:t>
      </w:r>
    </w:p>
    <w:p w14:paraId="72610B29">
      <w:pPr>
        <w:pStyle w:val="91"/>
        <w:numPr>
          <w:ilvl w:val="0"/>
          <w:numId w:val="5"/>
        </w:numPr>
        <w:ind w:left="518" w:hanging="516" w:hangingChars="200"/>
      </w:pPr>
      <w:r>
        <w:rPr>
          <w:rFonts w:hint="eastAsia"/>
        </w:rPr>
        <w:t>Zheng A, Pan P, Li H, et al. Progressive attribute embedding for accurate cross-modality person re-id[C]//Proceedings of the 30th ACM International Conference on Multimedia. 2022: 4309-4317.</w:t>
      </w:r>
    </w:p>
    <w:p w14:paraId="70AB7E67">
      <w:pPr>
        <w:pStyle w:val="91"/>
        <w:numPr>
          <w:ilvl w:val="0"/>
          <w:numId w:val="5"/>
        </w:numPr>
        <w:ind w:left="518" w:hanging="516" w:hangingChars="200"/>
      </w:pPr>
      <w:r>
        <w:t>Sarafianos N, Xu X, Kakadiaris I A. Adversarial representation learning for text-to-image matching[C]//Proceedings of the IEEE/CVF international conference on computer vision. 2019: 5814-5824.</w:t>
      </w:r>
      <w:r>
        <w:rPr>
          <w:rFonts w:hint="eastAsia"/>
        </w:rPr>
        <w:t xml:space="preserve"> </w:t>
      </w:r>
    </w:p>
    <w:p w14:paraId="718A5F58">
      <w:pPr>
        <w:pStyle w:val="91"/>
        <w:numPr>
          <w:ilvl w:val="0"/>
          <w:numId w:val="5"/>
        </w:numPr>
        <w:ind w:left="518" w:hanging="516" w:hangingChars="200"/>
      </w:pPr>
      <w:r>
        <w:rPr>
          <w:rFonts w:hint="eastAsia"/>
        </w:rPr>
        <w:t>Wang Z, Fang Z, Wang J, et al. Vitaa: Visual-textual attributes alignment in person search by natural language[C]//Computer vision–ECCV 2020: 16th European conference, glasgow, UK, August 23–28, 2020, proceedings, part XII 16. Springer International Publishing, 2020: 402-420.</w:t>
      </w:r>
    </w:p>
    <w:p w14:paraId="6442B20C">
      <w:pPr>
        <w:pStyle w:val="91"/>
        <w:numPr>
          <w:ilvl w:val="0"/>
          <w:numId w:val="5"/>
        </w:numPr>
        <w:ind w:left="518" w:hanging="516" w:hangingChars="200"/>
      </w:pPr>
      <w:r>
        <w:t>Zhu A, Wang Z, Li Y, et al. Dssl: Deep surroundings-person separation learning for text-based person retrieval[C]//Proceedings of the 29th ACM international conference on multimedia. 2021: 209-217.</w:t>
      </w:r>
    </w:p>
    <w:p w14:paraId="2D467799">
      <w:pPr>
        <w:pStyle w:val="91"/>
        <w:numPr>
          <w:ilvl w:val="0"/>
          <w:numId w:val="5"/>
        </w:numPr>
        <w:ind w:left="518" w:hanging="516" w:hangingChars="200"/>
        <w:rPr>
          <w:rFonts w:eastAsiaTheme="minorEastAsia"/>
          <w:kern w:val="2"/>
          <w:szCs w:val="24"/>
        </w:rPr>
      </w:pPr>
      <w:r>
        <w:rPr>
          <w:rFonts w:eastAsiaTheme="minorEastAsia"/>
          <w:kern w:val="2"/>
          <w:szCs w:val="24"/>
        </w:rPr>
        <w:t>Wu Y, Yan Z, Han X, et al. LapsCore: language-guided person search via color reasoning[C]//Proceedings of the IEEE/CVF International Conference on Computer Vision. 2021: 1624-1633.</w:t>
      </w:r>
    </w:p>
    <w:p w14:paraId="4671168E">
      <w:pPr>
        <w:pStyle w:val="91"/>
        <w:numPr>
          <w:ilvl w:val="0"/>
          <w:numId w:val="5"/>
        </w:numPr>
        <w:ind w:left="518" w:hanging="516" w:hangingChars="200"/>
      </w:pPr>
      <w:r>
        <w:rPr>
          <w:rFonts w:hint="eastAsia"/>
        </w:rPr>
        <w:t>Wang Z, Zhu A, Xue J, et al. Look before you leap: Improving text-based person retrieval by learning a consistent cross-modal common manifold[C]//Proceedings of the 30th ACM international conference on multimedia. 2022: 1984-1992.</w:t>
      </w:r>
    </w:p>
    <w:p w14:paraId="4FAC1142">
      <w:pPr>
        <w:pStyle w:val="91"/>
        <w:numPr>
          <w:ilvl w:val="0"/>
          <w:numId w:val="5"/>
        </w:numPr>
        <w:ind w:left="518" w:hanging="516" w:hangingChars="200"/>
      </w:pPr>
      <w:r>
        <w:t>Zheng Y, Zhao X, Lan C, et al. CPCL: Cross-Modal Prototypical Contrastive Learning for Weakly Supervised Text-based Person Re-Identification[J]. arXiv preprint arXiv:2401.10011, 2024.</w:t>
      </w:r>
    </w:p>
    <w:p w14:paraId="32B38397">
      <w:pPr>
        <w:pStyle w:val="91"/>
        <w:numPr>
          <w:ilvl w:val="0"/>
          <w:numId w:val="5"/>
        </w:numPr>
        <w:ind w:left="518" w:hanging="516" w:hangingChars="200"/>
      </w:pPr>
      <w:r>
        <w:rPr>
          <w:rFonts w:hint="eastAsia"/>
        </w:rPr>
        <w:t>Cao M, Bai Y, Zeng Z, et al. An empirical study of clip for text-based person search[C]//Proceedings of the AAAI Conference on Artificial Intelligence. 2024, 38(1): 465-473.</w:t>
      </w:r>
    </w:p>
    <w:p w14:paraId="318A7B94">
      <w:pPr>
        <w:pStyle w:val="91"/>
        <w:numPr>
          <w:ilvl w:val="0"/>
          <w:numId w:val="5"/>
        </w:numPr>
        <w:ind w:left="518" w:hanging="516" w:hangingChars="200"/>
      </w:pPr>
      <w:r>
        <w:rPr>
          <w:rFonts w:hint="eastAsia"/>
        </w:rPr>
        <w:t>Shu X, Wen W, Wu H, et al. See finer, see more: Implicit modality alignment for text-based person retrieval[C]//European Conference on Computer Vision. Cham: Springer Nature Switzerland, 2022: 624-641.</w:t>
      </w:r>
    </w:p>
    <w:p w14:paraId="2B7B138A">
      <w:pPr>
        <w:pStyle w:val="91"/>
        <w:numPr>
          <w:ilvl w:val="0"/>
          <w:numId w:val="5"/>
        </w:numPr>
        <w:ind w:left="518" w:hanging="516" w:hangingChars="200"/>
      </w:pPr>
      <w:r>
        <w:rPr>
          <w:rFonts w:hint="eastAsia"/>
        </w:rPr>
        <w:t>Zheng Z, Zheng L, Garrett M, et al. Dual-path convolutional image-text embeddings with instance loss[J]. ACM Transactions on Multimedia Computing, Communications, and Applications (TOMM), 2020, 16(2): 1-23.</w:t>
      </w:r>
    </w:p>
    <w:p w14:paraId="5F142968">
      <w:pPr>
        <w:pStyle w:val="91"/>
        <w:numPr>
          <w:ilvl w:val="0"/>
          <w:numId w:val="5"/>
        </w:numPr>
        <w:ind w:left="518" w:hanging="516" w:hangingChars="200"/>
      </w:pPr>
      <w:r>
        <w:rPr>
          <w:rFonts w:hint="eastAsia"/>
        </w:rPr>
        <w:t>Zhang Y, Lu H. Deep cross-modal projection learning for image-text matching[C]//Proceedings of the European conference on computer vision (ECCV). 2018: 686-701.</w:t>
      </w:r>
    </w:p>
    <w:p w14:paraId="74B64510">
      <w:pPr>
        <w:pStyle w:val="91"/>
        <w:numPr>
          <w:ilvl w:val="0"/>
          <w:numId w:val="5"/>
        </w:numPr>
        <w:ind w:left="518" w:hanging="516" w:hangingChars="200"/>
      </w:pPr>
      <w:r>
        <w:t>Cui Y, Che W, Liu T, et al. Pre-training with whole word masking for chinese bert[J]. IEEE/ACM Transactions on Audio, Speech, and Language Processing, 2021, 29: 3504-3514.</w:t>
      </w:r>
    </w:p>
    <w:p w14:paraId="25B3F8C2">
      <w:pPr>
        <w:pStyle w:val="91"/>
        <w:numPr>
          <w:ilvl w:val="0"/>
          <w:numId w:val="5"/>
        </w:numPr>
        <w:ind w:left="518" w:hanging="516" w:hangingChars="200"/>
      </w:pPr>
      <w:r>
        <w:t>Wang C Y, Bochkovskiy A, Liao H Y M. YOLOv7: Trainable bag-of-freebies sets new state-of-the-art for real-time object detectors[C]//Proceedings of the IEEE/CVF conference on computer vision and pattern recognition. 2023: 7464-7475.</w:t>
      </w:r>
    </w:p>
    <w:p w14:paraId="7B8BD40A">
      <w:pPr>
        <w:pStyle w:val="91"/>
        <w:numPr>
          <w:ilvl w:val="0"/>
          <w:numId w:val="5"/>
        </w:numPr>
        <w:ind w:left="518" w:hanging="516" w:hangingChars="200"/>
      </w:pPr>
      <w:r>
        <w:t>Hao J, Chen S. Language-aware multiple datasets detection pretraining for DETRs[J]. Neural Networks, 2024, 179: 106506.</w:t>
      </w:r>
    </w:p>
    <w:p w14:paraId="1A01EC77">
      <w:pPr>
        <w:pStyle w:val="91"/>
        <w:ind w:firstLine="0" w:firstLineChars="0"/>
      </w:pPr>
    </w:p>
    <w:p w14:paraId="27654CE4">
      <w:pPr>
        <w:pStyle w:val="91"/>
        <w:ind w:firstLine="0" w:firstLineChars="0"/>
        <w:rPr>
          <w:bCs/>
        </w:rPr>
      </w:pPr>
    </w:p>
    <w:p w14:paraId="5B7774AF">
      <w:pPr>
        <w:pStyle w:val="91"/>
        <w:ind w:firstLine="0" w:firstLineChars="0"/>
        <w:rPr>
          <w:bCs/>
        </w:rPr>
      </w:pPr>
    </w:p>
    <w:p w14:paraId="32F06262">
      <w:pPr>
        <w:pStyle w:val="91"/>
        <w:ind w:firstLine="0" w:firstLineChars="0"/>
        <w:rPr>
          <w:bCs/>
        </w:rPr>
      </w:pPr>
    </w:p>
    <w:p w14:paraId="5256BB77">
      <w:pPr>
        <w:pStyle w:val="91"/>
        <w:ind w:firstLine="0" w:firstLineChars="0"/>
        <w:rPr>
          <w:bCs/>
        </w:rPr>
      </w:pPr>
    </w:p>
    <w:p w14:paraId="79750E02">
      <w:pPr>
        <w:pStyle w:val="91"/>
        <w:ind w:firstLine="0" w:firstLineChars="0"/>
        <w:rPr>
          <w:bCs/>
        </w:rPr>
      </w:pPr>
    </w:p>
    <w:p w14:paraId="3645DD91">
      <w:pPr>
        <w:pStyle w:val="91"/>
        <w:ind w:firstLine="0" w:firstLineChars="0"/>
        <w:rPr>
          <w:bCs/>
        </w:rPr>
      </w:pPr>
    </w:p>
    <w:p w14:paraId="3DBE5DDC">
      <w:pPr>
        <w:pStyle w:val="3"/>
        <w:tabs>
          <w:tab w:val="center" w:pos="4535"/>
        </w:tabs>
        <w:spacing w:before="409" w:after="409"/>
        <w:jc w:val="center"/>
      </w:pPr>
      <w:bookmarkStart w:id="2944" w:name="_Toc21182"/>
      <w:bookmarkStart w:id="2945" w:name="_Toc25156"/>
      <w:bookmarkStart w:id="2946" w:name="_Toc18925"/>
      <w:bookmarkStart w:id="2947" w:name="_Toc13908"/>
      <w:bookmarkStart w:id="2948" w:name="_Toc27960"/>
      <w:bookmarkStart w:id="2949" w:name="_Toc13336"/>
      <w:bookmarkStart w:id="2950" w:name="_Toc15899"/>
      <w:bookmarkStart w:id="2951" w:name="_Toc1127"/>
      <w:bookmarkStart w:id="2952" w:name="_Toc25465"/>
      <w:bookmarkStart w:id="2953" w:name="_Toc19477"/>
      <w:bookmarkStart w:id="2954" w:name="_Toc26647"/>
      <w:bookmarkStart w:id="2955" w:name="_Toc9407"/>
      <w:r>
        <w:rPr>
          <w:rFonts w:hint="eastAsia"/>
        </w:rPr>
        <w:t>附录A</w:t>
      </w:r>
      <w:r>
        <w:t xml:space="preserve"> </w:t>
      </w:r>
      <w:r>
        <w:rPr>
          <w:rFonts w:hint="eastAsia"/>
        </w:rPr>
        <w:t>攻读硕士学位期间研究成果</w:t>
      </w:r>
      <w:bookmarkEnd w:id="2943"/>
      <w:bookmarkEnd w:id="2944"/>
      <w:bookmarkEnd w:id="2945"/>
      <w:bookmarkEnd w:id="2946"/>
      <w:bookmarkEnd w:id="2947"/>
      <w:bookmarkEnd w:id="2948"/>
      <w:bookmarkEnd w:id="2949"/>
      <w:bookmarkEnd w:id="2950"/>
      <w:bookmarkEnd w:id="2951"/>
      <w:bookmarkEnd w:id="2952"/>
      <w:bookmarkEnd w:id="2953"/>
      <w:bookmarkEnd w:id="2954"/>
      <w:bookmarkEnd w:id="2955"/>
    </w:p>
    <w:p w14:paraId="2B4B3AC6">
      <w:pPr>
        <w:pStyle w:val="63"/>
        <w:tabs>
          <w:tab w:val="left" w:pos="420"/>
        </w:tabs>
        <w:wordWrap w:val="0"/>
        <w:adjustRightInd/>
        <w:spacing w:line="240" w:lineRule="auto"/>
        <w:ind w:left="518" w:hanging="516" w:hangingChars="200"/>
        <w:textAlignment w:val="auto"/>
        <w:rPr>
          <w:rFonts w:eastAsia="宋体"/>
          <w:kern w:val="2"/>
          <w:sz w:val="24"/>
          <w:szCs w:val="24"/>
        </w:rPr>
      </w:pPr>
      <w:r>
        <w:rPr>
          <w:rFonts w:hint="eastAsia" w:eastAsia="宋体"/>
          <w:kern w:val="2"/>
          <w:sz w:val="24"/>
          <w:szCs w:val="24"/>
        </w:rPr>
        <w:t xml:space="preserve">[1] </w:t>
      </w:r>
      <w:r>
        <w:rPr>
          <w:rFonts w:hint="eastAsia" w:eastAsia="宋体"/>
          <w:kern w:val="2"/>
          <w:sz w:val="24"/>
          <w:szCs w:val="24"/>
          <w:lang w:val="en-US" w:eastAsia="zh-CN"/>
        </w:rPr>
        <w:t>蒲子文、翟亚静、秦拯、张浩洋、曾雅文。</w:t>
      </w:r>
      <w:r>
        <w:rPr>
          <w:rFonts w:hint="eastAsia" w:eastAsia="宋体"/>
          <w:kern w:val="2"/>
          <w:sz w:val="24"/>
          <w:szCs w:val="24"/>
        </w:rPr>
        <w:t>发明专利：一种基于可扩展表征学习的行人重识别方法，专利号：</w:t>
      </w:r>
      <w:r>
        <w:rPr>
          <w:rFonts w:hint="eastAsia" w:eastAsia="宋体"/>
          <w:kern w:val="2"/>
          <w:sz w:val="24"/>
          <w:szCs w:val="24"/>
          <w:lang w:val="en-US" w:eastAsia="zh-CN"/>
        </w:rPr>
        <w:t>202411866290.8</w:t>
      </w:r>
      <w:r>
        <w:rPr>
          <w:rFonts w:hint="eastAsia" w:eastAsia="宋体"/>
          <w:kern w:val="2"/>
          <w:sz w:val="24"/>
          <w:szCs w:val="24"/>
        </w:rPr>
        <w:t>，进入实审时间：2025年3月25日，第一作者</w:t>
      </w:r>
    </w:p>
    <w:p w14:paraId="109B7B1F">
      <w:pPr>
        <w:pStyle w:val="63"/>
        <w:tabs>
          <w:tab w:val="left" w:pos="420"/>
        </w:tabs>
        <w:wordWrap w:val="0"/>
        <w:adjustRightInd/>
        <w:spacing w:line="240" w:lineRule="auto"/>
        <w:ind w:left="518" w:hanging="516" w:hangingChars="200"/>
        <w:textAlignment w:val="auto"/>
        <w:rPr>
          <w:rFonts w:eastAsia="宋体"/>
          <w:kern w:val="2"/>
          <w:sz w:val="24"/>
          <w:szCs w:val="24"/>
        </w:rPr>
      </w:pPr>
      <w:r>
        <w:rPr>
          <w:rFonts w:hint="eastAsia" w:eastAsia="宋体"/>
          <w:kern w:val="2"/>
          <w:sz w:val="24"/>
          <w:szCs w:val="24"/>
        </w:rPr>
        <w:t>[2] 软件著作权：多模态行人重识别系统V1.0，登记号：2025SR0357517，第一作者</w:t>
      </w:r>
    </w:p>
    <w:p w14:paraId="701F917D">
      <w:pPr>
        <w:pStyle w:val="63"/>
        <w:widowControl/>
        <w:tabs>
          <w:tab w:val="left" w:pos="420"/>
        </w:tabs>
        <w:wordWrap w:val="0"/>
        <w:adjustRightInd/>
        <w:ind w:left="518" w:hanging="516" w:hangingChars="200"/>
        <w:textAlignment w:val="auto"/>
        <w:rPr>
          <w:rFonts w:hint="eastAsia" w:eastAsia="宋体"/>
          <w:kern w:val="2"/>
          <w:sz w:val="24"/>
          <w:szCs w:val="24"/>
        </w:rPr>
      </w:pPr>
      <w:r>
        <w:rPr>
          <w:rFonts w:hint="eastAsia" w:eastAsia="宋体"/>
          <w:kern w:val="2"/>
          <w:sz w:val="24"/>
          <w:szCs w:val="24"/>
        </w:rPr>
        <w:t xml:space="preserve">[3] </w:t>
      </w:r>
      <w:r>
        <w:rPr>
          <w:rFonts w:hint="eastAsia" w:eastAsia="宋体"/>
          <w:kern w:val="2"/>
          <w:sz w:val="24"/>
          <w:szCs w:val="24"/>
          <w:lang w:val="en-US" w:eastAsia="zh-CN"/>
        </w:rPr>
        <w:t>翟亚静、蒲子文、张浩洋、曾雅文、秦拯。</w:t>
      </w:r>
      <w:r>
        <w:rPr>
          <w:rFonts w:hint="eastAsia" w:eastAsia="宋体"/>
          <w:kern w:val="2"/>
          <w:sz w:val="24"/>
          <w:szCs w:val="24"/>
        </w:rPr>
        <w:t>论文：Exploring Robust Representation Learning for Text-Based Person Re-Identification</w:t>
      </w:r>
      <w:r>
        <w:rPr>
          <w:rFonts w:hint="eastAsia" w:eastAsia="宋体"/>
          <w:kern w:val="2"/>
          <w:sz w:val="24"/>
          <w:szCs w:val="24"/>
          <w:lang w:val="en-US" w:eastAsia="zh-CN"/>
        </w:rPr>
        <w:t>[J].</w:t>
      </w:r>
      <w:r>
        <w:rPr>
          <w:rFonts w:hint="eastAsia" w:eastAsia="宋体"/>
          <w:kern w:val="2"/>
          <w:sz w:val="24"/>
          <w:szCs w:val="24"/>
        </w:rPr>
        <w:t>(Knowledge-Based Systems</w:t>
      </w:r>
      <w:r>
        <w:rPr>
          <w:rFonts w:hint="eastAsia" w:eastAsia="宋体"/>
          <w:kern w:val="2"/>
          <w:sz w:val="24"/>
          <w:szCs w:val="24"/>
          <w:lang w:eastAsia="zh-CN"/>
        </w:rPr>
        <w:t>，</w:t>
      </w:r>
      <w:r>
        <w:rPr>
          <w:rFonts w:hint="eastAsia" w:eastAsia="宋体"/>
          <w:kern w:val="2"/>
          <w:sz w:val="24"/>
          <w:szCs w:val="24"/>
        </w:rPr>
        <w:t>Under Rev</w:t>
      </w:r>
      <w:r>
        <w:rPr>
          <w:rFonts w:hint="eastAsia" w:eastAsia="宋体"/>
          <w:kern w:val="2"/>
          <w:sz w:val="24"/>
          <w:szCs w:val="24"/>
          <w:lang w:val="en-US" w:eastAsia="zh-CN"/>
        </w:rPr>
        <w:t>i</w:t>
      </w:r>
      <w:r>
        <w:rPr>
          <w:rFonts w:hint="eastAsia" w:eastAsia="宋体"/>
          <w:kern w:val="2"/>
          <w:sz w:val="24"/>
          <w:szCs w:val="24"/>
        </w:rPr>
        <w:t>ew，SCI</w:t>
      </w:r>
      <w:r>
        <w:rPr>
          <w:rFonts w:hint="eastAsia" w:eastAsia="宋体"/>
          <w:kern w:val="2"/>
          <w:sz w:val="24"/>
          <w:szCs w:val="24"/>
          <w:lang w:val="en-US" w:eastAsia="zh-CN"/>
        </w:rPr>
        <w:t>一</w:t>
      </w:r>
      <w:r>
        <w:rPr>
          <w:rFonts w:hint="eastAsia" w:eastAsia="宋体"/>
          <w:kern w:val="2"/>
          <w:sz w:val="24"/>
          <w:szCs w:val="24"/>
        </w:rPr>
        <w:t>区，202</w:t>
      </w:r>
      <w:r>
        <w:rPr>
          <w:rFonts w:hint="eastAsia" w:eastAsia="宋体"/>
          <w:kern w:val="2"/>
          <w:sz w:val="24"/>
          <w:szCs w:val="24"/>
          <w:lang w:val="en-US" w:eastAsia="zh-CN"/>
        </w:rPr>
        <w:t>4)，</w:t>
      </w:r>
      <w:r>
        <w:rPr>
          <w:rFonts w:hint="eastAsia" w:eastAsia="宋体"/>
          <w:kern w:val="2"/>
          <w:sz w:val="24"/>
          <w:szCs w:val="24"/>
        </w:rPr>
        <w:t>第二作者</w:t>
      </w:r>
    </w:p>
    <w:p w14:paraId="04159592">
      <w:pPr>
        <w:widowControl/>
        <w:jc w:val="left"/>
      </w:pPr>
    </w:p>
    <w:p w14:paraId="4DD3AAA1">
      <w:pPr>
        <w:widowControl/>
        <w:jc w:val="left"/>
      </w:pPr>
    </w:p>
    <w:p w14:paraId="244F58E0">
      <w:pPr>
        <w:pStyle w:val="91"/>
        <w:ind w:firstLine="0" w:firstLineChars="0"/>
        <w:rPr>
          <w:bCs/>
        </w:rPr>
      </w:pPr>
    </w:p>
    <w:sectPr>
      <w:endnotePr>
        <w:numFmt w:val="decimal"/>
      </w:endnotePr>
      <w:type w:val="continuous"/>
      <w:pgSz w:w="11906" w:h="16838"/>
      <w:pgMar w:top="1247" w:right="1418" w:bottom="1247" w:left="1418" w:header="624" w:footer="624" w:gutter="0"/>
      <w:pgNumType w:start="1"/>
      <w:cols w:space="425" w:num="1"/>
      <w:docGrid w:type="linesAndChars" w:linePitch="409" w:charSpace="389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酸奶" w:date="2025-05-23T15:09:00Z" w:initials="">
    <w:p w14:paraId="5155BA83">
      <w:pPr>
        <w:pStyle w:val="9"/>
      </w:pPr>
      <w:r>
        <w:rPr>
          <w:rFonts w:hint="eastAsia"/>
        </w:rPr>
        <w:t>基于CLIP的……，去掉“CLIP的”</w:t>
      </w:r>
    </w:p>
  </w:comment>
  <w:comment w:id="1" w:author="N [2]" w:date="2025-05-24T16:21:21Z" w:initials="">
    <w:p w14:paraId="38C614FB">
      <w:pPr>
        <w:pStyle w:val="9"/>
        <w:rPr>
          <w:rFonts w:hint="default" w:eastAsia="宋体"/>
          <w:lang w:val="en-US" w:eastAsia="zh-CN"/>
        </w:rPr>
      </w:pPr>
      <w:r>
        <w:rPr>
          <w:rFonts w:hint="eastAsia"/>
          <w:lang w:val="en-US" w:eastAsia="zh-CN"/>
        </w:rPr>
        <w:t>在个人页面这和同学一起查看“阴影线”问题</w:t>
      </w:r>
    </w:p>
  </w:comment>
  <w:comment w:id="2" w:author="♚酸奶" w:date="2025-05-23T16:03:00Z" w:initials="">
    <w:p w14:paraId="5B9782F4">
      <w:pPr>
        <w:pStyle w:val="9"/>
      </w:pPr>
      <w:r>
        <w:rPr>
          <w:rFonts w:hint="eastAsia"/>
        </w:rPr>
        <w:t>对应序号和缩进全文按照修改的统一一下，没改的地方自己改一下</w:t>
      </w:r>
    </w:p>
  </w:comment>
  <w:comment w:id="3" w:author="♚酸奶" w:date="2025-05-23T14:52:00Z" w:initials="">
    <w:p w14:paraId="5708FF96">
      <w:pPr>
        <w:pStyle w:val="9"/>
      </w:pPr>
      <w:r>
        <w:rPr>
          <w:rFonts w:hint="eastAsia"/>
        </w:rPr>
        <w:t>表格里字号统一用小四，剩下的表格自己修改一下</w:t>
      </w:r>
    </w:p>
  </w:comment>
  <w:comment w:id="4" w:author="N" w:date="2025-05-23T23:03:00Z" w:initials="">
    <w:p w14:paraId="0D6A90B8">
      <w:pPr>
        <w:pStyle w:val="9"/>
        <w:rPr>
          <w:rFonts w:hint="default" w:eastAsia="宋体"/>
          <w:lang w:val="en-US" w:eastAsia="zh-CN"/>
        </w:rPr>
      </w:pPr>
      <w:r>
        <w:rPr>
          <w:rFonts w:hint="eastAsia"/>
          <w:lang w:val="en-US" w:eastAsia="zh-CN"/>
        </w:rPr>
        <w:t>调整12个表格内字体大小为小四</w:t>
      </w:r>
    </w:p>
  </w:comment>
  <w:comment w:id="5" w:author="N [2]" w:date="2025-05-24T17:21:25Z" w:initials="">
    <w:p w14:paraId="4D065EEA">
      <w:pPr>
        <w:pStyle w:val="9"/>
        <w:rPr>
          <w:rFonts w:hint="default"/>
          <w:lang w:val="en-US" w:eastAsia="zh-CN"/>
        </w:rPr>
      </w:pPr>
      <w:r>
        <w:rPr>
          <w:rFonts w:hint="eastAsia"/>
          <w:lang w:val="en-US" w:eastAsia="zh-CN"/>
        </w:rPr>
        <w:t>根据答辩老师意见，补充三四章方法消融实验结果，添加做无注意力模块的实验结果。</w:t>
      </w:r>
    </w:p>
  </w:comment>
  <w:comment w:id="6" w:author="♚酸奶" w:date="2025-05-23T16:35:00Z" w:initials="">
    <w:p w14:paraId="102E34EB">
      <w:pPr>
        <w:pStyle w:val="9"/>
      </w:pPr>
      <w:r>
        <w:rPr>
          <w:rFonts w:hint="eastAsia"/>
        </w:rPr>
        <w:t>注意首行缩进2个字符问题</w:t>
      </w:r>
    </w:p>
  </w:comment>
  <w:comment w:id="7" w:author="♚酸奶" w:date="2025-05-23T14:59:00Z" w:initials="">
    <w:p w14:paraId="0FBD71E0">
      <w:pPr>
        <w:pStyle w:val="9"/>
      </w:pPr>
      <w:r>
        <w:rPr>
          <w:rFonts w:hint="eastAsia"/>
        </w:rPr>
        <w:t>该图中“</w:t>
      </w:r>
      <w:r>
        <w:rPr>
          <w:rFonts w:hint="eastAsia"/>
          <w:bCs/>
          <w:kern w:val="44"/>
          <w:szCs w:val="44"/>
        </w:rPr>
        <w:t>CLIP的</w:t>
      </w:r>
      <w:r>
        <w:rPr>
          <w:rFonts w:hint="eastAsia"/>
        </w:rPr>
        <w:t>”去掉，直接改成基于双流ViT……</w:t>
      </w:r>
    </w:p>
  </w:comment>
  <w:comment w:id="8" w:author="N [2]" w:date="2025-05-24T16:43:21Z" w:initials="">
    <w:p w14:paraId="6960E2B6">
      <w:pPr>
        <w:pStyle w:val="9"/>
        <w:rPr>
          <w:rFonts w:hint="default"/>
          <w:lang w:val="en-US"/>
        </w:rPr>
      </w:pPr>
      <w:r>
        <w:rPr>
          <w:rFonts w:hint="eastAsia"/>
          <w:lang w:val="en-US" w:eastAsia="zh-CN"/>
        </w:rPr>
        <w:t>调整图片，去掉边缘。像素为2808*1471，ppt截图后为1200*700左右</w:t>
      </w:r>
    </w:p>
  </w:comment>
  <w:comment w:id="9" w:author="♚酸奶" w:date="2025-05-23T16:28:00Z" w:initials="">
    <w:p w14:paraId="6C0E6125">
      <w:pPr>
        <w:pStyle w:val="9"/>
      </w:pPr>
      <w:r>
        <w:rPr>
          <w:rFonts w:hint="eastAsia"/>
        </w:rPr>
        <w:t>表格字体大小统一为“小四号”</w:t>
      </w:r>
    </w:p>
  </w:comment>
  <w:comment w:id="10" w:author="N" w:date="2025-05-23T23:21:00Z" w:initials="">
    <w:p w14:paraId="01F9E353">
      <w:pPr>
        <w:widowControl/>
        <w:jc w:val="left"/>
      </w:pPr>
      <w:r>
        <w:rPr>
          <w:rFonts w:hint="eastAsia" w:ascii="仿宋_GB2312" w:hAnsi="仿宋_GB2312" w:eastAsia="仿宋_GB2312" w:cs="仿宋_GB2312"/>
          <w:color w:val="000000"/>
          <w:sz w:val="31"/>
          <w:szCs w:val="31"/>
          <w:lang w:bidi="ar"/>
        </w:rPr>
        <w:t>“</w:t>
      </w:r>
      <w:r>
        <w:rPr>
          <w:rFonts w:ascii="仿宋_GB2312" w:hAnsi="仿宋_GB2312" w:eastAsia="仿宋_GB2312" w:cs="仿宋_GB2312"/>
          <w:color w:val="000000"/>
          <w:sz w:val="31"/>
          <w:szCs w:val="31"/>
          <w:lang w:bidi="ar"/>
        </w:rPr>
        <w:t>湖大研字〔</w:t>
      </w:r>
      <w:r>
        <w:rPr>
          <w:color w:val="000000"/>
          <w:sz w:val="31"/>
          <w:szCs w:val="31"/>
          <w:lang w:bidi="ar"/>
        </w:rPr>
        <w:t>2025</w:t>
      </w:r>
      <w:r>
        <w:rPr>
          <w:rFonts w:ascii="仿宋_GB2312" w:hAnsi="仿宋_GB2312" w:eastAsia="仿宋_GB2312" w:cs="仿宋_GB2312"/>
          <w:color w:val="000000"/>
          <w:sz w:val="31"/>
          <w:szCs w:val="31"/>
          <w:lang w:bidi="ar"/>
        </w:rPr>
        <w:t>〕</w:t>
      </w:r>
      <w:r>
        <w:rPr>
          <w:color w:val="000000"/>
          <w:sz w:val="31"/>
          <w:szCs w:val="31"/>
          <w:lang w:bidi="ar"/>
        </w:rPr>
        <w:t xml:space="preserve">17 </w:t>
      </w:r>
      <w:r>
        <w:rPr>
          <w:rFonts w:ascii="仿宋_GB2312" w:hAnsi="仿宋_GB2312" w:eastAsia="仿宋_GB2312" w:cs="仿宋_GB2312"/>
          <w:color w:val="000000"/>
          <w:sz w:val="31"/>
          <w:szCs w:val="31"/>
          <w:lang w:bidi="ar"/>
        </w:rPr>
        <w:t>号</w:t>
      </w:r>
      <w:r>
        <w:rPr>
          <w:rFonts w:hint="eastAsia" w:ascii="仿宋_GB2312" w:hAnsi="仿宋_GB2312" w:eastAsia="仿宋_GB2312" w:cs="仿宋_GB2312"/>
          <w:color w:val="000000"/>
          <w:sz w:val="31"/>
          <w:szCs w:val="31"/>
          <w:lang w:bidi="ar"/>
        </w:rPr>
        <w:t xml:space="preserve"> </w:t>
      </w:r>
      <w:r>
        <w:rPr>
          <w:rFonts w:ascii="FZXiaoBiaoSong-B05S" w:hAnsi="FZXiaoBiaoSong-B05S" w:eastAsia="FZXiaoBiaoSong-B05S" w:cs="FZXiaoBiaoSong-B05S"/>
          <w:color w:val="000000"/>
          <w:sz w:val="43"/>
          <w:szCs w:val="43"/>
          <w:lang w:bidi="ar"/>
        </w:rPr>
        <w:t>关于印发《湖南大学研究生学位论文或实践成果撰写规范》的通知</w:t>
      </w:r>
      <w:r>
        <w:rPr>
          <w:rFonts w:hint="eastAsia" w:ascii="仿宋_GB2312" w:hAnsi="仿宋_GB2312" w:eastAsia="仿宋_GB2312" w:cs="仿宋_GB2312"/>
          <w:color w:val="000000"/>
          <w:sz w:val="31"/>
          <w:szCs w:val="31"/>
          <w:lang w:bidi="ar"/>
        </w:rPr>
        <w:t>”规定使用五号字体。</w:t>
      </w:r>
    </w:p>
    <w:p w14:paraId="6E828CF4">
      <w:pPr>
        <w:widowControl/>
        <w:jc w:val="left"/>
      </w:pPr>
    </w:p>
    <w:p w14:paraId="371C5321">
      <w:pPr>
        <w:pStyle w:val="9"/>
      </w:pPr>
    </w:p>
  </w:comment>
  <w:comment w:id="11" w:author="♚酸奶" w:date="2025-05-23T16:16:00Z" w:initials="">
    <w:p w14:paraId="79E2078D">
      <w:pPr>
        <w:pStyle w:val="9"/>
      </w:pPr>
      <w:r>
        <w:rPr>
          <w:rFonts w:hint="eastAsia"/>
        </w:rPr>
        <w:t>新加的这几个案例，找个位置，要解释一下 w/CLIP，w/CLIP&amp;EVA、w/CLIP&amp;DS表示什么意思，或者改成本文提出的2个方法的缩写名称</w:t>
      </w:r>
    </w:p>
  </w:comment>
  <w:comment w:id="12" w:author="N" w:date="2025-05-23T23:28:00Z" w:initials="">
    <w:p w14:paraId="66D85027">
      <w:pPr>
        <w:pStyle w:val="9"/>
        <w:rPr>
          <w:rFonts w:hint="default"/>
          <w:lang w:val="en-US"/>
        </w:rPr>
      </w:pPr>
      <w:r>
        <w:rPr>
          <w:rFonts w:hint="eastAsia"/>
        </w:rPr>
        <w:t>在5.1节第一段末尾说明</w:t>
      </w:r>
      <w:r>
        <w:rPr>
          <w:rFonts w:hint="eastAsia"/>
          <w:lang w:val="en-US" w:eastAsia="zh-CN"/>
        </w:rPr>
        <w:t>w/CLIP，w/CLIP&amp;EVA，w/CLIP&amp;DS。将长段文字放入标注中，超过两行时生成的插图索引或表格索引会很难看。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155BA83" w15:done="1"/>
  <w15:commentEx w15:paraId="38C614FB" w15:done="0"/>
  <w15:commentEx w15:paraId="5B9782F4" w15:done="0"/>
  <w15:commentEx w15:paraId="5708FF96" w15:done="0"/>
  <w15:commentEx w15:paraId="0D6A90B8" w15:done="0" w15:paraIdParent="5708FF96"/>
  <w15:commentEx w15:paraId="4D065EEA" w15:done="0"/>
  <w15:commentEx w15:paraId="102E34EB" w15:done="0"/>
  <w15:commentEx w15:paraId="0FBD71E0" w15:done="1"/>
  <w15:commentEx w15:paraId="6960E2B6" w15:done="0"/>
  <w15:commentEx w15:paraId="6C0E6125" w15:done="0"/>
  <w15:commentEx w15:paraId="371C5321" w15:done="0" w15:paraIdParent="6C0E6125"/>
  <w15:commentEx w15:paraId="79E2078D" w15:done="0"/>
  <w15:commentEx w15:paraId="66D85027" w15:done="0" w15:paraIdParent="79E2078D"/>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苹方-简"/>
    <w:panose1 w:val="02010600030101010101"/>
    <w:charset w:val="86"/>
    <w:family w:val="auto"/>
    <w:pitch w:val="default"/>
    <w:sig w:usb0="00000000" w:usb1="00000000" w:usb2="00000016" w:usb3="00000000" w:csb0="0004000F" w:csb1="00000000"/>
  </w:font>
  <w:font w:name="等线">
    <w:altName w:val="苹方-简"/>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PMingLiU">
    <w:altName w:val="宋体-繁"/>
    <w:panose1 w:val="02010601000101010101"/>
    <w:charset w:val="88"/>
    <w:family w:val="roman"/>
    <w:pitch w:val="default"/>
    <w:sig w:usb0="00000000" w:usb1="00000000" w:usb2="00000016" w:usb3="00000000" w:csb0="00100001" w:csb1="00000000"/>
  </w:font>
  <w:font w:name="Linux Biolinum">
    <w:altName w:val="苹方-简"/>
    <w:panose1 w:val="00000000000000000000"/>
    <w:charset w:val="00"/>
    <w:family w:val="roman"/>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FZXiaoBiaoSong-B05S">
    <w:altName w:val="苹方-简"/>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200001FF" w:csb1="00000000"/>
  </w:font>
  <w:font w:name="DejaVu Math TeX Gyre">
    <w:panose1 w:val="02000503000000000000"/>
    <w:charset w:val="00"/>
    <w:family w:val="auto"/>
    <w:pitch w:val="default"/>
    <w:sig w:usb0="A10000EF" w:usb1="4201F9EE" w:usb2="02000000" w:usb3="00000000" w:csb0="60000193" w:csb1="0DD40000"/>
  </w:font>
  <w:font w:name="Euclid Math One">
    <w:altName w:val="苹方-简"/>
    <w:panose1 w:val="05050601010101010101"/>
    <w:charset w:val="02"/>
    <w:family w:val="roman"/>
    <w:pitch w:val="default"/>
    <w:sig w:usb0="00000000" w:usb1="00000000" w:usb2="00000000" w:usb3="00000000" w:csb0="00000000" w:csb1="00000000"/>
  </w:font>
  <w:font w:name="Times New Roman Italic">
    <w:panose1 w:val="02020503050405090304"/>
    <w:charset w:val="00"/>
    <w:family w:val="auto"/>
    <w:pitch w:val="default"/>
    <w:sig w:usb0="E0000AFF" w:usb1="00007843" w:usb2="00000001" w:usb3="00000000" w:csb0="400001BF" w:csb1="DFF70000"/>
  </w:font>
  <w:font w:name="Helvetica">
    <w:panose1 w:val="00000000000000000000"/>
    <w:charset w:val="00"/>
    <w:family w:val="swiss"/>
    <w:pitch w:val="default"/>
    <w:sig w:usb0="E00002FF" w:usb1="5000785B" w:usb2="00000000" w:usb3="00000000" w:csb0="2000019F" w:csb1="4F01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宋体-繁">
    <w:panose1 w:val="02010600040101010101"/>
    <w:charset w:val="86"/>
    <w:family w:val="auto"/>
    <w:pitch w:val="default"/>
    <w:sig w:usb0="00000287" w:usb1="080F0000" w:usb2="00000000"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等线">
    <w:altName w:val="苹方-简"/>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等线 Light">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pple Symbols">
    <w:panose1 w:val="02000000000000000000"/>
    <w:charset w:val="00"/>
    <w:family w:val="auto"/>
    <w:pitch w:val="default"/>
    <w:sig w:usb0="800000A3" w:usb1="08007BEB" w:usb2="01840034" w:usb3="0000A268" w:csb0="200001FB" w:csb1="DDFF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79A06">
    <w:pPr>
      <w:pStyle w:val="18"/>
      <w:snapToGrid/>
      <w:spacing w:line="240" w:lineRule="auto"/>
      <w:jc w:val="center"/>
    </w:pPr>
  </w:p>
  <w:p w14:paraId="43BC9792">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81BBC">
    <w:pPr>
      <w:pStyle w:val="18"/>
      <w:snapToGrid/>
      <w:spacing w:line="240" w:lineRule="auto"/>
      <w:jc w:val="center"/>
    </w:pPr>
  </w:p>
  <w:p w14:paraId="52ECD583">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C2DD0">
    <w:pPr>
      <w:pStyle w:val="18"/>
      <w:ind w:firstLine="36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DBA75">
    <w:pPr>
      <w:pStyle w:val="18"/>
      <w:snapToGrid/>
      <w:spacing w:line="240" w:lineRule="auto"/>
      <w:jc w:val="center"/>
    </w:pPr>
  </w:p>
  <w:p w14:paraId="379817E3">
    <w:pPr>
      <w:pStyle w:val="1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C8648">
    <w:pPr>
      <w:pStyle w:val="18"/>
      <w:snapToGrid/>
      <w:spacing w:line="240" w:lineRule="auto"/>
      <w:jc w:val="center"/>
    </w:pPr>
  </w:p>
  <w:p w14:paraId="241F4A15">
    <w:pPr>
      <w:pStyle w:val="1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BCB21">
    <w:pPr>
      <w:pStyle w:val="18"/>
      <w:framePr w:wrap="around" w:vAnchor="text" w:hAnchor="margin" w:xAlign="center" w:y="1"/>
      <w:ind w:firstLine="360"/>
      <w:rPr>
        <w:rStyle w:val="37"/>
      </w:rPr>
    </w:pPr>
    <w:r>
      <w:rPr>
        <w:rStyle w:val="37"/>
      </w:rPr>
      <w:fldChar w:fldCharType="begin"/>
    </w:r>
    <w:r>
      <w:rPr>
        <w:rStyle w:val="37"/>
      </w:rPr>
      <w:instrText xml:space="preserve">PAGE  </w:instrText>
    </w:r>
    <w:r>
      <w:rPr>
        <w:rStyle w:val="37"/>
      </w:rPr>
      <w:fldChar w:fldCharType="separate"/>
    </w:r>
    <w:r>
      <w:rPr>
        <w:rStyle w:val="37"/>
      </w:rPr>
      <w:t>I</w:t>
    </w:r>
    <w:r>
      <w:rPr>
        <w:rStyle w:val="37"/>
      </w:rPr>
      <w:fldChar w:fldCharType="end"/>
    </w:r>
  </w:p>
  <w:p w14:paraId="7AAE31BD">
    <w:pPr>
      <w:pStyle w:val="18"/>
      <w:ind w:firstLine="360"/>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D2467">
    <w:pPr>
      <w:pStyle w:val="18"/>
      <w:snapToGrid/>
      <w:spacing w:line="240" w:lineRule="auto"/>
      <w:jc w:val="center"/>
    </w:pPr>
  </w:p>
  <w:p w14:paraId="1827473F">
    <w:pPr>
      <w:pStyle w:val="18"/>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BCDED">
    <w:pPr>
      <w:pStyle w:val="18"/>
      <w:snapToGrid/>
      <w:spacing w:line="240" w:lineRule="auto"/>
      <w:jc w:val="center"/>
    </w:pPr>
  </w:p>
  <w:p w14:paraId="7C4F694C">
    <w:pPr>
      <w:pStyle w:val="18"/>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030"/>
    </w:sdtPr>
    <w:sdtContent>
      <w:p w14:paraId="70C1C52A">
        <w:pPr>
          <w:pStyle w:val="18"/>
          <w:snapToGrid/>
          <w:spacing w:line="240" w:lineRule="auto"/>
          <w:jc w:val="center"/>
        </w:pPr>
        <w:r>
          <w:fldChar w:fldCharType="begin"/>
        </w:r>
        <w:r>
          <w:instrText xml:space="preserve">PAGE   \* MERGEFORMAT</w:instrText>
        </w:r>
        <w:r>
          <w:fldChar w:fldCharType="separate"/>
        </w:r>
        <w:r>
          <w:rPr>
            <w:lang w:val="zh-CN"/>
          </w:rPr>
          <w:t>V</w:t>
        </w:r>
        <w:r>
          <w:fldChar w:fldCharType="end"/>
        </w:r>
      </w:p>
    </w:sdtContent>
  </w:sdt>
  <w:p w14:paraId="62B87298">
    <w:pPr>
      <w:pStyle w:val="18"/>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6990"/>
    </w:sdtPr>
    <w:sdtContent>
      <w:p w14:paraId="1715F8DD">
        <w:pPr>
          <w:pStyle w:val="18"/>
          <w:snapToGrid/>
          <w:spacing w:line="240" w:lineRule="auto"/>
          <w:jc w:val="center"/>
        </w:pPr>
        <w:r>
          <w:fldChar w:fldCharType="begin"/>
        </w:r>
        <w:r>
          <w:instrText xml:space="preserve">PAGE   \* MERGEFORMAT</w:instrText>
        </w:r>
        <w:r>
          <w:fldChar w:fldCharType="separate"/>
        </w:r>
        <w:r>
          <w:rPr>
            <w:lang w:val="zh-CN"/>
          </w:rPr>
          <w:t>II</w:t>
        </w:r>
        <w:r>
          <w:fldChar w:fldCharType="end"/>
        </w:r>
      </w:p>
    </w:sdtContent>
  </w:sdt>
  <w:p w14:paraId="3FFDB436">
    <w:pPr>
      <w:pStyle w:val="18"/>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860139"/>
    </w:sdtPr>
    <w:sdtContent>
      <w:p w14:paraId="5B44DC9B">
        <w:pPr>
          <w:pStyle w:val="18"/>
          <w:snapToGrid/>
          <w:spacing w:line="240" w:lineRule="auto"/>
          <w:jc w:val="center"/>
        </w:pPr>
        <w:r>
          <w:fldChar w:fldCharType="begin"/>
        </w:r>
        <w:r>
          <w:instrText xml:space="preserve">PAGE   \* MERGEFORMAT</w:instrText>
        </w:r>
        <w:r>
          <w:fldChar w:fldCharType="separate"/>
        </w:r>
        <w:r>
          <w:rPr>
            <w:lang w:val="zh-CN"/>
          </w:rPr>
          <w:t>VI</w:t>
        </w:r>
        <w:r>
          <w:fldChar w:fldCharType="end"/>
        </w:r>
      </w:p>
    </w:sdtContent>
  </w:sdt>
  <w:p w14:paraId="7BD01EB7">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552D9">
    <w:pPr>
      <w:pStyle w:val="19"/>
      <w:pBdr>
        <w:bottom w:val="thinThickSmallGap" w:color="auto" w:sz="12" w:space="1"/>
      </w:pBdr>
    </w:pPr>
    <w:r>
      <w:rPr>
        <w:rFonts w:hint="eastAsia"/>
      </w:rPr>
      <w:t>大规模超多目标优化算法的研究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D0066">
    <w:pPr>
      <w:pStyle w:val="44"/>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8B7F3">
    <w:pPr>
      <w:pStyle w:val="19"/>
      <w:pBdr>
        <w:bottom w:val="thinThickSmallGap" w:color="auto" w:sz="12" w:space="1"/>
      </w:pBdr>
    </w:pPr>
    <w:r>
      <w:rPr>
        <w:rFonts w:hint="eastAsia"/>
      </w:rPr>
      <w:t>专业硕士学位论文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6B834">
    <w:pPr>
      <w:pStyle w:val="19"/>
      <w:pBdr>
        <w:bottom w:val="thinThickSmallGap" w:color="auto" w:sz="12" w:space="1"/>
      </w:pBdr>
    </w:pPr>
    <w:r>
      <w:rPr>
        <w:rFonts w:hint="eastAsia"/>
      </w:rPr>
      <w:t>去混淆多模态行人重识别研究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CCA3B6"/>
    <w:multiLevelType w:val="singleLevel"/>
    <w:tmpl w:val="24CCA3B6"/>
    <w:lvl w:ilvl="0" w:tentative="0">
      <w:start w:val="2"/>
      <w:numFmt w:val="decimal"/>
      <w:suff w:val="nothing"/>
      <w:lvlText w:val="%1、"/>
      <w:lvlJc w:val="left"/>
    </w:lvl>
  </w:abstractNum>
  <w:abstractNum w:abstractNumId="1">
    <w:nsid w:val="31833D73"/>
    <w:multiLevelType w:val="multilevel"/>
    <w:tmpl w:val="31833D73"/>
    <w:lvl w:ilvl="0" w:tentative="0">
      <w:start w:val="1"/>
      <w:numFmt w:val="decimal"/>
      <w:pStyle w:val="2"/>
      <w:lvlText w:val="第 %1 章"/>
      <w:lvlJc w:val="left"/>
      <w:pPr>
        <w:ind w:left="420" w:hanging="42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37E45625"/>
    <w:multiLevelType w:val="multilevel"/>
    <w:tmpl w:val="37E45625"/>
    <w:lvl w:ilvl="0" w:tentative="0">
      <w:start w:val="1"/>
      <w:numFmt w:val="decimal"/>
      <w:lvlText w:val="[%1]"/>
      <w:lvlJc w:val="left"/>
      <w:pPr>
        <w:ind w:left="420" w:hanging="420"/>
      </w:pPr>
      <w:rPr>
        <w:rFonts w:hint="default" w:ascii="Times New Roman" w:hAnsi="Times New Roman" w:eastAsia="宋体"/>
        <w:b w:val="0"/>
        <w:sz w:val="24"/>
      </w:rPr>
    </w:lvl>
    <w:lvl w:ilvl="1" w:tentative="0">
      <w:start w:val="1"/>
      <w:numFmt w:val="upperLetter"/>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CF756E5"/>
    <w:multiLevelType w:val="multilevel"/>
    <w:tmpl w:val="4CF756E5"/>
    <w:lvl w:ilvl="0" w:tentative="0">
      <w:start w:val="1"/>
      <w:numFmt w:val="decimal"/>
      <w:lvlText w:val="%1"/>
      <w:lvlJc w:val="left"/>
      <w:pPr>
        <w:ind w:left="425" w:hanging="425"/>
      </w:pPr>
      <w:rPr>
        <w:rFonts w:hint="eastAsia"/>
      </w:rPr>
    </w:lvl>
    <w:lvl w:ilvl="1" w:tentative="0">
      <w:start w:val="1"/>
      <w:numFmt w:val="decimal"/>
      <w:pStyle w:val="4"/>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7738779A"/>
    <w:multiLevelType w:val="multilevel"/>
    <w:tmpl w:val="7738779A"/>
    <w:lvl w:ilvl="0" w:tentative="0">
      <w:start w:val="1"/>
      <w:numFmt w:val="decimal"/>
      <w:pStyle w:val="79"/>
      <w:lvlText w:val="%1"/>
      <w:lvlJc w:val="left"/>
      <w:pPr>
        <w:tabs>
          <w:tab w:val="left" w:pos="567"/>
        </w:tabs>
        <w:ind w:left="567" w:hanging="567"/>
      </w:pPr>
      <w:rPr>
        <w:rFonts w:hint="default"/>
      </w:rPr>
    </w:lvl>
    <w:lvl w:ilvl="1" w:tentative="0">
      <w:start w:val="1"/>
      <w:numFmt w:val="decimal"/>
      <w:pStyle w:val="80"/>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num w:numId="1">
    <w:abstractNumId w:val="1"/>
  </w:num>
  <w:num w:numId="2">
    <w:abstractNumId w:val="3"/>
  </w:num>
  <w:num w:numId="3">
    <w:abstractNumId w:val="4"/>
  </w:num>
  <w:num w:numId="4">
    <w:abstractNumId w:val="0"/>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酸奶">
    <w15:presenceInfo w15:providerId="None" w15:userId="♚酸奶"/>
  </w15:person>
  <w15:person w15:author="N [2]">
    <w15:presenceInfo w15:providerId="WPS Office" w15:userId="7284800236"/>
  </w15:person>
  <w15:person w15:author="N">
    <w15:presenceInfo w15:providerId="None" w15:userId="N"/>
  </w15:person>
  <w15:person w15:author="Trisha">
    <w15:presenceInfo w15:providerId="WPS Office" w15:userId="39060787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trackRevisions w:val="1"/>
  <w:documentProtection w:enforcement="0"/>
  <w:defaultTabStop w:val="420"/>
  <w:evenAndOddHeaders w:val="1"/>
  <w:drawingGridHorizontalSpacing w:val="259"/>
  <w:drawingGridVerticalSpacing w:val="409"/>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082280"/>
    <w:rsid w:val="0000420D"/>
    <w:rsid w:val="00015FE3"/>
    <w:rsid w:val="000206EE"/>
    <w:rsid w:val="00021B0F"/>
    <w:rsid w:val="00023154"/>
    <w:rsid w:val="00027332"/>
    <w:rsid w:val="0003255D"/>
    <w:rsid w:val="000344C4"/>
    <w:rsid w:val="000364C5"/>
    <w:rsid w:val="0004087C"/>
    <w:rsid w:val="00040ACF"/>
    <w:rsid w:val="00042E66"/>
    <w:rsid w:val="00046D8E"/>
    <w:rsid w:val="00052F68"/>
    <w:rsid w:val="000561E8"/>
    <w:rsid w:val="00057104"/>
    <w:rsid w:val="00057D2C"/>
    <w:rsid w:val="0006287D"/>
    <w:rsid w:val="000630CD"/>
    <w:rsid w:val="000648AC"/>
    <w:rsid w:val="000706E3"/>
    <w:rsid w:val="0007328F"/>
    <w:rsid w:val="000801F4"/>
    <w:rsid w:val="00081DF2"/>
    <w:rsid w:val="00082280"/>
    <w:rsid w:val="00084EF1"/>
    <w:rsid w:val="000859B4"/>
    <w:rsid w:val="00087326"/>
    <w:rsid w:val="000969AD"/>
    <w:rsid w:val="000A121D"/>
    <w:rsid w:val="000A343B"/>
    <w:rsid w:val="000C0B71"/>
    <w:rsid w:val="000C172B"/>
    <w:rsid w:val="000C22A5"/>
    <w:rsid w:val="000C593A"/>
    <w:rsid w:val="000C7CFE"/>
    <w:rsid w:val="000D57E3"/>
    <w:rsid w:val="000D61EC"/>
    <w:rsid w:val="000D78DF"/>
    <w:rsid w:val="000D7BFD"/>
    <w:rsid w:val="000E2F42"/>
    <w:rsid w:val="000E52C7"/>
    <w:rsid w:val="000E7EF4"/>
    <w:rsid w:val="000F3252"/>
    <w:rsid w:val="000F4589"/>
    <w:rsid w:val="000F5B31"/>
    <w:rsid w:val="000F7894"/>
    <w:rsid w:val="000F7EFC"/>
    <w:rsid w:val="00103897"/>
    <w:rsid w:val="00104748"/>
    <w:rsid w:val="00107852"/>
    <w:rsid w:val="00115EC5"/>
    <w:rsid w:val="00117911"/>
    <w:rsid w:val="001225EB"/>
    <w:rsid w:val="001242C3"/>
    <w:rsid w:val="00124477"/>
    <w:rsid w:val="00124CE1"/>
    <w:rsid w:val="00133D60"/>
    <w:rsid w:val="00134B2D"/>
    <w:rsid w:val="001405A8"/>
    <w:rsid w:val="00142B55"/>
    <w:rsid w:val="00150CB1"/>
    <w:rsid w:val="00152C0F"/>
    <w:rsid w:val="00153B43"/>
    <w:rsid w:val="00155418"/>
    <w:rsid w:val="001577E2"/>
    <w:rsid w:val="001600D8"/>
    <w:rsid w:val="001611CB"/>
    <w:rsid w:val="001632B0"/>
    <w:rsid w:val="0016394A"/>
    <w:rsid w:val="001668E9"/>
    <w:rsid w:val="0016715F"/>
    <w:rsid w:val="001711B3"/>
    <w:rsid w:val="0017152A"/>
    <w:rsid w:val="00182C07"/>
    <w:rsid w:val="001830AE"/>
    <w:rsid w:val="00186F14"/>
    <w:rsid w:val="0019011B"/>
    <w:rsid w:val="00190CEC"/>
    <w:rsid w:val="001A432A"/>
    <w:rsid w:val="001B4815"/>
    <w:rsid w:val="001B4C26"/>
    <w:rsid w:val="001B57CC"/>
    <w:rsid w:val="001B5A3D"/>
    <w:rsid w:val="001C5C3F"/>
    <w:rsid w:val="001D0962"/>
    <w:rsid w:val="001D09E7"/>
    <w:rsid w:val="001D13BA"/>
    <w:rsid w:val="001D4DBB"/>
    <w:rsid w:val="001D52B7"/>
    <w:rsid w:val="001D6F53"/>
    <w:rsid w:val="001D6F84"/>
    <w:rsid w:val="001D7EC0"/>
    <w:rsid w:val="001F00D2"/>
    <w:rsid w:val="0020570C"/>
    <w:rsid w:val="002240BD"/>
    <w:rsid w:val="002258FF"/>
    <w:rsid w:val="002265F6"/>
    <w:rsid w:val="00234749"/>
    <w:rsid w:val="002347AE"/>
    <w:rsid w:val="00235D99"/>
    <w:rsid w:val="002367E9"/>
    <w:rsid w:val="002374E6"/>
    <w:rsid w:val="002412F8"/>
    <w:rsid w:val="0024186E"/>
    <w:rsid w:val="00247ED9"/>
    <w:rsid w:val="00250169"/>
    <w:rsid w:val="002632DC"/>
    <w:rsid w:val="002637EA"/>
    <w:rsid w:val="00274397"/>
    <w:rsid w:val="002745A8"/>
    <w:rsid w:val="002938B5"/>
    <w:rsid w:val="002A2B1C"/>
    <w:rsid w:val="002A4310"/>
    <w:rsid w:val="002A50D2"/>
    <w:rsid w:val="002B2605"/>
    <w:rsid w:val="002B5351"/>
    <w:rsid w:val="002C0A9A"/>
    <w:rsid w:val="002C3BDB"/>
    <w:rsid w:val="002C41C3"/>
    <w:rsid w:val="002D58DE"/>
    <w:rsid w:val="002E355F"/>
    <w:rsid w:val="002F1097"/>
    <w:rsid w:val="002F66C1"/>
    <w:rsid w:val="00303F93"/>
    <w:rsid w:val="003064C0"/>
    <w:rsid w:val="003123FA"/>
    <w:rsid w:val="00314567"/>
    <w:rsid w:val="00316050"/>
    <w:rsid w:val="003161F7"/>
    <w:rsid w:val="003206E7"/>
    <w:rsid w:val="0032609F"/>
    <w:rsid w:val="00326114"/>
    <w:rsid w:val="0033126C"/>
    <w:rsid w:val="00331F6A"/>
    <w:rsid w:val="003358B7"/>
    <w:rsid w:val="00336273"/>
    <w:rsid w:val="00336C46"/>
    <w:rsid w:val="0033790A"/>
    <w:rsid w:val="00341068"/>
    <w:rsid w:val="003416AE"/>
    <w:rsid w:val="00341A63"/>
    <w:rsid w:val="00344A0B"/>
    <w:rsid w:val="00345CD7"/>
    <w:rsid w:val="00350D30"/>
    <w:rsid w:val="003705A3"/>
    <w:rsid w:val="003807AB"/>
    <w:rsid w:val="00381440"/>
    <w:rsid w:val="00385D7B"/>
    <w:rsid w:val="003903F9"/>
    <w:rsid w:val="0039180B"/>
    <w:rsid w:val="003956B7"/>
    <w:rsid w:val="00396715"/>
    <w:rsid w:val="00396F91"/>
    <w:rsid w:val="003A17EE"/>
    <w:rsid w:val="003A3D1A"/>
    <w:rsid w:val="003B4B42"/>
    <w:rsid w:val="003C3717"/>
    <w:rsid w:val="003C7EE4"/>
    <w:rsid w:val="003D2CC3"/>
    <w:rsid w:val="003D49D1"/>
    <w:rsid w:val="003D5253"/>
    <w:rsid w:val="003E1112"/>
    <w:rsid w:val="003E7D76"/>
    <w:rsid w:val="003F2B40"/>
    <w:rsid w:val="003F325C"/>
    <w:rsid w:val="003F736B"/>
    <w:rsid w:val="00401B5E"/>
    <w:rsid w:val="00401F6C"/>
    <w:rsid w:val="00413C68"/>
    <w:rsid w:val="0042061B"/>
    <w:rsid w:val="00423922"/>
    <w:rsid w:val="00423D14"/>
    <w:rsid w:val="004305AD"/>
    <w:rsid w:val="004330C3"/>
    <w:rsid w:val="004338E2"/>
    <w:rsid w:val="0044022A"/>
    <w:rsid w:val="0044537B"/>
    <w:rsid w:val="00445692"/>
    <w:rsid w:val="00447ACF"/>
    <w:rsid w:val="00450C7A"/>
    <w:rsid w:val="004535AE"/>
    <w:rsid w:val="004628BE"/>
    <w:rsid w:val="00462B80"/>
    <w:rsid w:val="004649BB"/>
    <w:rsid w:val="00464EBD"/>
    <w:rsid w:val="00467F2F"/>
    <w:rsid w:val="004702C7"/>
    <w:rsid w:val="004708A1"/>
    <w:rsid w:val="00471EBC"/>
    <w:rsid w:val="00477AB3"/>
    <w:rsid w:val="00483B9C"/>
    <w:rsid w:val="0049360C"/>
    <w:rsid w:val="00495D4E"/>
    <w:rsid w:val="00495E4D"/>
    <w:rsid w:val="004966CB"/>
    <w:rsid w:val="004A32F8"/>
    <w:rsid w:val="004A3FC7"/>
    <w:rsid w:val="004C0647"/>
    <w:rsid w:val="004C1940"/>
    <w:rsid w:val="004C5512"/>
    <w:rsid w:val="004C5E1C"/>
    <w:rsid w:val="004C6210"/>
    <w:rsid w:val="004C7476"/>
    <w:rsid w:val="004C7EA6"/>
    <w:rsid w:val="004D2669"/>
    <w:rsid w:val="004D5F91"/>
    <w:rsid w:val="004E3AA7"/>
    <w:rsid w:val="004E56BC"/>
    <w:rsid w:val="004F27E5"/>
    <w:rsid w:val="004F300C"/>
    <w:rsid w:val="005013BC"/>
    <w:rsid w:val="00501D67"/>
    <w:rsid w:val="00504F34"/>
    <w:rsid w:val="00507F88"/>
    <w:rsid w:val="005137DC"/>
    <w:rsid w:val="005161A4"/>
    <w:rsid w:val="005209B3"/>
    <w:rsid w:val="00526A96"/>
    <w:rsid w:val="005270B6"/>
    <w:rsid w:val="005335D5"/>
    <w:rsid w:val="00534A31"/>
    <w:rsid w:val="00536CA6"/>
    <w:rsid w:val="00536CA8"/>
    <w:rsid w:val="00542907"/>
    <w:rsid w:val="00542D5C"/>
    <w:rsid w:val="00542E17"/>
    <w:rsid w:val="0054477C"/>
    <w:rsid w:val="00551977"/>
    <w:rsid w:val="0055198A"/>
    <w:rsid w:val="005545C9"/>
    <w:rsid w:val="00556CCF"/>
    <w:rsid w:val="00562FAA"/>
    <w:rsid w:val="00574121"/>
    <w:rsid w:val="0057647B"/>
    <w:rsid w:val="00586448"/>
    <w:rsid w:val="00591F86"/>
    <w:rsid w:val="00593A10"/>
    <w:rsid w:val="005A2A11"/>
    <w:rsid w:val="005A2FB9"/>
    <w:rsid w:val="005A3075"/>
    <w:rsid w:val="005A6A9A"/>
    <w:rsid w:val="005B0E1A"/>
    <w:rsid w:val="005C0611"/>
    <w:rsid w:val="005C589C"/>
    <w:rsid w:val="005D5B97"/>
    <w:rsid w:val="005E47F3"/>
    <w:rsid w:val="005E4FF5"/>
    <w:rsid w:val="005F11AD"/>
    <w:rsid w:val="005F30B2"/>
    <w:rsid w:val="005F4EB9"/>
    <w:rsid w:val="005F69D0"/>
    <w:rsid w:val="005F7876"/>
    <w:rsid w:val="005F7A6F"/>
    <w:rsid w:val="005F7FAF"/>
    <w:rsid w:val="0060025F"/>
    <w:rsid w:val="00600F3B"/>
    <w:rsid w:val="00601CBD"/>
    <w:rsid w:val="00601DAD"/>
    <w:rsid w:val="00603E81"/>
    <w:rsid w:val="0060423C"/>
    <w:rsid w:val="00607232"/>
    <w:rsid w:val="00607EB9"/>
    <w:rsid w:val="0061178A"/>
    <w:rsid w:val="00617C5B"/>
    <w:rsid w:val="006223F7"/>
    <w:rsid w:val="006255FF"/>
    <w:rsid w:val="00625BF5"/>
    <w:rsid w:val="00631B02"/>
    <w:rsid w:val="006321A0"/>
    <w:rsid w:val="006327E4"/>
    <w:rsid w:val="00632EB7"/>
    <w:rsid w:val="006427BE"/>
    <w:rsid w:val="0065263F"/>
    <w:rsid w:val="006542B8"/>
    <w:rsid w:val="00655E30"/>
    <w:rsid w:val="00656048"/>
    <w:rsid w:val="00657D14"/>
    <w:rsid w:val="0066495E"/>
    <w:rsid w:val="006665FC"/>
    <w:rsid w:val="00671D2C"/>
    <w:rsid w:val="00672070"/>
    <w:rsid w:val="00672B82"/>
    <w:rsid w:val="0067635B"/>
    <w:rsid w:val="00677B0D"/>
    <w:rsid w:val="0068205D"/>
    <w:rsid w:val="00683780"/>
    <w:rsid w:val="0068448A"/>
    <w:rsid w:val="0069491F"/>
    <w:rsid w:val="00695C14"/>
    <w:rsid w:val="006A4364"/>
    <w:rsid w:val="006B285C"/>
    <w:rsid w:val="006B4525"/>
    <w:rsid w:val="006C40C7"/>
    <w:rsid w:val="006C55CE"/>
    <w:rsid w:val="006C6EEC"/>
    <w:rsid w:val="006C7C97"/>
    <w:rsid w:val="006D0828"/>
    <w:rsid w:val="006D5DE5"/>
    <w:rsid w:val="006D607B"/>
    <w:rsid w:val="006D6D60"/>
    <w:rsid w:val="006D70EA"/>
    <w:rsid w:val="006E7401"/>
    <w:rsid w:val="006F04BD"/>
    <w:rsid w:val="006F794B"/>
    <w:rsid w:val="007035A8"/>
    <w:rsid w:val="00704BEC"/>
    <w:rsid w:val="00707D79"/>
    <w:rsid w:val="0071098A"/>
    <w:rsid w:val="00710FC4"/>
    <w:rsid w:val="00713347"/>
    <w:rsid w:val="007145A5"/>
    <w:rsid w:val="00716ACF"/>
    <w:rsid w:val="007212E1"/>
    <w:rsid w:val="0072369F"/>
    <w:rsid w:val="00725646"/>
    <w:rsid w:val="00734096"/>
    <w:rsid w:val="007363C5"/>
    <w:rsid w:val="00743ECB"/>
    <w:rsid w:val="00746488"/>
    <w:rsid w:val="00750325"/>
    <w:rsid w:val="0075208B"/>
    <w:rsid w:val="0075518C"/>
    <w:rsid w:val="007565BA"/>
    <w:rsid w:val="0076160F"/>
    <w:rsid w:val="0076480F"/>
    <w:rsid w:val="00774E8B"/>
    <w:rsid w:val="0077504A"/>
    <w:rsid w:val="00776B53"/>
    <w:rsid w:val="00790BD9"/>
    <w:rsid w:val="00795CCB"/>
    <w:rsid w:val="0079618D"/>
    <w:rsid w:val="00796525"/>
    <w:rsid w:val="0079761F"/>
    <w:rsid w:val="007979BE"/>
    <w:rsid w:val="007A004D"/>
    <w:rsid w:val="007A01DE"/>
    <w:rsid w:val="007A2108"/>
    <w:rsid w:val="007A7CC1"/>
    <w:rsid w:val="007B0206"/>
    <w:rsid w:val="007B4935"/>
    <w:rsid w:val="007B518D"/>
    <w:rsid w:val="007C363D"/>
    <w:rsid w:val="007D344F"/>
    <w:rsid w:val="007D50F8"/>
    <w:rsid w:val="007E6CCC"/>
    <w:rsid w:val="007F22A8"/>
    <w:rsid w:val="007F238D"/>
    <w:rsid w:val="007F3CBE"/>
    <w:rsid w:val="007F417B"/>
    <w:rsid w:val="007F5E5A"/>
    <w:rsid w:val="0080221A"/>
    <w:rsid w:val="008029DE"/>
    <w:rsid w:val="00803CE9"/>
    <w:rsid w:val="00805A54"/>
    <w:rsid w:val="00810CCD"/>
    <w:rsid w:val="00812F86"/>
    <w:rsid w:val="00815A29"/>
    <w:rsid w:val="00815B91"/>
    <w:rsid w:val="00834C67"/>
    <w:rsid w:val="008363CF"/>
    <w:rsid w:val="00841AC1"/>
    <w:rsid w:val="00846B3A"/>
    <w:rsid w:val="00847530"/>
    <w:rsid w:val="00854478"/>
    <w:rsid w:val="008610ED"/>
    <w:rsid w:val="00863814"/>
    <w:rsid w:val="00864653"/>
    <w:rsid w:val="00866D10"/>
    <w:rsid w:val="00866DC1"/>
    <w:rsid w:val="00866E3F"/>
    <w:rsid w:val="00867EE0"/>
    <w:rsid w:val="00874FA2"/>
    <w:rsid w:val="008800AA"/>
    <w:rsid w:val="0088041C"/>
    <w:rsid w:val="00882545"/>
    <w:rsid w:val="008842C7"/>
    <w:rsid w:val="00887383"/>
    <w:rsid w:val="008929C8"/>
    <w:rsid w:val="00897451"/>
    <w:rsid w:val="008A0DE8"/>
    <w:rsid w:val="008A5D1A"/>
    <w:rsid w:val="008B507D"/>
    <w:rsid w:val="008C2440"/>
    <w:rsid w:val="008C4008"/>
    <w:rsid w:val="008C7DD1"/>
    <w:rsid w:val="008D26F4"/>
    <w:rsid w:val="008D538F"/>
    <w:rsid w:val="008E0F39"/>
    <w:rsid w:val="008E1CD2"/>
    <w:rsid w:val="008E2251"/>
    <w:rsid w:val="008E3752"/>
    <w:rsid w:val="008F19E9"/>
    <w:rsid w:val="00905E66"/>
    <w:rsid w:val="009071AE"/>
    <w:rsid w:val="009107EB"/>
    <w:rsid w:val="00910C7D"/>
    <w:rsid w:val="00911EB1"/>
    <w:rsid w:val="00912488"/>
    <w:rsid w:val="0091287A"/>
    <w:rsid w:val="00920447"/>
    <w:rsid w:val="009220F4"/>
    <w:rsid w:val="00925421"/>
    <w:rsid w:val="00926DBB"/>
    <w:rsid w:val="00927F4C"/>
    <w:rsid w:val="00940DD2"/>
    <w:rsid w:val="00944AA8"/>
    <w:rsid w:val="00944B73"/>
    <w:rsid w:val="00953880"/>
    <w:rsid w:val="009539A7"/>
    <w:rsid w:val="00954A60"/>
    <w:rsid w:val="009558E9"/>
    <w:rsid w:val="00957546"/>
    <w:rsid w:val="00964743"/>
    <w:rsid w:val="00964F77"/>
    <w:rsid w:val="00971CE6"/>
    <w:rsid w:val="009817E0"/>
    <w:rsid w:val="00986B25"/>
    <w:rsid w:val="00986EAF"/>
    <w:rsid w:val="0099009A"/>
    <w:rsid w:val="00991917"/>
    <w:rsid w:val="00994123"/>
    <w:rsid w:val="009949AF"/>
    <w:rsid w:val="00995535"/>
    <w:rsid w:val="00997043"/>
    <w:rsid w:val="009A2BB1"/>
    <w:rsid w:val="009A2D44"/>
    <w:rsid w:val="009A346B"/>
    <w:rsid w:val="009A4168"/>
    <w:rsid w:val="009A7FEB"/>
    <w:rsid w:val="009B46DD"/>
    <w:rsid w:val="009B6BE0"/>
    <w:rsid w:val="009C1305"/>
    <w:rsid w:val="009C23A2"/>
    <w:rsid w:val="009C338E"/>
    <w:rsid w:val="009C66B0"/>
    <w:rsid w:val="009C7716"/>
    <w:rsid w:val="009D3900"/>
    <w:rsid w:val="009D4D70"/>
    <w:rsid w:val="009E3455"/>
    <w:rsid w:val="009E4756"/>
    <w:rsid w:val="009F652C"/>
    <w:rsid w:val="00A0036F"/>
    <w:rsid w:val="00A05E50"/>
    <w:rsid w:val="00A0602D"/>
    <w:rsid w:val="00A07C25"/>
    <w:rsid w:val="00A07CEE"/>
    <w:rsid w:val="00A22EFA"/>
    <w:rsid w:val="00A23199"/>
    <w:rsid w:val="00A238D3"/>
    <w:rsid w:val="00A2499E"/>
    <w:rsid w:val="00A263D9"/>
    <w:rsid w:val="00A2693D"/>
    <w:rsid w:val="00A26E8A"/>
    <w:rsid w:val="00A27ED2"/>
    <w:rsid w:val="00A3263D"/>
    <w:rsid w:val="00A33EC3"/>
    <w:rsid w:val="00A43206"/>
    <w:rsid w:val="00A44BD1"/>
    <w:rsid w:val="00A45D97"/>
    <w:rsid w:val="00A47BE4"/>
    <w:rsid w:val="00A50CF6"/>
    <w:rsid w:val="00A52AB2"/>
    <w:rsid w:val="00A53EA1"/>
    <w:rsid w:val="00A60A12"/>
    <w:rsid w:val="00A704B4"/>
    <w:rsid w:val="00A73723"/>
    <w:rsid w:val="00A81EE7"/>
    <w:rsid w:val="00A84087"/>
    <w:rsid w:val="00A85137"/>
    <w:rsid w:val="00A85A52"/>
    <w:rsid w:val="00A87B15"/>
    <w:rsid w:val="00A92B82"/>
    <w:rsid w:val="00A93318"/>
    <w:rsid w:val="00A959F1"/>
    <w:rsid w:val="00AA071F"/>
    <w:rsid w:val="00AA2AA4"/>
    <w:rsid w:val="00AA5B9F"/>
    <w:rsid w:val="00AB08BF"/>
    <w:rsid w:val="00AB1CB9"/>
    <w:rsid w:val="00AB29D6"/>
    <w:rsid w:val="00AB2ECC"/>
    <w:rsid w:val="00AB50D1"/>
    <w:rsid w:val="00AD37E9"/>
    <w:rsid w:val="00AD5863"/>
    <w:rsid w:val="00AE0C6B"/>
    <w:rsid w:val="00AE64CF"/>
    <w:rsid w:val="00AF1BD6"/>
    <w:rsid w:val="00B006AC"/>
    <w:rsid w:val="00B02ADA"/>
    <w:rsid w:val="00B13054"/>
    <w:rsid w:val="00B1475C"/>
    <w:rsid w:val="00B14FB4"/>
    <w:rsid w:val="00B200DA"/>
    <w:rsid w:val="00B219C4"/>
    <w:rsid w:val="00B23053"/>
    <w:rsid w:val="00B258BC"/>
    <w:rsid w:val="00B3173F"/>
    <w:rsid w:val="00B3751C"/>
    <w:rsid w:val="00B530C9"/>
    <w:rsid w:val="00B53E59"/>
    <w:rsid w:val="00B57310"/>
    <w:rsid w:val="00B6266A"/>
    <w:rsid w:val="00B65005"/>
    <w:rsid w:val="00B65B0E"/>
    <w:rsid w:val="00B67A6E"/>
    <w:rsid w:val="00B81D28"/>
    <w:rsid w:val="00B83D12"/>
    <w:rsid w:val="00B84E9C"/>
    <w:rsid w:val="00B857B9"/>
    <w:rsid w:val="00B86ADF"/>
    <w:rsid w:val="00BA1BAE"/>
    <w:rsid w:val="00BB4A90"/>
    <w:rsid w:val="00BB68ED"/>
    <w:rsid w:val="00BC0870"/>
    <w:rsid w:val="00BC0E3D"/>
    <w:rsid w:val="00BD2CAF"/>
    <w:rsid w:val="00BD2D5D"/>
    <w:rsid w:val="00BD2F84"/>
    <w:rsid w:val="00BD54C1"/>
    <w:rsid w:val="00BE2178"/>
    <w:rsid w:val="00BE319C"/>
    <w:rsid w:val="00BE334A"/>
    <w:rsid w:val="00BE5286"/>
    <w:rsid w:val="00BE7E05"/>
    <w:rsid w:val="00BF0C97"/>
    <w:rsid w:val="00BF2105"/>
    <w:rsid w:val="00BF6C7C"/>
    <w:rsid w:val="00BF6FFD"/>
    <w:rsid w:val="00BF7450"/>
    <w:rsid w:val="00BF7AF7"/>
    <w:rsid w:val="00C002D0"/>
    <w:rsid w:val="00C03057"/>
    <w:rsid w:val="00C0444A"/>
    <w:rsid w:val="00C054C9"/>
    <w:rsid w:val="00C0731B"/>
    <w:rsid w:val="00C076D0"/>
    <w:rsid w:val="00C145E6"/>
    <w:rsid w:val="00C2048F"/>
    <w:rsid w:val="00C2134C"/>
    <w:rsid w:val="00C25F63"/>
    <w:rsid w:val="00C27D49"/>
    <w:rsid w:val="00C34141"/>
    <w:rsid w:val="00C349AC"/>
    <w:rsid w:val="00C403F2"/>
    <w:rsid w:val="00C41B03"/>
    <w:rsid w:val="00C41B89"/>
    <w:rsid w:val="00C42D2C"/>
    <w:rsid w:val="00C46C2F"/>
    <w:rsid w:val="00C4773E"/>
    <w:rsid w:val="00C54270"/>
    <w:rsid w:val="00C54AD9"/>
    <w:rsid w:val="00C576A2"/>
    <w:rsid w:val="00C6164E"/>
    <w:rsid w:val="00C62070"/>
    <w:rsid w:val="00C6497D"/>
    <w:rsid w:val="00C652D3"/>
    <w:rsid w:val="00C722D6"/>
    <w:rsid w:val="00C7437B"/>
    <w:rsid w:val="00C8042F"/>
    <w:rsid w:val="00C90741"/>
    <w:rsid w:val="00C93F4E"/>
    <w:rsid w:val="00C95B99"/>
    <w:rsid w:val="00C97D54"/>
    <w:rsid w:val="00CA100A"/>
    <w:rsid w:val="00CA1AA7"/>
    <w:rsid w:val="00CA23B7"/>
    <w:rsid w:val="00CB4C66"/>
    <w:rsid w:val="00CB6D8C"/>
    <w:rsid w:val="00CC1D0B"/>
    <w:rsid w:val="00CC5C91"/>
    <w:rsid w:val="00CD261B"/>
    <w:rsid w:val="00CD29D3"/>
    <w:rsid w:val="00CD3907"/>
    <w:rsid w:val="00CD5F8B"/>
    <w:rsid w:val="00CE2801"/>
    <w:rsid w:val="00CE507A"/>
    <w:rsid w:val="00CF33DC"/>
    <w:rsid w:val="00CF36E3"/>
    <w:rsid w:val="00D041C0"/>
    <w:rsid w:val="00D05EE9"/>
    <w:rsid w:val="00D105D0"/>
    <w:rsid w:val="00D20E4D"/>
    <w:rsid w:val="00D21B0B"/>
    <w:rsid w:val="00D230F2"/>
    <w:rsid w:val="00D34B4B"/>
    <w:rsid w:val="00D40B0B"/>
    <w:rsid w:val="00D41615"/>
    <w:rsid w:val="00D47DCF"/>
    <w:rsid w:val="00D564C2"/>
    <w:rsid w:val="00D62411"/>
    <w:rsid w:val="00D64AE1"/>
    <w:rsid w:val="00D6641A"/>
    <w:rsid w:val="00D66ACC"/>
    <w:rsid w:val="00D71C74"/>
    <w:rsid w:val="00D8096A"/>
    <w:rsid w:val="00D818E6"/>
    <w:rsid w:val="00D86FF2"/>
    <w:rsid w:val="00D9217F"/>
    <w:rsid w:val="00D93CAB"/>
    <w:rsid w:val="00D968B1"/>
    <w:rsid w:val="00DA0C44"/>
    <w:rsid w:val="00DA0D93"/>
    <w:rsid w:val="00DA4519"/>
    <w:rsid w:val="00DB03CC"/>
    <w:rsid w:val="00DB3082"/>
    <w:rsid w:val="00DB4B15"/>
    <w:rsid w:val="00DB6F22"/>
    <w:rsid w:val="00DC0EB1"/>
    <w:rsid w:val="00DC356A"/>
    <w:rsid w:val="00DC42BE"/>
    <w:rsid w:val="00DC4681"/>
    <w:rsid w:val="00DC6334"/>
    <w:rsid w:val="00DC7958"/>
    <w:rsid w:val="00DF03CA"/>
    <w:rsid w:val="00DF2239"/>
    <w:rsid w:val="00DF2CA6"/>
    <w:rsid w:val="00DF2CE6"/>
    <w:rsid w:val="00DF3E23"/>
    <w:rsid w:val="00E03796"/>
    <w:rsid w:val="00E03992"/>
    <w:rsid w:val="00E0408E"/>
    <w:rsid w:val="00E05689"/>
    <w:rsid w:val="00E057E4"/>
    <w:rsid w:val="00E156D1"/>
    <w:rsid w:val="00E21DB5"/>
    <w:rsid w:val="00E2263B"/>
    <w:rsid w:val="00E24267"/>
    <w:rsid w:val="00E302FA"/>
    <w:rsid w:val="00E331B9"/>
    <w:rsid w:val="00E35C14"/>
    <w:rsid w:val="00E35DBD"/>
    <w:rsid w:val="00E3714F"/>
    <w:rsid w:val="00E40412"/>
    <w:rsid w:val="00E43299"/>
    <w:rsid w:val="00E50965"/>
    <w:rsid w:val="00E50D6D"/>
    <w:rsid w:val="00E52832"/>
    <w:rsid w:val="00E54F49"/>
    <w:rsid w:val="00E576FB"/>
    <w:rsid w:val="00E65184"/>
    <w:rsid w:val="00E65E31"/>
    <w:rsid w:val="00E71E19"/>
    <w:rsid w:val="00E759FE"/>
    <w:rsid w:val="00E82103"/>
    <w:rsid w:val="00E86570"/>
    <w:rsid w:val="00E9007F"/>
    <w:rsid w:val="00E90BE6"/>
    <w:rsid w:val="00EA5DD9"/>
    <w:rsid w:val="00EA5F29"/>
    <w:rsid w:val="00EB2462"/>
    <w:rsid w:val="00EB5923"/>
    <w:rsid w:val="00EB65CB"/>
    <w:rsid w:val="00EB69B6"/>
    <w:rsid w:val="00EC5DAA"/>
    <w:rsid w:val="00EC616F"/>
    <w:rsid w:val="00ED0EA1"/>
    <w:rsid w:val="00ED3857"/>
    <w:rsid w:val="00ED65B2"/>
    <w:rsid w:val="00ED751A"/>
    <w:rsid w:val="00EE03F5"/>
    <w:rsid w:val="00EE3F39"/>
    <w:rsid w:val="00EF556F"/>
    <w:rsid w:val="00F02BBF"/>
    <w:rsid w:val="00F04248"/>
    <w:rsid w:val="00F07D4F"/>
    <w:rsid w:val="00F10012"/>
    <w:rsid w:val="00F10576"/>
    <w:rsid w:val="00F1163E"/>
    <w:rsid w:val="00F14CFC"/>
    <w:rsid w:val="00F15039"/>
    <w:rsid w:val="00F165C9"/>
    <w:rsid w:val="00F20BE5"/>
    <w:rsid w:val="00F2176C"/>
    <w:rsid w:val="00F24B2F"/>
    <w:rsid w:val="00F25178"/>
    <w:rsid w:val="00F265F8"/>
    <w:rsid w:val="00F35620"/>
    <w:rsid w:val="00F36DCD"/>
    <w:rsid w:val="00F42A6F"/>
    <w:rsid w:val="00F437B7"/>
    <w:rsid w:val="00F45D42"/>
    <w:rsid w:val="00F461E6"/>
    <w:rsid w:val="00F46D15"/>
    <w:rsid w:val="00F475DD"/>
    <w:rsid w:val="00F50147"/>
    <w:rsid w:val="00F50551"/>
    <w:rsid w:val="00F56433"/>
    <w:rsid w:val="00F66214"/>
    <w:rsid w:val="00F71ED0"/>
    <w:rsid w:val="00F76E96"/>
    <w:rsid w:val="00F77F83"/>
    <w:rsid w:val="00F812B2"/>
    <w:rsid w:val="00F86E59"/>
    <w:rsid w:val="00F87BC4"/>
    <w:rsid w:val="00F90B69"/>
    <w:rsid w:val="00F96DDE"/>
    <w:rsid w:val="00F97F42"/>
    <w:rsid w:val="00FA3C45"/>
    <w:rsid w:val="00FB03D8"/>
    <w:rsid w:val="00FB071C"/>
    <w:rsid w:val="00FB1883"/>
    <w:rsid w:val="00FB4062"/>
    <w:rsid w:val="00FB5BA6"/>
    <w:rsid w:val="00FC138F"/>
    <w:rsid w:val="00FC4815"/>
    <w:rsid w:val="00FD01F1"/>
    <w:rsid w:val="00FD4605"/>
    <w:rsid w:val="00FE2B98"/>
    <w:rsid w:val="00FE6029"/>
    <w:rsid w:val="00FF7F49"/>
    <w:rsid w:val="010827C0"/>
    <w:rsid w:val="0135355E"/>
    <w:rsid w:val="016C1EBF"/>
    <w:rsid w:val="0183453D"/>
    <w:rsid w:val="0187402D"/>
    <w:rsid w:val="01875DDB"/>
    <w:rsid w:val="01A7022B"/>
    <w:rsid w:val="01AB3860"/>
    <w:rsid w:val="01B110AA"/>
    <w:rsid w:val="01B20854"/>
    <w:rsid w:val="01B666C0"/>
    <w:rsid w:val="01BF1BE1"/>
    <w:rsid w:val="01CE57B8"/>
    <w:rsid w:val="01EE7C08"/>
    <w:rsid w:val="01FA283D"/>
    <w:rsid w:val="0207305F"/>
    <w:rsid w:val="020A2568"/>
    <w:rsid w:val="020C4532"/>
    <w:rsid w:val="020C46E4"/>
    <w:rsid w:val="020E1BC1"/>
    <w:rsid w:val="020E3791"/>
    <w:rsid w:val="023021DE"/>
    <w:rsid w:val="025864C2"/>
    <w:rsid w:val="025A34EF"/>
    <w:rsid w:val="026B1259"/>
    <w:rsid w:val="026C7207"/>
    <w:rsid w:val="02775E4F"/>
    <w:rsid w:val="02971849"/>
    <w:rsid w:val="02A872CC"/>
    <w:rsid w:val="02D36DFE"/>
    <w:rsid w:val="02E90A19"/>
    <w:rsid w:val="02E96621"/>
    <w:rsid w:val="030B27C9"/>
    <w:rsid w:val="031511C4"/>
    <w:rsid w:val="033124A2"/>
    <w:rsid w:val="033C49A3"/>
    <w:rsid w:val="03465822"/>
    <w:rsid w:val="03483CDF"/>
    <w:rsid w:val="034877EC"/>
    <w:rsid w:val="036A07C0"/>
    <w:rsid w:val="03922815"/>
    <w:rsid w:val="039606DC"/>
    <w:rsid w:val="039C537B"/>
    <w:rsid w:val="03A63E32"/>
    <w:rsid w:val="03BE7AAE"/>
    <w:rsid w:val="03C76963"/>
    <w:rsid w:val="03D472D2"/>
    <w:rsid w:val="040C70B8"/>
    <w:rsid w:val="040F3E66"/>
    <w:rsid w:val="04117BDE"/>
    <w:rsid w:val="04334BCE"/>
    <w:rsid w:val="043D6C25"/>
    <w:rsid w:val="04455AD9"/>
    <w:rsid w:val="046B0430"/>
    <w:rsid w:val="048B4FDF"/>
    <w:rsid w:val="04956A61"/>
    <w:rsid w:val="04966335"/>
    <w:rsid w:val="04A63ABD"/>
    <w:rsid w:val="04A942BA"/>
    <w:rsid w:val="04AC7907"/>
    <w:rsid w:val="04BD1B14"/>
    <w:rsid w:val="04E36E64"/>
    <w:rsid w:val="04F512AE"/>
    <w:rsid w:val="05015EA4"/>
    <w:rsid w:val="051E7C51"/>
    <w:rsid w:val="05391C5C"/>
    <w:rsid w:val="05502988"/>
    <w:rsid w:val="057E15A4"/>
    <w:rsid w:val="057E73DF"/>
    <w:rsid w:val="05AD05DE"/>
    <w:rsid w:val="05DB085A"/>
    <w:rsid w:val="05DD246D"/>
    <w:rsid w:val="05E71575"/>
    <w:rsid w:val="05F96B7B"/>
    <w:rsid w:val="05FD666C"/>
    <w:rsid w:val="063D4CBA"/>
    <w:rsid w:val="06402CE1"/>
    <w:rsid w:val="06475B39"/>
    <w:rsid w:val="0664493D"/>
    <w:rsid w:val="066D0E5F"/>
    <w:rsid w:val="06744454"/>
    <w:rsid w:val="06C632A9"/>
    <w:rsid w:val="06D03D80"/>
    <w:rsid w:val="06D46FA2"/>
    <w:rsid w:val="06E415DA"/>
    <w:rsid w:val="072E3529"/>
    <w:rsid w:val="073B46D0"/>
    <w:rsid w:val="074B20D5"/>
    <w:rsid w:val="076D7821"/>
    <w:rsid w:val="07751DC8"/>
    <w:rsid w:val="0778192E"/>
    <w:rsid w:val="07944DAE"/>
    <w:rsid w:val="07A174CB"/>
    <w:rsid w:val="07B23486"/>
    <w:rsid w:val="07B40FAC"/>
    <w:rsid w:val="07C05BA3"/>
    <w:rsid w:val="08165A56"/>
    <w:rsid w:val="081859DF"/>
    <w:rsid w:val="082F28E2"/>
    <w:rsid w:val="08346584"/>
    <w:rsid w:val="08463CA8"/>
    <w:rsid w:val="08677AB5"/>
    <w:rsid w:val="089C68DA"/>
    <w:rsid w:val="08A545A1"/>
    <w:rsid w:val="08C6543B"/>
    <w:rsid w:val="08DE171A"/>
    <w:rsid w:val="091268D2"/>
    <w:rsid w:val="09322AD0"/>
    <w:rsid w:val="09385C0D"/>
    <w:rsid w:val="0946657C"/>
    <w:rsid w:val="0958005D"/>
    <w:rsid w:val="097950F3"/>
    <w:rsid w:val="099E62D5"/>
    <w:rsid w:val="09C86F91"/>
    <w:rsid w:val="09CD27F9"/>
    <w:rsid w:val="0A283ED3"/>
    <w:rsid w:val="0A2F5262"/>
    <w:rsid w:val="0A4D56E8"/>
    <w:rsid w:val="0A561B7A"/>
    <w:rsid w:val="0A5D3B7D"/>
    <w:rsid w:val="0A70662D"/>
    <w:rsid w:val="0A8C7FBE"/>
    <w:rsid w:val="0A8D3D36"/>
    <w:rsid w:val="0A8D5BDD"/>
    <w:rsid w:val="0A9F4195"/>
    <w:rsid w:val="0AA650C1"/>
    <w:rsid w:val="0AB4509C"/>
    <w:rsid w:val="0AD8145B"/>
    <w:rsid w:val="0AE35344"/>
    <w:rsid w:val="0AEE2A27"/>
    <w:rsid w:val="0B006B81"/>
    <w:rsid w:val="0B3116E8"/>
    <w:rsid w:val="0B3A5C6C"/>
    <w:rsid w:val="0B3C7DA8"/>
    <w:rsid w:val="0B4C599F"/>
    <w:rsid w:val="0B52745A"/>
    <w:rsid w:val="0B5A630E"/>
    <w:rsid w:val="0B625F12"/>
    <w:rsid w:val="0B870B9C"/>
    <w:rsid w:val="0B923CFA"/>
    <w:rsid w:val="0BA666AA"/>
    <w:rsid w:val="0BC739E5"/>
    <w:rsid w:val="0BFE4B3A"/>
    <w:rsid w:val="0C0F0EA7"/>
    <w:rsid w:val="0C4F1AA6"/>
    <w:rsid w:val="0C6A432F"/>
    <w:rsid w:val="0C6F1945"/>
    <w:rsid w:val="0C741652"/>
    <w:rsid w:val="0C8278CB"/>
    <w:rsid w:val="0C8B36B6"/>
    <w:rsid w:val="0C915D60"/>
    <w:rsid w:val="0CB5226A"/>
    <w:rsid w:val="0CB80302"/>
    <w:rsid w:val="0CC979FF"/>
    <w:rsid w:val="0CDD71F7"/>
    <w:rsid w:val="0CE822DB"/>
    <w:rsid w:val="0CF06D51"/>
    <w:rsid w:val="0CF86DFD"/>
    <w:rsid w:val="0CFB58CF"/>
    <w:rsid w:val="0D132C19"/>
    <w:rsid w:val="0D154302"/>
    <w:rsid w:val="0D367333"/>
    <w:rsid w:val="0D6B65B1"/>
    <w:rsid w:val="0D703BC7"/>
    <w:rsid w:val="0D9267F2"/>
    <w:rsid w:val="0D9873D0"/>
    <w:rsid w:val="0DC34640"/>
    <w:rsid w:val="0DCD567A"/>
    <w:rsid w:val="0DD73C46"/>
    <w:rsid w:val="0DDB0985"/>
    <w:rsid w:val="0E045213"/>
    <w:rsid w:val="0E1053AA"/>
    <w:rsid w:val="0E115686"/>
    <w:rsid w:val="0E211CF2"/>
    <w:rsid w:val="0E213113"/>
    <w:rsid w:val="0E236E8B"/>
    <w:rsid w:val="0E294463"/>
    <w:rsid w:val="0E3C7F4D"/>
    <w:rsid w:val="0E4137B5"/>
    <w:rsid w:val="0E46377B"/>
    <w:rsid w:val="0E5057A7"/>
    <w:rsid w:val="0E556B6A"/>
    <w:rsid w:val="0E664FCA"/>
    <w:rsid w:val="0E8104FA"/>
    <w:rsid w:val="0E947D89"/>
    <w:rsid w:val="0EAB7F23"/>
    <w:rsid w:val="0EB775D4"/>
    <w:rsid w:val="0ECF6BC8"/>
    <w:rsid w:val="0EDC4568"/>
    <w:rsid w:val="0EDD34DE"/>
    <w:rsid w:val="0EE24471"/>
    <w:rsid w:val="0F052539"/>
    <w:rsid w:val="0F39208D"/>
    <w:rsid w:val="0F3A705A"/>
    <w:rsid w:val="0F403A6D"/>
    <w:rsid w:val="0F4C2412"/>
    <w:rsid w:val="0F4F6A61"/>
    <w:rsid w:val="0F7D081D"/>
    <w:rsid w:val="0F9A4F2B"/>
    <w:rsid w:val="0FB26719"/>
    <w:rsid w:val="100131FC"/>
    <w:rsid w:val="10104080"/>
    <w:rsid w:val="10190546"/>
    <w:rsid w:val="101A606C"/>
    <w:rsid w:val="10277CAB"/>
    <w:rsid w:val="104A5507"/>
    <w:rsid w:val="104D6442"/>
    <w:rsid w:val="105B79C3"/>
    <w:rsid w:val="10673D73"/>
    <w:rsid w:val="108D53D8"/>
    <w:rsid w:val="10923950"/>
    <w:rsid w:val="10946169"/>
    <w:rsid w:val="10950BCF"/>
    <w:rsid w:val="109E7AB4"/>
    <w:rsid w:val="10B169D0"/>
    <w:rsid w:val="10B95885"/>
    <w:rsid w:val="10BB33AB"/>
    <w:rsid w:val="10E02E12"/>
    <w:rsid w:val="10E548CC"/>
    <w:rsid w:val="11067FCB"/>
    <w:rsid w:val="110E2859"/>
    <w:rsid w:val="1110038B"/>
    <w:rsid w:val="1114617F"/>
    <w:rsid w:val="111725AC"/>
    <w:rsid w:val="111B209C"/>
    <w:rsid w:val="112A6783"/>
    <w:rsid w:val="114710E3"/>
    <w:rsid w:val="116E020B"/>
    <w:rsid w:val="11727009"/>
    <w:rsid w:val="117479FE"/>
    <w:rsid w:val="11763776"/>
    <w:rsid w:val="11786AB5"/>
    <w:rsid w:val="1182036D"/>
    <w:rsid w:val="119D6F55"/>
    <w:rsid w:val="11AD1BA9"/>
    <w:rsid w:val="11B147AE"/>
    <w:rsid w:val="11CC7C14"/>
    <w:rsid w:val="11D4394C"/>
    <w:rsid w:val="11DC45DB"/>
    <w:rsid w:val="11DC7A7D"/>
    <w:rsid w:val="11F12DFD"/>
    <w:rsid w:val="11F50B3F"/>
    <w:rsid w:val="11F93191"/>
    <w:rsid w:val="12212617"/>
    <w:rsid w:val="1237559B"/>
    <w:rsid w:val="123C051C"/>
    <w:rsid w:val="123D7AD8"/>
    <w:rsid w:val="123E4294"/>
    <w:rsid w:val="123F000C"/>
    <w:rsid w:val="12411FD6"/>
    <w:rsid w:val="125515DD"/>
    <w:rsid w:val="128771E6"/>
    <w:rsid w:val="1294421D"/>
    <w:rsid w:val="12A12A75"/>
    <w:rsid w:val="12A61E39"/>
    <w:rsid w:val="12BC72D4"/>
    <w:rsid w:val="12DC585B"/>
    <w:rsid w:val="12E21EC8"/>
    <w:rsid w:val="12F3352C"/>
    <w:rsid w:val="12F941E1"/>
    <w:rsid w:val="1300779B"/>
    <w:rsid w:val="13011620"/>
    <w:rsid w:val="13217712"/>
    <w:rsid w:val="132477BE"/>
    <w:rsid w:val="13347445"/>
    <w:rsid w:val="13433F4D"/>
    <w:rsid w:val="135E645D"/>
    <w:rsid w:val="136A10B9"/>
    <w:rsid w:val="137B7824"/>
    <w:rsid w:val="137C6A58"/>
    <w:rsid w:val="138959E3"/>
    <w:rsid w:val="13897791"/>
    <w:rsid w:val="13936861"/>
    <w:rsid w:val="13951722"/>
    <w:rsid w:val="139B3968"/>
    <w:rsid w:val="13AE5449"/>
    <w:rsid w:val="13B251F2"/>
    <w:rsid w:val="13C23177"/>
    <w:rsid w:val="13C30BF9"/>
    <w:rsid w:val="13D93620"/>
    <w:rsid w:val="13DB3D64"/>
    <w:rsid w:val="140427E5"/>
    <w:rsid w:val="14280977"/>
    <w:rsid w:val="143811B7"/>
    <w:rsid w:val="14432035"/>
    <w:rsid w:val="144655CF"/>
    <w:rsid w:val="144D4C62"/>
    <w:rsid w:val="14506500"/>
    <w:rsid w:val="14606B8C"/>
    <w:rsid w:val="146A303F"/>
    <w:rsid w:val="14917530"/>
    <w:rsid w:val="14A3156B"/>
    <w:rsid w:val="14C47CB3"/>
    <w:rsid w:val="14CD1F11"/>
    <w:rsid w:val="14D94748"/>
    <w:rsid w:val="14E86E1D"/>
    <w:rsid w:val="14EB23D5"/>
    <w:rsid w:val="14EE28E4"/>
    <w:rsid w:val="14FD05D9"/>
    <w:rsid w:val="151B08A8"/>
    <w:rsid w:val="153B4AAC"/>
    <w:rsid w:val="154164F8"/>
    <w:rsid w:val="1546254A"/>
    <w:rsid w:val="154872F0"/>
    <w:rsid w:val="154F10EA"/>
    <w:rsid w:val="155E69FB"/>
    <w:rsid w:val="15823158"/>
    <w:rsid w:val="158F4E06"/>
    <w:rsid w:val="15A71023"/>
    <w:rsid w:val="15AA5A95"/>
    <w:rsid w:val="15E30CD7"/>
    <w:rsid w:val="15E839EB"/>
    <w:rsid w:val="15F77E06"/>
    <w:rsid w:val="15F81224"/>
    <w:rsid w:val="15FD3D37"/>
    <w:rsid w:val="15FD6469"/>
    <w:rsid w:val="16157E2D"/>
    <w:rsid w:val="162D6610"/>
    <w:rsid w:val="163B5B8B"/>
    <w:rsid w:val="1660718A"/>
    <w:rsid w:val="166944AE"/>
    <w:rsid w:val="16731F39"/>
    <w:rsid w:val="167E55A7"/>
    <w:rsid w:val="168F66FB"/>
    <w:rsid w:val="1692422D"/>
    <w:rsid w:val="16B4172A"/>
    <w:rsid w:val="16D0258F"/>
    <w:rsid w:val="16E53F04"/>
    <w:rsid w:val="16EE6FB4"/>
    <w:rsid w:val="1725563C"/>
    <w:rsid w:val="176B4553"/>
    <w:rsid w:val="17A820B1"/>
    <w:rsid w:val="17B943BD"/>
    <w:rsid w:val="17E21B65"/>
    <w:rsid w:val="17F32D76"/>
    <w:rsid w:val="180B10BC"/>
    <w:rsid w:val="18101208"/>
    <w:rsid w:val="183A54FD"/>
    <w:rsid w:val="1852045D"/>
    <w:rsid w:val="18554738"/>
    <w:rsid w:val="18644328"/>
    <w:rsid w:val="18950986"/>
    <w:rsid w:val="189F7A56"/>
    <w:rsid w:val="18A1732B"/>
    <w:rsid w:val="18A60DE5"/>
    <w:rsid w:val="18B32D9C"/>
    <w:rsid w:val="18B352B0"/>
    <w:rsid w:val="18C63801"/>
    <w:rsid w:val="18CD4A8F"/>
    <w:rsid w:val="18D25736"/>
    <w:rsid w:val="19044F98"/>
    <w:rsid w:val="19141E66"/>
    <w:rsid w:val="193E726F"/>
    <w:rsid w:val="195E0DB1"/>
    <w:rsid w:val="19632832"/>
    <w:rsid w:val="1981283C"/>
    <w:rsid w:val="19AA66B3"/>
    <w:rsid w:val="19C31523"/>
    <w:rsid w:val="19C5529B"/>
    <w:rsid w:val="19CC03D7"/>
    <w:rsid w:val="19D84FCE"/>
    <w:rsid w:val="1A3A5A20"/>
    <w:rsid w:val="1A4E33BB"/>
    <w:rsid w:val="1A4E5290"/>
    <w:rsid w:val="1A705206"/>
    <w:rsid w:val="1A8B069C"/>
    <w:rsid w:val="1A913825"/>
    <w:rsid w:val="1A9F5AEC"/>
    <w:rsid w:val="1AB538EA"/>
    <w:rsid w:val="1AC951F0"/>
    <w:rsid w:val="1ACF330A"/>
    <w:rsid w:val="1AD411D0"/>
    <w:rsid w:val="1AD522D3"/>
    <w:rsid w:val="1AE14356"/>
    <w:rsid w:val="1AF87D87"/>
    <w:rsid w:val="1AFE3614"/>
    <w:rsid w:val="1AFF2A2E"/>
    <w:rsid w:val="1B0818E3"/>
    <w:rsid w:val="1B0F63B6"/>
    <w:rsid w:val="1B1C6A25"/>
    <w:rsid w:val="1B4D379A"/>
    <w:rsid w:val="1B5508A0"/>
    <w:rsid w:val="1B71748F"/>
    <w:rsid w:val="1B75684C"/>
    <w:rsid w:val="1B8873C9"/>
    <w:rsid w:val="1BA62EAA"/>
    <w:rsid w:val="1BB41732"/>
    <w:rsid w:val="1BBE1FA1"/>
    <w:rsid w:val="1BC53330"/>
    <w:rsid w:val="1BE063BC"/>
    <w:rsid w:val="1BED4F60"/>
    <w:rsid w:val="1C0320AA"/>
    <w:rsid w:val="1C166281"/>
    <w:rsid w:val="1C1E0C92"/>
    <w:rsid w:val="1C2344FA"/>
    <w:rsid w:val="1C237F47"/>
    <w:rsid w:val="1C2B03DE"/>
    <w:rsid w:val="1C3404B6"/>
    <w:rsid w:val="1C360978"/>
    <w:rsid w:val="1C4701E9"/>
    <w:rsid w:val="1C5B3C94"/>
    <w:rsid w:val="1C79313D"/>
    <w:rsid w:val="1C9378D2"/>
    <w:rsid w:val="1C9571A6"/>
    <w:rsid w:val="1C99656B"/>
    <w:rsid w:val="1CA55AEF"/>
    <w:rsid w:val="1CB4014D"/>
    <w:rsid w:val="1CB5684F"/>
    <w:rsid w:val="1CBF1B6B"/>
    <w:rsid w:val="1CC25AC1"/>
    <w:rsid w:val="1CD203FA"/>
    <w:rsid w:val="1CD21C2B"/>
    <w:rsid w:val="1CE913FB"/>
    <w:rsid w:val="1CE974F2"/>
    <w:rsid w:val="1D182FA6"/>
    <w:rsid w:val="1D2D5631"/>
    <w:rsid w:val="1D443D75"/>
    <w:rsid w:val="1D4E37F9"/>
    <w:rsid w:val="1D4E7465"/>
    <w:rsid w:val="1D7B31AC"/>
    <w:rsid w:val="1D7C36C1"/>
    <w:rsid w:val="1D9434C4"/>
    <w:rsid w:val="1D9A61C2"/>
    <w:rsid w:val="1D9C4564"/>
    <w:rsid w:val="1DCA202E"/>
    <w:rsid w:val="1DE55F0B"/>
    <w:rsid w:val="1E05035C"/>
    <w:rsid w:val="1E190999"/>
    <w:rsid w:val="1E2E78B2"/>
    <w:rsid w:val="1E366767"/>
    <w:rsid w:val="1E4B6CFA"/>
    <w:rsid w:val="1E4C5C9B"/>
    <w:rsid w:val="1E6E2A9A"/>
    <w:rsid w:val="1E736EE3"/>
    <w:rsid w:val="1E77796A"/>
    <w:rsid w:val="1E860D4B"/>
    <w:rsid w:val="1E890437"/>
    <w:rsid w:val="1E9B2A6E"/>
    <w:rsid w:val="1EAB12A3"/>
    <w:rsid w:val="1EBA1146"/>
    <w:rsid w:val="1ECF0E4A"/>
    <w:rsid w:val="1ED17C69"/>
    <w:rsid w:val="1ED815CC"/>
    <w:rsid w:val="1EE14015"/>
    <w:rsid w:val="1EF602BE"/>
    <w:rsid w:val="1F10520A"/>
    <w:rsid w:val="1F121C14"/>
    <w:rsid w:val="1F1A3993"/>
    <w:rsid w:val="1F1B00B6"/>
    <w:rsid w:val="1F2C1918"/>
    <w:rsid w:val="1F301408"/>
    <w:rsid w:val="1F4153C3"/>
    <w:rsid w:val="1F470500"/>
    <w:rsid w:val="1F4713AC"/>
    <w:rsid w:val="1F5570C1"/>
    <w:rsid w:val="1F6E1F30"/>
    <w:rsid w:val="1F73636E"/>
    <w:rsid w:val="1F740654"/>
    <w:rsid w:val="1F7C69D8"/>
    <w:rsid w:val="1F7D3F22"/>
    <w:rsid w:val="1F931DBD"/>
    <w:rsid w:val="1FAA11BB"/>
    <w:rsid w:val="1FAE057F"/>
    <w:rsid w:val="1FCD2779"/>
    <w:rsid w:val="1FD53D5E"/>
    <w:rsid w:val="1FE02E2E"/>
    <w:rsid w:val="1FF22FB9"/>
    <w:rsid w:val="20084133"/>
    <w:rsid w:val="20124FB2"/>
    <w:rsid w:val="20230F6D"/>
    <w:rsid w:val="20450EE3"/>
    <w:rsid w:val="205F522A"/>
    <w:rsid w:val="207215AC"/>
    <w:rsid w:val="207672EF"/>
    <w:rsid w:val="20867E5E"/>
    <w:rsid w:val="20887022"/>
    <w:rsid w:val="2095692F"/>
    <w:rsid w:val="20A0611A"/>
    <w:rsid w:val="20B16579"/>
    <w:rsid w:val="20B322F1"/>
    <w:rsid w:val="20C52024"/>
    <w:rsid w:val="20C95670"/>
    <w:rsid w:val="20D15370"/>
    <w:rsid w:val="20D37049"/>
    <w:rsid w:val="20D83B05"/>
    <w:rsid w:val="21091F11"/>
    <w:rsid w:val="210A7A37"/>
    <w:rsid w:val="21156A1C"/>
    <w:rsid w:val="21257EE3"/>
    <w:rsid w:val="212A0758"/>
    <w:rsid w:val="213827F6"/>
    <w:rsid w:val="213D7E0C"/>
    <w:rsid w:val="214271D1"/>
    <w:rsid w:val="21440944"/>
    <w:rsid w:val="21635AC5"/>
    <w:rsid w:val="21726E9B"/>
    <w:rsid w:val="21751354"/>
    <w:rsid w:val="2178097E"/>
    <w:rsid w:val="219752DF"/>
    <w:rsid w:val="219A4BC0"/>
    <w:rsid w:val="21AA36F4"/>
    <w:rsid w:val="21AB2FC8"/>
    <w:rsid w:val="21C359FD"/>
    <w:rsid w:val="21C935AB"/>
    <w:rsid w:val="21DF4F34"/>
    <w:rsid w:val="220426D8"/>
    <w:rsid w:val="22121299"/>
    <w:rsid w:val="221A3776"/>
    <w:rsid w:val="22407BB4"/>
    <w:rsid w:val="224C79C3"/>
    <w:rsid w:val="225A524B"/>
    <w:rsid w:val="225C561F"/>
    <w:rsid w:val="225D726E"/>
    <w:rsid w:val="22602004"/>
    <w:rsid w:val="227368B6"/>
    <w:rsid w:val="22AD577C"/>
    <w:rsid w:val="22C87B17"/>
    <w:rsid w:val="22FB7062"/>
    <w:rsid w:val="22FF3F5C"/>
    <w:rsid w:val="23005595"/>
    <w:rsid w:val="232C1EE7"/>
    <w:rsid w:val="233D0598"/>
    <w:rsid w:val="234052E2"/>
    <w:rsid w:val="2342795C"/>
    <w:rsid w:val="23563407"/>
    <w:rsid w:val="235D6544"/>
    <w:rsid w:val="23694EE9"/>
    <w:rsid w:val="23735D67"/>
    <w:rsid w:val="238B4E5F"/>
    <w:rsid w:val="2391045B"/>
    <w:rsid w:val="23913DE8"/>
    <w:rsid w:val="23A979DB"/>
    <w:rsid w:val="23D85198"/>
    <w:rsid w:val="23EF1892"/>
    <w:rsid w:val="23FC7B0B"/>
    <w:rsid w:val="240D1D18"/>
    <w:rsid w:val="24117358"/>
    <w:rsid w:val="24155071"/>
    <w:rsid w:val="24170DE9"/>
    <w:rsid w:val="241F2C56"/>
    <w:rsid w:val="24255939"/>
    <w:rsid w:val="242664D7"/>
    <w:rsid w:val="242B4894"/>
    <w:rsid w:val="242F6132"/>
    <w:rsid w:val="24316F66"/>
    <w:rsid w:val="244E07EF"/>
    <w:rsid w:val="24596D0B"/>
    <w:rsid w:val="246456B0"/>
    <w:rsid w:val="24B47D89"/>
    <w:rsid w:val="24BB1DE4"/>
    <w:rsid w:val="24C3687B"/>
    <w:rsid w:val="24CC572F"/>
    <w:rsid w:val="24E02810"/>
    <w:rsid w:val="24F42444"/>
    <w:rsid w:val="2511683C"/>
    <w:rsid w:val="251327B0"/>
    <w:rsid w:val="25257535"/>
    <w:rsid w:val="252910E3"/>
    <w:rsid w:val="25341526"/>
    <w:rsid w:val="253C5DF4"/>
    <w:rsid w:val="253F4153"/>
    <w:rsid w:val="2545151A"/>
    <w:rsid w:val="25494FC2"/>
    <w:rsid w:val="25537BFE"/>
    <w:rsid w:val="25565941"/>
    <w:rsid w:val="255A269D"/>
    <w:rsid w:val="25675458"/>
    <w:rsid w:val="25731FDB"/>
    <w:rsid w:val="25907E47"/>
    <w:rsid w:val="259D0E7A"/>
    <w:rsid w:val="25C72A2D"/>
    <w:rsid w:val="25D36F91"/>
    <w:rsid w:val="25DE1BBE"/>
    <w:rsid w:val="25E92311"/>
    <w:rsid w:val="25EB00BF"/>
    <w:rsid w:val="260B672B"/>
    <w:rsid w:val="260C44CD"/>
    <w:rsid w:val="260D5FFF"/>
    <w:rsid w:val="260D66FA"/>
    <w:rsid w:val="26775D69"/>
    <w:rsid w:val="268F110A"/>
    <w:rsid w:val="269A5064"/>
    <w:rsid w:val="26A30C2A"/>
    <w:rsid w:val="26CF1507"/>
    <w:rsid w:val="26D0702D"/>
    <w:rsid w:val="26D1527F"/>
    <w:rsid w:val="26E776E2"/>
    <w:rsid w:val="26F27C71"/>
    <w:rsid w:val="26FB0737"/>
    <w:rsid w:val="26FD1886"/>
    <w:rsid w:val="271E248E"/>
    <w:rsid w:val="27552562"/>
    <w:rsid w:val="275B2D9A"/>
    <w:rsid w:val="27614801"/>
    <w:rsid w:val="27781B9E"/>
    <w:rsid w:val="277B6C1A"/>
    <w:rsid w:val="27A95D93"/>
    <w:rsid w:val="27B506FD"/>
    <w:rsid w:val="27BA5D13"/>
    <w:rsid w:val="27C44DE4"/>
    <w:rsid w:val="27DF4A05"/>
    <w:rsid w:val="27E2526A"/>
    <w:rsid w:val="27E53B57"/>
    <w:rsid w:val="27E62FAC"/>
    <w:rsid w:val="2805692A"/>
    <w:rsid w:val="2810103E"/>
    <w:rsid w:val="28117600"/>
    <w:rsid w:val="28244B6B"/>
    <w:rsid w:val="2829302E"/>
    <w:rsid w:val="282C063D"/>
    <w:rsid w:val="283E2079"/>
    <w:rsid w:val="28481571"/>
    <w:rsid w:val="284919A9"/>
    <w:rsid w:val="285862BF"/>
    <w:rsid w:val="285E6FE6"/>
    <w:rsid w:val="28694B8B"/>
    <w:rsid w:val="286E4D4F"/>
    <w:rsid w:val="28734255"/>
    <w:rsid w:val="287C121A"/>
    <w:rsid w:val="28862066"/>
    <w:rsid w:val="288E323D"/>
    <w:rsid w:val="28902F18"/>
    <w:rsid w:val="28A10C81"/>
    <w:rsid w:val="28CD7CC8"/>
    <w:rsid w:val="28DE3C83"/>
    <w:rsid w:val="29057462"/>
    <w:rsid w:val="29105A6E"/>
    <w:rsid w:val="292A1FBD"/>
    <w:rsid w:val="294C32E2"/>
    <w:rsid w:val="29826D04"/>
    <w:rsid w:val="298734E1"/>
    <w:rsid w:val="29950145"/>
    <w:rsid w:val="29A66A18"/>
    <w:rsid w:val="29B637E1"/>
    <w:rsid w:val="29C6209B"/>
    <w:rsid w:val="29D56857"/>
    <w:rsid w:val="29DA5A8A"/>
    <w:rsid w:val="29E9133A"/>
    <w:rsid w:val="29F179E6"/>
    <w:rsid w:val="2A0D0CC4"/>
    <w:rsid w:val="2A2B2EF8"/>
    <w:rsid w:val="2A473AAA"/>
    <w:rsid w:val="2A5A1A2F"/>
    <w:rsid w:val="2A5E747E"/>
    <w:rsid w:val="2A816FBC"/>
    <w:rsid w:val="2A8422CE"/>
    <w:rsid w:val="2A903960"/>
    <w:rsid w:val="2A9A66A9"/>
    <w:rsid w:val="2AC21F1E"/>
    <w:rsid w:val="2AC33130"/>
    <w:rsid w:val="2AC450FA"/>
    <w:rsid w:val="2AE15CE9"/>
    <w:rsid w:val="2AE8528D"/>
    <w:rsid w:val="2AEC1AFB"/>
    <w:rsid w:val="2AEC777F"/>
    <w:rsid w:val="2AFA15B7"/>
    <w:rsid w:val="2B02363D"/>
    <w:rsid w:val="2B146082"/>
    <w:rsid w:val="2B193698"/>
    <w:rsid w:val="2B195446"/>
    <w:rsid w:val="2B1C01D2"/>
    <w:rsid w:val="2B204A27"/>
    <w:rsid w:val="2B297614"/>
    <w:rsid w:val="2B2B15E0"/>
    <w:rsid w:val="2B6504C0"/>
    <w:rsid w:val="2B797102"/>
    <w:rsid w:val="2B996587"/>
    <w:rsid w:val="2BB6073F"/>
    <w:rsid w:val="2BCB5AB1"/>
    <w:rsid w:val="2BFC2575"/>
    <w:rsid w:val="2C02412C"/>
    <w:rsid w:val="2C0559CB"/>
    <w:rsid w:val="2C0C6D59"/>
    <w:rsid w:val="2C171BBA"/>
    <w:rsid w:val="2C1B527B"/>
    <w:rsid w:val="2C293467"/>
    <w:rsid w:val="2C3B319A"/>
    <w:rsid w:val="2C493E0A"/>
    <w:rsid w:val="2C572ADA"/>
    <w:rsid w:val="2C814110"/>
    <w:rsid w:val="2C9E20A7"/>
    <w:rsid w:val="2CB72433"/>
    <w:rsid w:val="2CC47634"/>
    <w:rsid w:val="2CD17CC7"/>
    <w:rsid w:val="2CE37ABA"/>
    <w:rsid w:val="2CF717B7"/>
    <w:rsid w:val="2CFD14DB"/>
    <w:rsid w:val="2CFD2AD6"/>
    <w:rsid w:val="2D095281"/>
    <w:rsid w:val="2D0D725C"/>
    <w:rsid w:val="2D1278E5"/>
    <w:rsid w:val="2D1E0AF2"/>
    <w:rsid w:val="2D303073"/>
    <w:rsid w:val="2D313266"/>
    <w:rsid w:val="2D37238E"/>
    <w:rsid w:val="2D6230D5"/>
    <w:rsid w:val="2D7C738E"/>
    <w:rsid w:val="2D7E233C"/>
    <w:rsid w:val="2D8C63A3"/>
    <w:rsid w:val="2DB41456"/>
    <w:rsid w:val="2DD02CED"/>
    <w:rsid w:val="2DD227B8"/>
    <w:rsid w:val="2DE75388"/>
    <w:rsid w:val="2DF53F49"/>
    <w:rsid w:val="2DFE2383"/>
    <w:rsid w:val="2E0777D8"/>
    <w:rsid w:val="2E1E62CC"/>
    <w:rsid w:val="2E56075F"/>
    <w:rsid w:val="2E627104"/>
    <w:rsid w:val="2E8B0409"/>
    <w:rsid w:val="2E9657E0"/>
    <w:rsid w:val="2E9A06E3"/>
    <w:rsid w:val="2EA17E24"/>
    <w:rsid w:val="2EA76356"/>
    <w:rsid w:val="2EC27BA3"/>
    <w:rsid w:val="2EC453D9"/>
    <w:rsid w:val="2EC706F7"/>
    <w:rsid w:val="2EE85B84"/>
    <w:rsid w:val="2EF20691"/>
    <w:rsid w:val="2F05640D"/>
    <w:rsid w:val="2F10090E"/>
    <w:rsid w:val="2F1217B0"/>
    <w:rsid w:val="2F194EB7"/>
    <w:rsid w:val="2F1F3F5D"/>
    <w:rsid w:val="2F386C31"/>
    <w:rsid w:val="2F416D1A"/>
    <w:rsid w:val="2F5319D6"/>
    <w:rsid w:val="2F5F53F2"/>
    <w:rsid w:val="2F6A6270"/>
    <w:rsid w:val="2F7E72FF"/>
    <w:rsid w:val="2F835584"/>
    <w:rsid w:val="2F854E58"/>
    <w:rsid w:val="2F9279D1"/>
    <w:rsid w:val="2FB64542"/>
    <w:rsid w:val="2FBB224C"/>
    <w:rsid w:val="2FBB4625"/>
    <w:rsid w:val="2FD3674B"/>
    <w:rsid w:val="2FD63906"/>
    <w:rsid w:val="30093CDB"/>
    <w:rsid w:val="300E4AE7"/>
    <w:rsid w:val="30152869"/>
    <w:rsid w:val="301C2F15"/>
    <w:rsid w:val="30442F65"/>
    <w:rsid w:val="30466CDD"/>
    <w:rsid w:val="304E0EA3"/>
    <w:rsid w:val="30642E55"/>
    <w:rsid w:val="30907F65"/>
    <w:rsid w:val="30BD0622"/>
    <w:rsid w:val="30C36E5E"/>
    <w:rsid w:val="30D5239B"/>
    <w:rsid w:val="30DA193E"/>
    <w:rsid w:val="30DB1652"/>
    <w:rsid w:val="30E14DE4"/>
    <w:rsid w:val="30F878AC"/>
    <w:rsid w:val="31216E03"/>
    <w:rsid w:val="31336B36"/>
    <w:rsid w:val="31442AF1"/>
    <w:rsid w:val="314825E1"/>
    <w:rsid w:val="314B20D2"/>
    <w:rsid w:val="315F4256"/>
    <w:rsid w:val="316477CD"/>
    <w:rsid w:val="316734DB"/>
    <w:rsid w:val="31695F80"/>
    <w:rsid w:val="317A57A7"/>
    <w:rsid w:val="317C04DD"/>
    <w:rsid w:val="31893117"/>
    <w:rsid w:val="31992380"/>
    <w:rsid w:val="31A409A5"/>
    <w:rsid w:val="31B71515"/>
    <w:rsid w:val="31DF4E29"/>
    <w:rsid w:val="31EB5702"/>
    <w:rsid w:val="31FA664D"/>
    <w:rsid w:val="32062FC6"/>
    <w:rsid w:val="320D7387"/>
    <w:rsid w:val="32161B89"/>
    <w:rsid w:val="32172C6A"/>
    <w:rsid w:val="321F2DC7"/>
    <w:rsid w:val="322F47F9"/>
    <w:rsid w:val="324059AE"/>
    <w:rsid w:val="32562ADC"/>
    <w:rsid w:val="328E2276"/>
    <w:rsid w:val="329168D6"/>
    <w:rsid w:val="32933D30"/>
    <w:rsid w:val="32A53353"/>
    <w:rsid w:val="32B37F2E"/>
    <w:rsid w:val="32D14858"/>
    <w:rsid w:val="32D5556C"/>
    <w:rsid w:val="32EB76C8"/>
    <w:rsid w:val="330111E7"/>
    <w:rsid w:val="33134959"/>
    <w:rsid w:val="33366500"/>
    <w:rsid w:val="334943EF"/>
    <w:rsid w:val="33551299"/>
    <w:rsid w:val="33552D94"/>
    <w:rsid w:val="33590AD6"/>
    <w:rsid w:val="33591934"/>
    <w:rsid w:val="33662286"/>
    <w:rsid w:val="3369159F"/>
    <w:rsid w:val="33781580"/>
    <w:rsid w:val="33A04957"/>
    <w:rsid w:val="33C1667B"/>
    <w:rsid w:val="33C65265"/>
    <w:rsid w:val="33D44600"/>
    <w:rsid w:val="342152B0"/>
    <w:rsid w:val="343230D5"/>
    <w:rsid w:val="343706EB"/>
    <w:rsid w:val="343F2D95"/>
    <w:rsid w:val="346239BA"/>
    <w:rsid w:val="346C45C4"/>
    <w:rsid w:val="348558FB"/>
    <w:rsid w:val="34AA7CA0"/>
    <w:rsid w:val="34B14942"/>
    <w:rsid w:val="34D75A17"/>
    <w:rsid w:val="34E81667"/>
    <w:rsid w:val="34F5482E"/>
    <w:rsid w:val="34FE6D8E"/>
    <w:rsid w:val="35245113"/>
    <w:rsid w:val="35321726"/>
    <w:rsid w:val="35465946"/>
    <w:rsid w:val="356B18E7"/>
    <w:rsid w:val="357A3845"/>
    <w:rsid w:val="35814314"/>
    <w:rsid w:val="3595133C"/>
    <w:rsid w:val="359823AD"/>
    <w:rsid w:val="35DA6C44"/>
    <w:rsid w:val="35EB5C31"/>
    <w:rsid w:val="35F26FC0"/>
    <w:rsid w:val="35F5085E"/>
    <w:rsid w:val="36034375"/>
    <w:rsid w:val="361372D3"/>
    <w:rsid w:val="361F652E"/>
    <w:rsid w:val="362D1DA6"/>
    <w:rsid w:val="36356EAC"/>
    <w:rsid w:val="36363350"/>
    <w:rsid w:val="36501518"/>
    <w:rsid w:val="36617CA1"/>
    <w:rsid w:val="367125DA"/>
    <w:rsid w:val="36A27378"/>
    <w:rsid w:val="36A27FE9"/>
    <w:rsid w:val="36DF4F57"/>
    <w:rsid w:val="36EFC899"/>
    <w:rsid w:val="36F34D9D"/>
    <w:rsid w:val="36F90A3C"/>
    <w:rsid w:val="37060F75"/>
    <w:rsid w:val="37275099"/>
    <w:rsid w:val="3727713D"/>
    <w:rsid w:val="373A29CC"/>
    <w:rsid w:val="373B04F2"/>
    <w:rsid w:val="375021F0"/>
    <w:rsid w:val="3757357E"/>
    <w:rsid w:val="375E65A8"/>
    <w:rsid w:val="37795251"/>
    <w:rsid w:val="3789032B"/>
    <w:rsid w:val="37895BB0"/>
    <w:rsid w:val="37A147F9"/>
    <w:rsid w:val="37A442EA"/>
    <w:rsid w:val="37A476EE"/>
    <w:rsid w:val="37A60062"/>
    <w:rsid w:val="37B63DE0"/>
    <w:rsid w:val="37CF5A51"/>
    <w:rsid w:val="37D050DF"/>
    <w:rsid w:val="37D61F72"/>
    <w:rsid w:val="37EF7C5B"/>
    <w:rsid w:val="37F731B1"/>
    <w:rsid w:val="3801173C"/>
    <w:rsid w:val="380B6117"/>
    <w:rsid w:val="384A0EEA"/>
    <w:rsid w:val="385E6B8E"/>
    <w:rsid w:val="386E4861"/>
    <w:rsid w:val="387463B2"/>
    <w:rsid w:val="387B329C"/>
    <w:rsid w:val="38A50319"/>
    <w:rsid w:val="38AF3B9A"/>
    <w:rsid w:val="38B93DC5"/>
    <w:rsid w:val="38C5276A"/>
    <w:rsid w:val="38EA21D0"/>
    <w:rsid w:val="38F35529"/>
    <w:rsid w:val="38F91806"/>
    <w:rsid w:val="390A0387"/>
    <w:rsid w:val="39106573"/>
    <w:rsid w:val="39344543"/>
    <w:rsid w:val="39406294"/>
    <w:rsid w:val="394A2C6F"/>
    <w:rsid w:val="396D17E3"/>
    <w:rsid w:val="3971469F"/>
    <w:rsid w:val="397C5E43"/>
    <w:rsid w:val="397F6966"/>
    <w:rsid w:val="3981173F"/>
    <w:rsid w:val="39965008"/>
    <w:rsid w:val="39A20CFD"/>
    <w:rsid w:val="39B62925"/>
    <w:rsid w:val="39CD5CB1"/>
    <w:rsid w:val="39E15381"/>
    <w:rsid w:val="39F468B8"/>
    <w:rsid w:val="3A217E73"/>
    <w:rsid w:val="3A270BF4"/>
    <w:rsid w:val="3A386910"/>
    <w:rsid w:val="3A40479E"/>
    <w:rsid w:val="3A7B0C53"/>
    <w:rsid w:val="3A8A4029"/>
    <w:rsid w:val="3A8F74D3"/>
    <w:rsid w:val="3A971789"/>
    <w:rsid w:val="3AAD2152"/>
    <w:rsid w:val="3AB40CE8"/>
    <w:rsid w:val="3AE35129"/>
    <w:rsid w:val="3B321223"/>
    <w:rsid w:val="3B4007CD"/>
    <w:rsid w:val="3B5211E4"/>
    <w:rsid w:val="3BAD6C67"/>
    <w:rsid w:val="3BBB3256"/>
    <w:rsid w:val="3BBC60A6"/>
    <w:rsid w:val="3BE34BCD"/>
    <w:rsid w:val="3BE511AE"/>
    <w:rsid w:val="3BF70E8C"/>
    <w:rsid w:val="3BFA0D53"/>
    <w:rsid w:val="3BFB2499"/>
    <w:rsid w:val="3C131A3E"/>
    <w:rsid w:val="3C2D0524"/>
    <w:rsid w:val="3C3861BB"/>
    <w:rsid w:val="3C3E4D0D"/>
    <w:rsid w:val="3C6A5B02"/>
    <w:rsid w:val="3C752089"/>
    <w:rsid w:val="3C953CD3"/>
    <w:rsid w:val="3CAB1C76"/>
    <w:rsid w:val="3CAC0C7E"/>
    <w:rsid w:val="3CF905D0"/>
    <w:rsid w:val="3CF93F15"/>
    <w:rsid w:val="3D031220"/>
    <w:rsid w:val="3D200AFB"/>
    <w:rsid w:val="3D363FC2"/>
    <w:rsid w:val="3D3659E4"/>
    <w:rsid w:val="3D4C0A44"/>
    <w:rsid w:val="3D4E4398"/>
    <w:rsid w:val="3D5D5666"/>
    <w:rsid w:val="3D712EC0"/>
    <w:rsid w:val="3D7D1865"/>
    <w:rsid w:val="3D8B4B09"/>
    <w:rsid w:val="3D9B1CEB"/>
    <w:rsid w:val="3DBB3FD3"/>
    <w:rsid w:val="3DC72AE0"/>
    <w:rsid w:val="3DE05830"/>
    <w:rsid w:val="3DE73182"/>
    <w:rsid w:val="3E1BB228"/>
    <w:rsid w:val="3E314DB3"/>
    <w:rsid w:val="3E484EBC"/>
    <w:rsid w:val="3E4F1453"/>
    <w:rsid w:val="3E5B5588"/>
    <w:rsid w:val="3E6814C1"/>
    <w:rsid w:val="3E6E1261"/>
    <w:rsid w:val="3E815D58"/>
    <w:rsid w:val="3E8C4C93"/>
    <w:rsid w:val="3E942603"/>
    <w:rsid w:val="3E9C5D1B"/>
    <w:rsid w:val="3EA11583"/>
    <w:rsid w:val="3EC15A02"/>
    <w:rsid w:val="3EC738CF"/>
    <w:rsid w:val="3ED23E32"/>
    <w:rsid w:val="3EF717DC"/>
    <w:rsid w:val="3F000AF5"/>
    <w:rsid w:val="3F0A4201"/>
    <w:rsid w:val="3F2C4235"/>
    <w:rsid w:val="3F3423F7"/>
    <w:rsid w:val="3F3E1193"/>
    <w:rsid w:val="3F4C5993"/>
    <w:rsid w:val="3F5E56C6"/>
    <w:rsid w:val="3F620D12"/>
    <w:rsid w:val="3F8844F1"/>
    <w:rsid w:val="3F942E96"/>
    <w:rsid w:val="3F9B2476"/>
    <w:rsid w:val="3FC714BD"/>
    <w:rsid w:val="3FD56ECE"/>
    <w:rsid w:val="3FE756BB"/>
    <w:rsid w:val="3FF878C8"/>
    <w:rsid w:val="3FFB0F07"/>
    <w:rsid w:val="4004626D"/>
    <w:rsid w:val="401A15ED"/>
    <w:rsid w:val="402746A5"/>
    <w:rsid w:val="404605CF"/>
    <w:rsid w:val="40467811"/>
    <w:rsid w:val="40510EE6"/>
    <w:rsid w:val="40624D42"/>
    <w:rsid w:val="4070745F"/>
    <w:rsid w:val="407451A1"/>
    <w:rsid w:val="407A652F"/>
    <w:rsid w:val="408E324B"/>
    <w:rsid w:val="40904C13"/>
    <w:rsid w:val="409F7F05"/>
    <w:rsid w:val="40B2008A"/>
    <w:rsid w:val="40C003E6"/>
    <w:rsid w:val="40F167F2"/>
    <w:rsid w:val="40F80CDF"/>
    <w:rsid w:val="40FF7B11"/>
    <w:rsid w:val="41005146"/>
    <w:rsid w:val="41036525"/>
    <w:rsid w:val="41054AA3"/>
    <w:rsid w:val="410A07A5"/>
    <w:rsid w:val="410F43CA"/>
    <w:rsid w:val="41101E4C"/>
    <w:rsid w:val="412D35A2"/>
    <w:rsid w:val="41322966"/>
    <w:rsid w:val="41391F47"/>
    <w:rsid w:val="418E09A3"/>
    <w:rsid w:val="419E1DAA"/>
    <w:rsid w:val="41B14053"/>
    <w:rsid w:val="41C061C4"/>
    <w:rsid w:val="41C9151C"/>
    <w:rsid w:val="41CA7043"/>
    <w:rsid w:val="41DB4DAC"/>
    <w:rsid w:val="41E04045"/>
    <w:rsid w:val="41EC520B"/>
    <w:rsid w:val="41EF2605"/>
    <w:rsid w:val="42157E73"/>
    <w:rsid w:val="42164036"/>
    <w:rsid w:val="422601E3"/>
    <w:rsid w:val="422B7AE1"/>
    <w:rsid w:val="423F358D"/>
    <w:rsid w:val="424A7048"/>
    <w:rsid w:val="4255690C"/>
    <w:rsid w:val="425D3A13"/>
    <w:rsid w:val="42AC50F0"/>
    <w:rsid w:val="42E12896"/>
    <w:rsid w:val="43024FAD"/>
    <w:rsid w:val="431C1B20"/>
    <w:rsid w:val="431E31A2"/>
    <w:rsid w:val="4324632E"/>
    <w:rsid w:val="435A3B2C"/>
    <w:rsid w:val="436F729D"/>
    <w:rsid w:val="43903F2A"/>
    <w:rsid w:val="43B34798"/>
    <w:rsid w:val="43B753A5"/>
    <w:rsid w:val="43D15E0F"/>
    <w:rsid w:val="43F81C45"/>
    <w:rsid w:val="44024872"/>
    <w:rsid w:val="440A2D3E"/>
    <w:rsid w:val="440D0743"/>
    <w:rsid w:val="4416031D"/>
    <w:rsid w:val="442742D8"/>
    <w:rsid w:val="442E190D"/>
    <w:rsid w:val="44604183"/>
    <w:rsid w:val="44641089"/>
    <w:rsid w:val="44827761"/>
    <w:rsid w:val="44900792"/>
    <w:rsid w:val="44A75419"/>
    <w:rsid w:val="44D04970"/>
    <w:rsid w:val="44E93466"/>
    <w:rsid w:val="44FF7003"/>
    <w:rsid w:val="451515A3"/>
    <w:rsid w:val="45220181"/>
    <w:rsid w:val="452B6409"/>
    <w:rsid w:val="45330DFA"/>
    <w:rsid w:val="453D2F25"/>
    <w:rsid w:val="453D45D9"/>
    <w:rsid w:val="4540464A"/>
    <w:rsid w:val="454D75BE"/>
    <w:rsid w:val="455362C8"/>
    <w:rsid w:val="455B2A97"/>
    <w:rsid w:val="455C6BD8"/>
    <w:rsid w:val="45717A64"/>
    <w:rsid w:val="457C4AF8"/>
    <w:rsid w:val="459516DD"/>
    <w:rsid w:val="459B4F7E"/>
    <w:rsid w:val="45A35BE1"/>
    <w:rsid w:val="45C344D5"/>
    <w:rsid w:val="45CA13BF"/>
    <w:rsid w:val="45DE7854"/>
    <w:rsid w:val="45F8417E"/>
    <w:rsid w:val="45FC6A73"/>
    <w:rsid w:val="46122BD7"/>
    <w:rsid w:val="461E170B"/>
    <w:rsid w:val="46293B4A"/>
    <w:rsid w:val="463D2F10"/>
    <w:rsid w:val="46500769"/>
    <w:rsid w:val="46911EDD"/>
    <w:rsid w:val="469A3487"/>
    <w:rsid w:val="46B5697F"/>
    <w:rsid w:val="46BB6641"/>
    <w:rsid w:val="46BE6485"/>
    <w:rsid w:val="46C73B51"/>
    <w:rsid w:val="46CB5EB5"/>
    <w:rsid w:val="46D96BA1"/>
    <w:rsid w:val="46DD15C6"/>
    <w:rsid w:val="46F26E20"/>
    <w:rsid w:val="470B4DAF"/>
    <w:rsid w:val="470B71F4"/>
    <w:rsid w:val="4740336B"/>
    <w:rsid w:val="474156B1"/>
    <w:rsid w:val="474B6530"/>
    <w:rsid w:val="47666580"/>
    <w:rsid w:val="478E1476"/>
    <w:rsid w:val="47A120FB"/>
    <w:rsid w:val="47B71E17"/>
    <w:rsid w:val="47C0461A"/>
    <w:rsid w:val="47D44777"/>
    <w:rsid w:val="47D7186A"/>
    <w:rsid w:val="47E26808"/>
    <w:rsid w:val="47FB1D04"/>
    <w:rsid w:val="48030BB8"/>
    <w:rsid w:val="48135B97"/>
    <w:rsid w:val="48403BBB"/>
    <w:rsid w:val="484B4175"/>
    <w:rsid w:val="48537D92"/>
    <w:rsid w:val="4856343D"/>
    <w:rsid w:val="48613938"/>
    <w:rsid w:val="4870256A"/>
    <w:rsid w:val="4871646A"/>
    <w:rsid w:val="487877F8"/>
    <w:rsid w:val="487970CD"/>
    <w:rsid w:val="487F0B87"/>
    <w:rsid w:val="488E53CC"/>
    <w:rsid w:val="489A776F"/>
    <w:rsid w:val="48A4239B"/>
    <w:rsid w:val="48A9465A"/>
    <w:rsid w:val="48C7608A"/>
    <w:rsid w:val="490260FB"/>
    <w:rsid w:val="490628DC"/>
    <w:rsid w:val="490966A2"/>
    <w:rsid w:val="49107A31"/>
    <w:rsid w:val="4911510A"/>
    <w:rsid w:val="495A0CAC"/>
    <w:rsid w:val="49667651"/>
    <w:rsid w:val="49731D6E"/>
    <w:rsid w:val="49885819"/>
    <w:rsid w:val="49905513"/>
    <w:rsid w:val="499254E1"/>
    <w:rsid w:val="49A13C10"/>
    <w:rsid w:val="49A63EF1"/>
    <w:rsid w:val="49A87C69"/>
    <w:rsid w:val="49B0540B"/>
    <w:rsid w:val="49BC1967"/>
    <w:rsid w:val="49D547D7"/>
    <w:rsid w:val="49D942C7"/>
    <w:rsid w:val="49E50E43"/>
    <w:rsid w:val="49F71D7C"/>
    <w:rsid w:val="4A0656A1"/>
    <w:rsid w:val="4A2E2234"/>
    <w:rsid w:val="4A33426B"/>
    <w:rsid w:val="4A570604"/>
    <w:rsid w:val="4A6F6865"/>
    <w:rsid w:val="4A800BE6"/>
    <w:rsid w:val="4A8209EB"/>
    <w:rsid w:val="4A857E4F"/>
    <w:rsid w:val="4AA93C99"/>
    <w:rsid w:val="4AB5720A"/>
    <w:rsid w:val="4AB80380"/>
    <w:rsid w:val="4ACA64AF"/>
    <w:rsid w:val="4ACD18C8"/>
    <w:rsid w:val="4ADE75E4"/>
    <w:rsid w:val="4B0C247A"/>
    <w:rsid w:val="4B335C59"/>
    <w:rsid w:val="4B465D0E"/>
    <w:rsid w:val="4B6B2056"/>
    <w:rsid w:val="4B72359E"/>
    <w:rsid w:val="4B763D8E"/>
    <w:rsid w:val="4B9009B5"/>
    <w:rsid w:val="4B971D44"/>
    <w:rsid w:val="4BB5041C"/>
    <w:rsid w:val="4BB52B12"/>
    <w:rsid w:val="4BB5666E"/>
    <w:rsid w:val="4BBA3C84"/>
    <w:rsid w:val="4BC82845"/>
    <w:rsid w:val="4BCC7B44"/>
    <w:rsid w:val="4BD061D0"/>
    <w:rsid w:val="4BD20FCE"/>
    <w:rsid w:val="4C04492D"/>
    <w:rsid w:val="4C0D2006"/>
    <w:rsid w:val="4C251A45"/>
    <w:rsid w:val="4C39729F"/>
    <w:rsid w:val="4C43011D"/>
    <w:rsid w:val="4C4A325A"/>
    <w:rsid w:val="4C4B0D80"/>
    <w:rsid w:val="4C6439A0"/>
    <w:rsid w:val="4C72455F"/>
    <w:rsid w:val="4C765DFD"/>
    <w:rsid w:val="4C9D15DC"/>
    <w:rsid w:val="4C9E5C65"/>
    <w:rsid w:val="4CB57A95"/>
    <w:rsid w:val="4CD3324F"/>
    <w:rsid w:val="4CE03BBE"/>
    <w:rsid w:val="4CE4139A"/>
    <w:rsid w:val="4CEE381A"/>
    <w:rsid w:val="4D0B0C3B"/>
    <w:rsid w:val="4D0E4AE8"/>
    <w:rsid w:val="4D1879C1"/>
    <w:rsid w:val="4D2526E5"/>
    <w:rsid w:val="4D355CB8"/>
    <w:rsid w:val="4D397559"/>
    <w:rsid w:val="4D447D52"/>
    <w:rsid w:val="4D46301D"/>
    <w:rsid w:val="4D5F4AE3"/>
    <w:rsid w:val="4D633521"/>
    <w:rsid w:val="4D6473B4"/>
    <w:rsid w:val="4D6B16DA"/>
    <w:rsid w:val="4D6C7200"/>
    <w:rsid w:val="4D7A191D"/>
    <w:rsid w:val="4D7D6F47"/>
    <w:rsid w:val="4D814A59"/>
    <w:rsid w:val="4DB0533F"/>
    <w:rsid w:val="4DB43081"/>
    <w:rsid w:val="4DBC1F35"/>
    <w:rsid w:val="4DBF7773"/>
    <w:rsid w:val="4DE1199C"/>
    <w:rsid w:val="4DE778B5"/>
    <w:rsid w:val="4DF47921"/>
    <w:rsid w:val="4E000105"/>
    <w:rsid w:val="4E235B10"/>
    <w:rsid w:val="4E257040"/>
    <w:rsid w:val="4E3C4E24"/>
    <w:rsid w:val="4E3F624E"/>
    <w:rsid w:val="4E54216E"/>
    <w:rsid w:val="4E627FC0"/>
    <w:rsid w:val="4E726A98"/>
    <w:rsid w:val="4E7C3473"/>
    <w:rsid w:val="4E7D65DE"/>
    <w:rsid w:val="4E7E368F"/>
    <w:rsid w:val="4E8C1BF5"/>
    <w:rsid w:val="4E9B7735"/>
    <w:rsid w:val="4EA84268"/>
    <w:rsid w:val="4EB83D64"/>
    <w:rsid w:val="4EB946C7"/>
    <w:rsid w:val="4EC45545"/>
    <w:rsid w:val="4EC92B5C"/>
    <w:rsid w:val="4ED10E29"/>
    <w:rsid w:val="4EE83F59"/>
    <w:rsid w:val="4EFE032C"/>
    <w:rsid w:val="4F1634D1"/>
    <w:rsid w:val="4F294344"/>
    <w:rsid w:val="4F2F6737"/>
    <w:rsid w:val="4F383C04"/>
    <w:rsid w:val="4F394A72"/>
    <w:rsid w:val="4F4B6753"/>
    <w:rsid w:val="4F5A7C58"/>
    <w:rsid w:val="4F6C798B"/>
    <w:rsid w:val="4F7BE0A6"/>
    <w:rsid w:val="4F950C90"/>
    <w:rsid w:val="4FA62E9D"/>
    <w:rsid w:val="4FAC7D88"/>
    <w:rsid w:val="4FAF65FE"/>
    <w:rsid w:val="4FBB7F52"/>
    <w:rsid w:val="4FBC446F"/>
    <w:rsid w:val="50011E81"/>
    <w:rsid w:val="500876B4"/>
    <w:rsid w:val="5012408F"/>
    <w:rsid w:val="501A2F43"/>
    <w:rsid w:val="50373AF5"/>
    <w:rsid w:val="503E30D6"/>
    <w:rsid w:val="50640573"/>
    <w:rsid w:val="508B48B5"/>
    <w:rsid w:val="508E03E4"/>
    <w:rsid w:val="50B16FB4"/>
    <w:rsid w:val="50B25872"/>
    <w:rsid w:val="50B6218B"/>
    <w:rsid w:val="50C7131D"/>
    <w:rsid w:val="50CA6717"/>
    <w:rsid w:val="50CC6933"/>
    <w:rsid w:val="50CD4459"/>
    <w:rsid w:val="50DC48C3"/>
    <w:rsid w:val="50DC71DE"/>
    <w:rsid w:val="50FE5A32"/>
    <w:rsid w:val="51482B1D"/>
    <w:rsid w:val="51735001"/>
    <w:rsid w:val="51B2600F"/>
    <w:rsid w:val="51B953BE"/>
    <w:rsid w:val="51D62B92"/>
    <w:rsid w:val="51E7154B"/>
    <w:rsid w:val="52043EAB"/>
    <w:rsid w:val="521C2FA3"/>
    <w:rsid w:val="523C53F3"/>
    <w:rsid w:val="52410C5B"/>
    <w:rsid w:val="52413B30"/>
    <w:rsid w:val="524C0F43"/>
    <w:rsid w:val="524E5126"/>
    <w:rsid w:val="52635075"/>
    <w:rsid w:val="527A5164"/>
    <w:rsid w:val="52A634A6"/>
    <w:rsid w:val="52FB2297"/>
    <w:rsid w:val="530214BD"/>
    <w:rsid w:val="53070920"/>
    <w:rsid w:val="5325232B"/>
    <w:rsid w:val="5326466C"/>
    <w:rsid w:val="53283BC9"/>
    <w:rsid w:val="532D11DF"/>
    <w:rsid w:val="5345619A"/>
    <w:rsid w:val="535624E4"/>
    <w:rsid w:val="53747EB0"/>
    <w:rsid w:val="537B019D"/>
    <w:rsid w:val="537E328A"/>
    <w:rsid w:val="5398661A"/>
    <w:rsid w:val="539D45B7"/>
    <w:rsid w:val="53CB2ED2"/>
    <w:rsid w:val="53D31D7F"/>
    <w:rsid w:val="53D70F0B"/>
    <w:rsid w:val="53DA3115"/>
    <w:rsid w:val="53E977FC"/>
    <w:rsid w:val="53F266B1"/>
    <w:rsid w:val="540B47E8"/>
    <w:rsid w:val="54131E68"/>
    <w:rsid w:val="543C5B7E"/>
    <w:rsid w:val="54705100"/>
    <w:rsid w:val="54752E3E"/>
    <w:rsid w:val="5498081B"/>
    <w:rsid w:val="54A16231"/>
    <w:rsid w:val="54CA64F2"/>
    <w:rsid w:val="54CB0CB0"/>
    <w:rsid w:val="54D744D3"/>
    <w:rsid w:val="54EB1352"/>
    <w:rsid w:val="54F93A6F"/>
    <w:rsid w:val="55110DB9"/>
    <w:rsid w:val="551E41EB"/>
    <w:rsid w:val="5527198B"/>
    <w:rsid w:val="55372F16"/>
    <w:rsid w:val="553D6434"/>
    <w:rsid w:val="556876AD"/>
    <w:rsid w:val="556E7FB9"/>
    <w:rsid w:val="55757355"/>
    <w:rsid w:val="55801A9A"/>
    <w:rsid w:val="55805F3E"/>
    <w:rsid w:val="55855303"/>
    <w:rsid w:val="55935ADD"/>
    <w:rsid w:val="55B30A26"/>
    <w:rsid w:val="55C62214"/>
    <w:rsid w:val="55C844F0"/>
    <w:rsid w:val="55CC0ABE"/>
    <w:rsid w:val="55E70297"/>
    <w:rsid w:val="56097237"/>
    <w:rsid w:val="56206DD9"/>
    <w:rsid w:val="5651586E"/>
    <w:rsid w:val="56665134"/>
    <w:rsid w:val="56737851"/>
    <w:rsid w:val="56837A94"/>
    <w:rsid w:val="569D1DF4"/>
    <w:rsid w:val="56BC4D54"/>
    <w:rsid w:val="56C360E3"/>
    <w:rsid w:val="56C500AD"/>
    <w:rsid w:val="56CE4A87"/>
    <w:rsid w:val="56F3629C"/>
    <w:rsid w:val="570D735E"/>
    <w:rsid w:val="57116D3B"/>
    <w:rsid w:val="57241AE4"/>
    <w:rsid w:val="57340D8E"/>
    <w:rsid w:val="5737319B"/>
    <w:rsid w:val="578253B1"/>
    <w:rsid w:val="57857983"/>
    <w:rsid w:val="579E3B62"/>
    <w:rsid w:val="57A65A1A"/>
    <w:rsid w:val="57AA72A2"/>
    <w:rsid w:val="57B12A6A"/>
    <w:rsid w:val="57BC7F2C"/>
    <w:rsid w:val="57FD73D2"/>
    <w:rsid w:val="58003366"/>
    <w:rsid w:val="5813309A"/>
    <w:rsid w:val="58150BC0"/>
    <w:rsid w:val="581B1F4E"/>
    <w:rsid w:val="582726A1"/>
    <w:rsid w:val="58313520"/>
    <w:rsid w:val="583C01A1"/>
    <w:rsid w:val="584B2834"/>
    <w:rsid w:val="58523BC2"/>
    <w:rsid w:val="585A2A77"/>
    <w:rsid w:val="58657096"/>
    <w:rsid w:val="5866141B"/>
    <w:rsid w:val="58797D9F"/>
    <w:rsid w:val="587B3CC0"/>
    <w:rsid w:val="58873140"/>
    <w:rsid w:val="58874003"/>
    <w:rsid w:val="588B0E82"/>
    <w:rsid w:val="589870FB"/>
    <w:rsid w:val="589A7317"/>
    <w:rsid w:val="58A75590"/>
    <w:rsid w:val="58BA3B70"/>
    <w:rsid w:val="58D565A1"/>
    <w:rsid w:val="590F3B41"/>
    <w:rsid w:val="591250FF"/>
    <w:rsid w:val="595B07FF"/>
    <w:rsid w:val="599259F8"/>
    <w:rsid w:val="599566BE"/>
    <w:rsid w:val="599A4048"/>
    <w:rsid w:val="59AC44CF"/>
    <w:rsid w:val="59AD4E2E"/>
    <w:rsid w:val="59F32920"/>
    <w:rsid w:val="59F80CCE"/>
    <w:rsid w:val="5A006AF7"/>
    <w:rsid w:val="5A0E3BCE"/>
    <w:rsid w:val="5A0F62F4"/>
    <w:rsid w:val="5A292518"/>
    <w:rsid w:val="5A2C76FB"/>
    <w:rsid w:val="5A3500B1"/>
    <w:rsid w:val="5A6637E0"/>
    <w:rsid w:val="5A691B01"/>
    <w:rsid w:val="5A843DDB"/>
    <w:rsid w:val="5A8A5E5E"/>
    <w:rsid w:val="5A9D6C4B"/>
    <w:rsid w:val="5AC01765"/>
    <w:rsid w:val="5AC266B1"/>
    <w:rsid w:val="5AC62645"/>
    <w:rsid w:val="5AC661A1"/>
    <w:rsid w:val="5AE64A95"/>
    <w:rsid w:val="5B04290E"/>
    <w:rsid w:val="5B0B62AA"/>
    <w:rsid w:val="5B1769FD"/>
    <w:rsid w:val="5B182775"/>
    <w:rsid w:val="5B2630E4"/>
    <w:rsid w:val="5B2B24A8"/>
    <w:rsid w:val="5B3F0E73"/>
    <w:rsid w:val="5B4B204A"/>
    <w:rsid w:val="5B4E1C33"/>
    <w:rsid w:val="5B561967"/>
    <w:rsid w:val="5B5E63DA"/>
    <w:rsid w:val="5B6B0AF7"/>
    <w:rsid w:val="5B7B5177"/>
    <w:rsid w:val="5B841BB9"/>
    <w:rsid w:val="5B902A45"/>
    <w:rsid w:val="5B904A8D"/>
    <w:rsid w:val="5BAA181B"/>
    <w:rsid w:val="5BAF4E87"/>
    <w:rsid w:val="5BC37DF9"/>
    <w:rsid w:val="5BCD355F"/>
    <w:rsid w:val="5BD10E1B"/>
    <w:rsid w:val="5BD668B8"/>
    <w:rsid w:val="5BE014E5"/>
    <w:rsid w:val="5BE31CA9"/>
    <w:rsid w:val="5BED1FD5"/>
    <w:rsid w:val="5BF22FC6"/>
    <w:rsid w:val="5BFF7985"/>
    <w:rsid w:val="5C04696B"/>
    <w:rsid w:val="5C050F4B"/>
    <w:rsid w:val="5C0A47B4"/>
    <w:rsid w:val="5C3F055C"/>
    <w:rsid w:val="5C4551C6"/>
    <w:rsid w:val="5C5679F9"/>
    <w:rsid w:val="5C950521"/>
    <w:rsid w:val="5C966047"/>
    <w:rsid w:val="5CEC3E70"/>
    <w:rsid w:val="5CEE7C31"/>
    <w:rsid w:val="5D330153"/>
    <w:rsid w:val="5D3336CD"/>
    <w:rsid w:val="5D3C274B"/>
    <w:rsid w:val="5D3F223B"/>
    <w:rsid w:val="5D5506FF"/>
    <w:rsid w:val="5D5F28DD"/>
    <w:rsid w:val="5D5FF88D"/>
    <w:rsid w:val="5D647EF4"/>
    <w:rsid w:val="5D6F7499"/>
    <w:rsid w:val="5D795086"/>
    <w:rsid w:val="5D95564D"/>
    <w:rsid w:val="5D985DDC"/>
    <w:rsid w:val="5D9A3915"/>
    <w:rsid w:val="5D9C143B"/>
    <w:rsid w:val="5DAB5B22"/>
    <w:rsid w:val="5DAF177D"/>
    <w:rsid w:val="5DD029A2"/>
    <w:rsid w:val="5DDE7CA6"/>
    <w:rsid w:val="5E0314BA"/>
    <w:rsid w:val="5E070ED0"/>
    <w:rsid w:val="5E0C65C1"/>
    <w:rsid w:val="5E134CE3"/>
    <w:rsid w:val="5E1E4546"/>
    <w:rsid w:val="5E1E62F4"/>
    <w:rsid w:val="5E2F405E"/>
    <w:rsid w:val="5E345B18"/>
    <w:rsid w:val="5E3F2AEF"/>
    <w:rsid w:val="5E467ABB"/>
    <w:rsid w:val="5E6C07E8"/>
    <w:rsid w:val="5E747409"/>
    <w:rsid w:val="5E7A1EB6"/>
    <w:rsid w:val="5E7D3BF7"/>
    <w:rsid w:val="5E8A5706"/>
    <w:rsid w:val="5E9B2CF5"/>
    <w:rsid w:val="5EA70098"/>
    <w:rsid w:val="5EB16A53"/>
    <w:rsid w:val="5EDD1D0C"/>
    <w:rsid w:val="5EF157B7"/>
    <w:rsid w:val="5F3034AF"/>
    <w:rsid w:val="5F386913"/>
    <w:rsid w:val="5F4B3119"/>
    <w:rsid w:val="5F531FCE"/>
    <w:rsid w:val="5F5C0E82"/>
    <w:rsid w:val="5F632E3D"/>
    <w:rsid w:val="5F7E529D"/>
    <w:rsid w:val="5F996A14"/>
    <w:rsid w:val="5F9C1BC7"/>
    <w:rsid w:val="5FA266F3"/>
    <w:rsid w:val="5FC627A0"/>
    <w:rsid w:val="5FCD5B46"/>
    <w:rsid w:val="5FD752FC"/>
    <w:rsid w:val="5FEB66AA"/>
    <w:rsid w:val="5FEE537E"/>
    <w:rsid w:val="5FFF3088"/>
    <w:rsid w:val="60002155"/>
    <w:rsid w:val="601B6F8F"/>
    <w:rsid w:val="602A5424"/>
    <w:rsid w:val="60326087"/>
    <w:rsid w:val="60340051"/>
    <w:rsid w:val="60341DFF"/>
    <w:rsid w:val="604E1113"/>
    <w:rsid w:val="60593614"/>
    <w:rsid w:val="605D1356"/>
    <w:rsid w:val="60705E47"/>
    <w:rsid w:val="60875A6C"/>
    <w:rsid w:val="6089214B"/>
    <w:rsid w:val="60976112"/>
    <w:rsid w:val="60A9459B"/>
    <w:rsid w:val="60AE44EF"/>
    <w:rsid w:val="60BD5461"/>
    <w:rsid w:val="60CE7B5E"/>
    <w:rsid w:val="60D4713E"/>
    <w:rsid w:val="60E23609"/>
    <w:rsid w:val="60F021CA"/>
    <w:rsid w:val="60F82E2D"/>
    <w:rsid w:val="61043970"/>
    <w:rsid w:val="6107563D"/>
    <w:rsid w:val="6110461A"/>
    <w:rsid w:val="611F210B"/>
    <w:rsid w:val="614147D4"/>
    <w:rsid w:val="61643227"/>
    <w:rsid w:val="61706E67"/>
    <w:rsid w:val="617C580C"/>
    <w:rsid w:val="617E77D6"/>
    <w:rsid w:val="617F354E"/>
    <w:rsid w:val="619A3EE4"/>
    <w:rsid w:val="619E09FC"/>
    <w:rsid w:val="619F6539"/>
    <w:rsid w:val="61A15691"/>
    <w:rsid w:val="61D5316E"/>
    <w:rsid w:val="61E6665C"/>
    <w:rsid w:val="61EA6C19"/>
    <w:rsid w:val="61F62E65"/>
    <w:rsid w:val="620A6075"/>
    <w:rsid w:val="620A72BB"/>
    <w:rsid w:val="62161F1A"/>
    <w:rsid w:val="62255EA3"/>
    <w:rsid w:val="62261C1B"/>
    <w:rsid w:val="622C27FA"/>
    <w:rsid w:val="623161EC"/>
    <w:rsid w:val="62316CDE"/>
    <w:rsid w:val="62402CDD"/>
    <w:rsid w:val="62526277"/>
    <w:rsid w:val="626A2299"/>
    <w:rsid w:val="629372B1"/>
    <w:rsid w:val="62A9414F"/>
    <w:rsid w:val="62B04E62"/>
    <w:rsid w:val="62BE3C02"/>
    <w:rsid w:val="62BE62BF"/>
    <w:rsid w:val="62DD22DA"/>
    <w:rsid w:val="62E541D8"/>
    <w:rsid w:val="62F411D9"/>
    <w:rsid w:val="62FF66F4"/>
    <w:rsid w:val="63027670"/>
    <w:rsid w:val="63027F93"/>
    <w:rsid w:val="631C500D"/>
    <w:rsid w:val="631D6B7A"/>
    <w:rsid w:val="632223E3"/>
    <w:rsid w:val="632C14B3"/>
    <w:rsid w:val="63302858"/>
    <w:rsid w:val="6343282D"/>
    <w:rsid w:val="634405AB"/>
    <w:rsid w:val="635D25C2"/>
    <w:rsid w:val="63600BB5"/>
    <w:rsid w:val="637B3DC5"/>
    <w:rsid w:val="6390490C"/>
    <w:rsid w:val="63A96660"/>
    <w:rsid w:val="63AE1EC8"/>
    <w:rsid w:val="63BE65AF"/>
    <w:rsid w:val="63D77671"/>
    <w:rsid w:val="63D970DD"/>
    <w:rsid w:val="63FBC1FC"/>
    <w:rsid w:val="64061766"/>
    <w:rsid w:val="64292B73"/>
    <w:rsid w:val="64343052"/>
    <w:rsid w:val="64412D7B"/>
    <w:rsid w:val="64462101"/>
    <w:rsid w:val="6454481E"/>
    <w:rsid w:val="646B1B68"/>
    <w:rsid w:val="6477675E"/>
    <w:rsid w:val="648B4B84"/>
    <w:rsid w:val="64960891"/>
    <w:rsid w:val="64B4350F"/>
    <w:rsid w:val="64C054B6"/>
    <w:rsid w:val="64C37BF6"/>
    <w:rsid w:val="64C95FDC"/>
    <w:rsid w:val="64EF4547"/>
    <w:rsid w:val="65177F59"/>
    <w:rsid w:val="652F7039"/>
    <w:rsid w:val="65334FAD"/>
    <w:rsid w:val="653528A1"/>
    <w:rsid w:val="65406257"/>
    <w:rsid w:val="65532D27"/>
    <w:rsid w:val="65715652"/>
    <w:rsid w:val="65942C36"/>
    <w:rsid w:val="659B647C"/>
    <w:rsid w:val="65D21085"/>
    <w:rsid w:val="65D77A03"/>
    <w:rsid w:val="661C1EBB"/>
    <w:rsid w:val="6628390D"/>
    <w:rsid w:val="66291CDA"/>
    <w:rsid w:val="662E22FD"/>
    <w:rsid w:val="66770C98"/>
    <w:rsid w:val="668A367F"/>
    <w:rsid w:val="66A31A8D"/>
    <w:rsid w:val="66BD5027"/>
    <w:rsid w:val="66C24C1F"/>
    <w:rsid w:val="66CF4630"/>
    <w:rsid w:val="66D2550E"/>
    <w:rsid w:val="66D81FC8"/>
    <w:rsid w:val="66F66A68"/>
    <w:rsid w:val="670A1B0C"/>
    <w:rsid w:val="671B7875"/>
    <w:rsid w:val="672901E4"/>
    <w:rsid w:val="6729598A"/>
    <w:rsid w:val="674A015A"/>
    <w:rsid w:val="67AB5824"/>
    <w:rsid w:val="67AB6E4B"/>
    <w:rsid w:val="67C73559"/>
    <w:rsid w:val="67DF6AF4"/>
    <w:rsid w:val="67E26F68"/>
    <w:rsid w:val="67F105D6"/>
    <w:rsid w:val="68062F41"/>
    <w:rsid w:val="68437083"/>
    <w:rsid w:val="684D460D"/>
    <w:rsid w:val="685F19E3"/>
    <w:rsid w:val="6882131E"/>
    <w:rsid w:val="68833924"/>
    <w:rsid w:val="68A5554E"/>
    <w:rsid w:val="68C25D56"/>
    <w:rsid w:val="68D91796"/>
    <w:rsid w:val="68FB4EB9"/>
    <w:rsid w:val="68FC1358"/>
    <w:rsid w:val="690305C1"/>
    <w:rsid w:val="690436E5"/>
    <w:rsid w:val="690B08A8"/>
    <w:rsid w:val="691251C6"/>
    <w:rsid w:val="69140A20"/>
    <w:rsid w:val="691427CE"/>
    <w:rsid w:val="69190D6C"/>
    <w:rsid w:val="692769A5"/>
    <w:rsid w:val="69354E2F"/>
    <w:rsid w:val="694035C3"/>
    <w:rsid w:val="695E1C9B"/>
    <w:rsid w:val="696D4DFA"/>
    <w:rsid w:val="696D5485"/>
    <w:rsid w:val="69D1246D"/>
    <w:rsid w:val="69F44AD4"/>
    <w:rsid w:val="6A601595"/>
    <w:rsid w:val="6A7C7B3D"/>
    <w:rsid w:val="6A7F36E9"/>
    <w:rsid w:val="6A8B575C"/>
    <w:rsid w:val="6A922510"/>
    <w:rsid w:val="6A94006A"/>
    <w:rsid w:val="6AC326FD"/>
    <w:rsid w:val="6AD93CCF"/>
    <w:rsid w:val="6AEA5EDC"/>
    <w:rsid w:val="6AFE7E7F"/>
    <w:rsid w:val="6B0B7C00"/>
    <w:rsid w:val="6B2D7B77"/>
    <w:rsid w:val="6B32518D"/>
    <w:rsid w:val="6B690D27"/>
    <w:rsid w:val="6B7B6B34"/>
    <w:rsid w:val="6B931A72"/>
    <w:rsid w:val="6B9419A4"/>
    <w:rsid w:val="6B95409A"/>
    <w:rsid w:val="6BA02A3F"/>
    <w:rsid w:val="6BA70DD8"/>
    <w:rsid w:val="6BD46EF8"/>
    <w:rsid w:val="6BDD73B0"/>
    <w:rsid w:val="6BE23C8A"/>
    <w:rsid w:val="6BF84629"/>
    <w:rsid w:val="6C186A79"/>
    <w:rsid w:val="6C1D7BEB"/>
    <w:rsid w:val="6C20148A"/>
    <w:rsid w:val="6C337F2A"/>
    <w:rsid w:val="6C423AF6"/>
    <w:rsid w:val="6C45193F"/>
    <w:rsid w:val="6C4735C7"/>
    <w:rsid w:val="6C9205D9"/>
    <w:rsid w:val="6C9F78C6"/>
    <w:rsid w:val="6CB25212"/>
    <w:rsid w:val="6CBE317C"/>
    <w:rsid w:val="6CCE4B92"/>
    <w:rsid w:val="6CCE7137"/>
    <w:rsid w:val="6CDF3719"/>
    <w:rsid w:val="6D0A25E7"/>
    <w:rsid w:val="6D357DB9"/>
    <w:rsid w:val="6D392E5B"/>
    <w:rsid w:val="6D4332A9"/>
    <w:rsid w:val="6D4C6CD8"/>
    <w:rsid w:val="6D702546"/>
    <w:rsid w:val="6D73570A"/>
    <w:rsid w:val="6DA34120"/>
    <w:rsid w:val="6DC8455E"/>
    <w:rsid w:val="6E22773B"/>
    <w:rsid w:val="6E345171"/>
    <w:rsid w:val="6E366386"/>
    <w:rsid w:val="6E3E43B6"/>
    <w:rsid w:val="6E496452"/>
    <w:rsid w:val="6E4A5C33"/>
    <w:rsid w:val="6E634F35"/>
    <w:rsid w:val="6E66587A"/>
    <w:rsid w:val="6E6D76CF"/>
    <w:rsid w:val="6E712470"/>
    <w:rsid w:val="6E7F693B"/>
    <w:rsid w:val="6E906D52"/>
    <w:rsid w:val="6EB47614"/>
    <w:rsid w:val="6EB83BFB"/>
    <w:rsid w:val="6EE7DE7B"/>
    <w:rsid w:val="6EE9691A"/>
    <w:rsid w:val="6EF92C3A"/>
    <w:rsid w:val="6F1E7F02"/>
    <w:rsid w:val="6F2A2502"/>
    <w:rsid w:val="6F2E3EBD"/>
    <w:rsid w:val="6F40256E"/>
    <w:rsid w:val="6F5222A2"/>
    <w:rsid w:val="6F5C297F"/>
    <w:rsid w:val="6F677AFE"/>
    <w:rsid w:val="6F6E772B"/>
    <w:rsid w:val="6F96218E"/>
    <w:rsid w:val="6F99373A"/>
    <w:rsid w:val="6FB46AB9"/>
    <w:rsid w:val="6FBB0A5D"/>
    <w:rsid w:val="6FCC3E02"/>
    <w:rsid w:val="6FF2313D"/>
    <w:rsid w:val="6FFD4D9E"/>
    <w:rsid w:val="70001CFE"/>
    <w:rsid w:val="700370F8"/>
    <w:rsid w:val="700514A4"/>
    <w:rsid w:val="701B2694"/>
    <w:rsid w:val="702B4696"/>
    <w:rsid w:val="703561A8"/>
    <w:rsid w:val="7049719B"/>
    <w:rsid w:val="70947EAA"/>
    <w:rsid w:val="70C27F8A"/>
    <w:rsid w:val="70DA7947"/>
    <w:rsid w:val="70E91155"/>
    <w:rsid w:val="70FC4273"/>
    <w:rsid w:val="71076500"/>
    <w:rsid w:val="71235CA4"/>
    <w:rsid w:val="71453E6C"/>
    <w:rsid w:val="71477A4C"/>
    <w:rsid w:val="714874B8"/>
    <w:rsid w:val="71775FF0"/>
    <w:rsid w:val="718F158B"/>
    <w:rsid w:val="71924BD7"/>
    <w:rsid w:val="719721EE"/>
    <w:rsid w:val="71C224FB"/>
    <w:rsid w:val="71C34D91"/>
    <w:rsid w:val="71CD3E62"/>
    <w:rsid w:val="71D36ECE"/>
    <w:rsid w:val="72062ED0"/>
    <w:rsid w:val="72071122"/>
    <w:rsid w:val="72170455"/>
    <w:rsid w:val="72190E55"/>
    <w:rsid w:val="724E6D50"/>
    <w:rsid w:val="7251239D"/>
    <w:rsid w:val="72635AB4"/>
    <w:rsid w:val="72680201"/>
    <w:rsid w:val="72691DDC"/>
    <w:rsid w:val="72693B8A"/>
    <w:rsid w:val="727D3192"/>
    <w:rsid w:val="729B188C"/>
    <w:rsid w:val="72B12F40"/>
    <w:rsid w:val="72B43FA8"/>
    <w:rsid w:val="72B55021"/>
    <w:rsid w:val="72B62B48"/>
    <w:rsid w:val="72BE45FC"/>
    <w:rsid w:val="72CB03A1"/>
    <w:rsid w:val="72CE7B0B"/>
    <w:rsid w:val="72E562CD"/>
    <w:rsid w:val="72E901C2"/>
    <w:rsid w:val="72F80451"/>
    <w:rsid w:val="72FD42D3"/>
    <w:rsid w:val="73104006"/>
    <w:rsid w:val="731068D5"/>
    <w:rsid w:val="731971E5"/>
    <w:rsid w:val="73551592"/>
    <w:rsid w:val="736425A4"/>
    <w:rsid w:val="7366631C"/>
    <w:rsid w:val="73850A93"/>
    <w:rsid w:val="73A66718"/>
    <w:rsid w:val="73B22986"/>
    <w:rsid w:val="73DD4830"/>
    <w:rsid w:val="73E536E4"/>
    <w:rsid w:val="73F120BF"/>
    <w:rsid w:val="73F14A9B"/>
    <w:rsid w:val="74081181"/>
    <w:rsid w:val="742F4960"/>
    <w:rsid w:val="74411A23"/>
    <w:rsid w:val="744C6B36"/>
    <w:rsid w:val="7487654A"/>
    <w:rsid w:val="74890514"/>
    <w:rsid w:val="74CF1C9F"/>
    <w:rsid w:val="74DF0134"/>
    <w:rsid w:val="74ED25E3"/>
    <w:rsid w:val="7502447D"/>
    <w:rsid w:val="75171259"/>
    <w:rsid w:val="75271ADB"/>
    <w:rsid w:val="7545518A"/>
    <w:rsid w:val="75461EAA"/>
    <w:rsid w:val="755503F6"/>
    <w:rsid w:val="75563A14"/>
    <w:rsid w:val="75750A98"/>
    <w:rsid w:val="758B02BC"/>
    <w:rsid w:val="758F65B0"/>
    <w:rsid w:val="759A22AD"/>
    <w:rsid w:val="759D26FD"/>
    <w:rsid w:val="75A47960"/>
    <w:rsid w:val="75BE5F9B"/>
    <w:rsid w:val="75C86E1A"/>
    <w:rsid w:val="75DD366D"/>
    <w:rsid w:val="76073EE8"/>
    <w:rsid w:val="7610256F"/>
    <w:rsid w:val="764E7AF6"/>
    <w:rsid w:val="7650665A"/>
    <w:rsid w:val="765F11C0"/>
    <w:rsid w:val="766D176F"/>
    <w:rsid w:val="76793892"/>
    <w:rsid w:val="76A50F09"/>
    <w:rsid w:val="76B466CC"/>
    <w:rsid w:val="76F22A3C"/>
    <w:rsid w:val="76FD2AF3"/>
    <w:rsid w:val="77004391"/>
    <w:rsid w:val="77104A27"/>
    <w:rsid w:val="77122F9F"/>
    <w:rsid w:val="771C3CE4"/>
    <w:rsid w:val="772431E3"/>
    <w:rsid w:val="772558CB"/>
    <w:rsid w:val="772A07B6"/>
    <w:rsid w:val="773A78A3"/>
    <w:rsid w:val="77440722"/>
    <w:rsid w:val="77495D38"/>
    <w:rsid w:val="77512E3F"/>
    <w:rsid w:val="77531635"/>
    <w:rsid w:val="775A5F60"/>
    <w:rsid w:val="777C610E"/>
    <w:rsid w:val="777E6311"/>
    <w:rsid w:val="777F5BFE"/>
    <w:rsid w:val="7782124A"/>
    <w:rsid w:val="77932D64"/>
    <w:rsid w:val="779419E7"/>
    <w:rsid w:val="77A075CE"/>
    <w:rsid w:val="77B265EF"/>
    <w:rsid w:val="77C17FC5"/>
    <w:rsid w:val="77C4019E"/>
    <w:rsid w:val="77D45F4A"/>
    <w:rsid w:val="77DA2E34"/>
    <w:rsid w:val="77E73412"/>
    <w:rsid w:val="78081C01"/>
    <w:rsid w:val="78267E28"/>
    <w:rsid w:val="787A6C94"/>
    <w:rsid w:val="78833447"/>
    <w:rsid w:val="78B638A1"/>
    <w:rsid w:val="78BD4522"/>
    <w:rsid w:val="79017F9D"/>
    <w:rsid w:val="790B17EE"/>
    <w:rsid w:val="79102FB2"/>
    <w:rsid w:val="7910665E"/>
    <w:rsid w:val="794B223C"/>
    <w:rsid w:val="7968585F"/>
    <w:rsid w:val="796B3962"/>
    <w:rsid w:val="796C5D0E"/>
    <w:rsid w:val="796D46C6"/>
    <w:rsid w:val="797C0647"/>
    <w:rsid w:val="7980311B"/>
    <w:rsid w:val="79872F5D"/>
    <w:rsid w:val="799257FF"/>
    <w:rsid w:val="79A67F5E"/>
    <w:rsid w:val="79AE4579"/>
    <w:rsid w:val="79E752D9"/>
    <w:rsid w:val="79F1109C"/>
    <w:rsid w:val="7A4766A3"/>
    <w:rsid w:val="7A5930F6"/>
    <w:rsid w:val="7A680BCB"/>
    <w:rsid w:val="7A682979"/>
    <w:rsid w:val="7A6D61E2"/>
    <w:rsid w:val="7A6F0106"/>
    <w:rsid w:val="7A726F30"/>
    <w:rsid w:val="7A9756DA"/>
    <w:rsid w:val="7AB001D5"/>
    <w:rsid w:val="7ACD6C80"/>
    <w:rsid w:val="7AF53977"/>
    <w:rsid w:val="7AF64429"/>
    <w:rsid w:val="7B1228E5"/>
    <w:rsid w:val="7B1D5F69"/>
    <w:rsid w:val="7B24133B"/>
    <w:rsid w:val="7B3D5BB4"/>
    <w:rsid w:val="7B687AF3"/>
    <w:rsid w:val="7B6C0D8D"/>
    <w:rsid w:val="7B7F441F"/>
    <w:rsid w:val="7B8657AD"/>
    <w:rsid w:val="7BAD2E45"/>
    <w:rsid w:val="7BB107FA"/>
    <w:rsid w:val="7BD1454E"/>
    <w:rsid w:val="7BDF4EBD"/>
    <w:rsid w:val="7BE939C8"/>
    <w:rsid w:val="7C06069C"/>
    <w:rsid w:val="7C662EE9"/>
    <w:rsid w:val="7C7D5E37"/>
    <w:rsid w:val="7C8A4E29"/>
    <w:rsid w:val="7C947A56"/>
    <w:rsid w:val="7CAB2FF1"/>
    <w:rsid w:val="7CAC1243"/>
    <w:rsid w:val="7CB10C20"/>
    <w:rsid w:val="7CCA16C9"/>
    <w:rsid w:val="7CCD11BA"/>
    <w:rsid w:val="7CD04D2E"/>
    <w:rsid w:val="7D000522"/>
    <w:rsid w:val="7D1A270E"/>
    <w:rsid w:val="7D8E5A65"/>
    <w:rsid w:val="7D905B47"/>
    <w:rsid w:val="7D90672D"/>
    <w:rsid w:val="7D9677FD"/>
    <w:rsid w:val="7DB67480"/>
    <w:rsid w:val="7DB67D66"/>
    <w:rsid w:val="7DBF4FA6"/>
    <w:rsid w:val="7DCC3A49"/>
    <w:rsid w:val="7DDB16B4"/>
    <w:rsid w:val="7DE14F1D"/>
    <w:rsid w:val="7DE97339"/>
    <w:rsid w:val="7DFFD26A"/>
    <w:rsid w:val="7E0E208F"/>
    <w:rsid w:val="7E123B46"/>
    <w:rsid w:val="7E142F7D"/>
    <w:rsid w:val="7E1C3881"/>
    <w:rsid w:val="7E254B3A"/>
    <w:rsid w:val="7E31410C"/>
    <w:rsid w:val="7E3D5ECB"/>
    <w:rsid w:val="7E402F74"/>
    <w:rsid w:val="7E611BB9"/>
    <w:rsid w:val="7EB048EF"/>
    <w:rsid w:val="7EC8333F"/>
    <w:rsid w:val="7ECD3D75"/>
    <w:rsid w:val="7EED169F"/>
    <w:rsid w:val="7EFA053E"/>
    <w:rsid w:val="7F03539B"/>
    <w:rsid w:val="7F043C8F"/>
    <w:rsid w:val="7F3B7298"/>
    <w:rsid w:val="7F3D43D5"/>
    <w:rsid w:val="7F3F62DC"/>
    <w:rsid w:val="7F4734A5"/>
    <w:rsid w:val="7F5D6825"/>
    <w:rsid w:val="7F6F2E34"/>
    <w:rsid w:val="7F857B2A"/>
    <w:rsid w:val="7F993F14"/>
    <w:rsid w:val="7FA91A6A"/>
    <w:rsid w:val="7FE35AA7"/>
    <w:rsid w:val="7FE97E7F"/>
    <w:rsid w:val="7FF60A27"/>
    <w:rsid w:val="7FF6731A"/>
    <w:rsid w:val="7FFA7151"/>
    <w:rsid w:val="8EF56D70"/>
    <w:rsid w:val="A7FE7858"/>
    <w:rsid w:val="ABCFC827"/>
    <w:rsid w:val="BE750718"/>
    <w:rsid w:val="BEC7D196"/>
    <w:rsid w:val="BF36CBAE"/>
    <w:rsid w:val="BFDFF2B5"/>
    <w:rsid w:val="DF3B8342"/>
    <w:rsid w:val="E77DFE0A"/>
    <w:rsid w:val="EFADADC4"/>
    <w:rsid w:val="EFE84C25"/>
    <w:rsid w:val="EFFD89E9"/>
    <w:rsid w:val="F71DEAFA"/>
    <w:rsid w:val="F7BFE290"/>
    <w:rsid w:val="F8FF3F59"/>
    <w:rsid w:val="FC9DB840"/>
    <w:rsid w:val="FEAD4124"/>
    <w:rsid w:val="FEFBFB35"/>
    <w:rsid w:val="FFF808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0"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0" w:name="footnote reference"/>
    <w:lsdException w:qFormat="1" w:uiPriority="0" w:semiHidden="0"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00" w:lineRule="exact"/>
      <w:jc w:val="both"/>
      <w:textAlignment w:val="baseline"/>
    </w:pPr>
    <w:rPr>
      <w:rFonts w:ascii="Times New Roman" w:hAnsi="Times New Roman" w:eastAsia="宋体" w:cs="Times New Roman"/>
      <w:sz w:val="24"/>
      <w:lang w:val="en-US" w:eastAsia="zh-CN" w:bidi="ar-SA"/>
    </w:rPr>
  </w:style>
  <w:style w:type="paragraph" w:styleId="2">
    <w:name w:val="heading 1"/>
    <w:next w:val="3"/>
    <w:link w:val="45"/>
    <w:qFormat/>
    <w:uiPriority w:val="9"/>
    <w:pPr>
      <w:keepNext/>
      <w:keepLines/>
      <w:widowControl w:val="0"/>
      <w:numPr>
        <w:ilvl w:val="0"/>
        <w:numId w:val="1"/>
      </w:numPr>
      <w:adjustRightInd w:val="0"/>
      <w:spacing w:before="100" w:beforeLines="100" w:after="100" w:afterLines="100" w:line="360" w:lineRule="atLeast"/>
      <w:jc w:val="both"/>
      <w:textAlignment w:val="baseline"/>
      <w:outlineLvl w:val="0"/>
    </w:pPr>
    <w:rPr>
      <w:rFonts w:ascii="Times New Roman" w:hAnsi="Times New Roman" w:eastAsia="黑体" w:cs="Times New Roman"/>
      <w:kern w:val="44"/>
      <w:sz w:val="36"/>
      <w:szCs w:val="44"/>
      <w:lang w:val="en-US" w:eastAsia="zh-CN" w:bidi="ar-SA"/>
    </w:rPr>
  </w:style>
  <w:style w:type="paragraph" w:styleId="4">
    <w:name w:val="heading 2"/>
    <w:basedOn w:val="1"/>
    <w:next w:val="1"/>
    <w:link w:val="46"/>
    <w:unhideWhenUsed/>
    <w:qFormat/>
    <w:uiPriority w:val="9"/>
    <w:pPr>
      <w:keepNext/>
      <w:keepLines/>
      <w:numPr>
        <w:ilvl w:val="1"/>
        <w:numId w:val="2"/>
      </w:numPr>
      <w:spacing w:before="260" w:after="260" w:line="416" w:lineRule="auto"/>
      <w:outlineLvl w:val="1"/>
    </w:pPr>
    <w:rPr>
      <w:rFonts w:eastAsia="黑体" w:asciiTheme="majorHAnsi" w:hAnsiTheme="majorHAnsi" w:cstheme="majorBidi"/>
      <w:b/>
      <w:bCs/>
      <w:sz w:val="30"/>
      <w:szCs w:val="32"/>
    </w:rPr>
  </w:style>
  <w:style w:type="paragraph" w:styleId="5">
    <w:name w:val="heading 3"/>
    <w:basedOn w:val="1"/>
    <w:next w:val="1"/>
    <w:link w:val="47"/>
    <w:semiHidden/>
    <w:unhideWhenUsed/>
    <w:qFormat/>
    <w:uiPriority w:val="0"/>
    <w:pPr>
      <w:keepNext/>
      <w:keepLines/>
      <w:spacing w:before="260" w:after="260" w:line="416" w:lineRule="auto"/>
      <w:outlineLvl w:val="2"/>
    </w:pPr>
    <w:rPr>
      <w:b/>
      <w:bCs/>
      <w:sz w:val="32"/>
      <w:szCs w:val="32"/>
    </w:rPr>
  </w:style>
  <w:style w:type="paragraph" w:styleId="6">
    <w:name w:val="heading 4"/>
    <w:basedOn w:val="1"/>
    <w:next w:val="1"/>
    <w:link w:val="48"/>
    <w:semiHidden/>
    <w:unhideWhenUsed/>
    <w:qFormat/>
    <w:uiPriority w:val="9"/>
    <w:pPr>
      <w:keepNext/>
      <w:keepLines/>
      <w:spacing w:before="280" w:after="290" w:line="376" w:lineRule="atLeast"/>
      <w:outlineLvl w:val="3"/>
    </w:pPr>
    <w:rPr>
      <w:rFonts w:asciiTheme="majorHAnsi" w:hAnsiTheme="majorHAnsi" w:eastAsiaTheme="majorEastAsia" w:cstheme="majorBidi"/>
      <w:b/>
      <w:bCs/>
      <w:sz w:val="28"/>
      <w:szCs w:val="28"/>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customStyle="1" w:styleId="3">
    <w:name w:val="各章题序"/>
    <w:link w:val="52"/>
    <w:qFormat/>
    <w:uiPriority w:val="0"/>
    <w:pPr>
      <w:widowControl w:val="0"/>
      <w:adjustRightInd w:val="0"/>
      <w:spacing w:before="100" w:beforeLines="100" w:after="100" w:afterLines="100" w:line="360" w:lineRule="atLeast"/>
      <w:jc w:val="both"/>
      <w:textAlignment w:val="baseline"/>
      <w:outlineLvl w:val="0"/>
    </w:pPr>
    <w:rPr>
      <w:rFonts w:ascii="Times New Roman" w:hAnsi="Times New Roman" w:eastAsia="黑体" w:cs="Times New Roman"/>
      <w:b/>
      <w:bCs/>
      <w:kern w:val="44"/>
      <w:sz w:val="36"/>
      <w:szCs w:val="44"/>
      <w:lang w:val="en-US" w:eastAsia="zh-CN" w:bidi="ar-SA"/>
    </w:rPr>
  </w:style>
  <w:style w:type="paragraph" w:styleId="7">
    <w:name w:val="toc 7"/>
    <w:basedOn w:val="1"/>
    <w:next w:val="1"/>
    <w:autoRedefine/>
    <w:unhideWhenUsed/>
    <w:qFormat/>
    <w:uiPriority w:val="39"/>
    <w:pPr>
      <w:ind w:left="1440"/>
      <w:jc w:val="left"/>
    </w:pPr>
    <w:rPr>
      <w:rFonts w:eastAsiaTheme="minorHAnsi"/>
      <w:sz w:val="18"/>
      <w:szCs w:val="18"/>
    </w:rPr>
  </w:style>
  <w:style w:type="paragraph" w:styleId="8">
    <w:name w:val="caption"/>
    <w:basedOn w:val="1"/>
    <w:next w:val="1"/>
    <w:unhideWhenUsed/>
    <w:qFormat/>
    <w:uiPriority w:val="35"/>
    <w:pPr>
      <w:jc w:val="center"/>
    </w:pPr>
    <w:rPr>
      <w:rFonts w:ascii="黑体" w:hAnsi="黑体" w:eastAsia="黑体" w:cstheme="majorBidi"/>
      <w:sz w:val="21"/>
    </w:rPr>
  </w:style>
  <w:style w:type="paragraph" w:styleId="9">
    <w:name w:val="annotation text"/>
    <w:basedOn w:val="1"/>
    <w:link w:val="71"/>
    <w:unhideWhenUsed/>
    <w:qFormat/>
    <w:uiPriority w:val="0"/>
    <w:pPr>
      <w:jc w:val="left"/>
    </w:pPr>
  </w:style>
  <w:style w:type="paragraph" w:styleId="10">
    <w:name w:val="Body Text"/>
    <w:basedOn w:val="1"/>
    <w:qFormat/>
    <w:uiPriority w:val="1"/>
    <w:pPr>
      <w:widowControl/>
      <w:overflowPunct w:val="0"/>
      <w:textAlignment w:val="auto"/>
    </w:pPr>
    <w:rPr>
      <w:rFonts w:cs="宋体"/>
      <w:szCs w:val="24"/>
      <w:lang w:val="zh-CN" w:bidi="zh-CN"/>
    </w:rPr>
  </w:style>
  <w:style w:type="paragraph" w:styleId="11">
    <w:name w:val="toc 5"/>
    <w:basedOn w:val="1"/>
    <w:next w:val="1"/>
    <w:autoRedefine/>
    <w:unhideWhenUsed/>
    <w:qFormat/>
    <w:uiPriority w:val="39"/>
    <w:pPr>
      <w:ind w:left="960"/>
      <w:jc w:val="left"/>
    </w:pPr>
    <w:rPr>
      <w:rFonts w:eastAsiaTheme="minorHAnsi"/>
      <w:sz w:val="18"/>
      <w:szCs w:val="18"/>
    </w:rPr>
  </w:style>
  <w:style w:type="paragraph" w:styleId="12">
    <w:name w:val="toc 3"/>
    <w:basedOn w:val="1"/>
    <w:next w:val="1"/>
    <w:autoRedefine/>
    <w:unhideWhenUsed/>
    <w:qFormat/>
    <w:uiPriority w:val="39"/>
    <w:pPr>
      <w:ind w:left="480"/>
      <w:jc w:val="left"/>
    </w:pPr>
    <w:rPr>
      <w:iCs/>
    </w:rPr>
  </w:style>
  <w:style w:type="paragraph" w:styleId="13">
    <w:name w:val="Plain Text"/>
    <w:basedOn w:val="1"/>
    <w:link w:val="84"/>
    <w:qFormat/>
    <w:uiPriority w:val="0"/>
    <w:pPr>
      <w:spacing w:line="240" w:lineRule="auto"/>
      <w:ind w:firstLine="200" w:firstLineChars="200"/>
    </w:pPr>
    <w:rPr>
      <w:rFonts w:ascii="宋体" w:hAnsi="Courier New" w:cs="Courier New"/>
      <w:szCs w:val="21"/>
    </w:rPr>
  </w:style>
  <w:style w:type="paragraph" w:styleId="14">
    <w:name w:val="toc 8"/>
    <w:basedOn w:val="1"/>
    <w:next w:val="1"/>
    <w:autoRedefine/>
    <w:unhideWhenUsed/>
    <w:qFormat/>
    <w:uiPriority w:val="39"/>
    <w:pPr>
      <w:ind w:left="1680"/>
      <w:jc w:val="left"/>
    </w:pPr>
    <w:rPr>
      <w:rFonts w:eastAsiaTheme="minorHAnsi"/>
      <w:sz w:val="18"/>
      <w:szCs w:val="18"/>
    </w:rPr>
  </w:style>
  <w:style w:type="paragraph" w:styleId="15">
    <w:name w:val="Date"/>
    <w:basedOn w:val="1"/>
    <w:next w:val="1"/>
    <w:link w:val="83"/>
    <w:semiHidden/>
    <w:unhideWhenUsed/>
    <w:qFormat/>
    <w:uiPriority w:val="99"/>
    <w:pPr>
      <w:ind w:left="100" w:leftChars="2500"/>
    </w:pPr>
  </w:style>
  <w:style w:type="paragraph" w:styleId="16">
    <w:name w:val="endnote text"/>
    <w:basedOn w:val="1"/>
    <w:link w:val="101"/>
    <w:semiHidden/>
    <w:unhideWhenUsed/>
    <w:qFormat/>
    <w:uiPriority w:val="99"/>
    <w:pPr>
      <w:snapToGrid w:val="0"/>
      <w:jc w:val="left"/>
    </w:pPr>
  </w:style>
  <w:style w:type="paragraph" w:styleId="17">
    <w:name w:val="Balloon Text"/>
    <w:basedOn w:val="1"/>
    <w:link w:val="65"/>
    <w:unhideWhenUsed/>
    <w:qFormat/>
    <w:uiPriority w:val="0"/>
    <w:rPr>
      <w:sz w:val="18"/>
      <w:szCs w:val="18"/>
    </w:rPr>
  </w:style>
  <w:style w:type="paragraph" w:styleId="18">
    <w:name w:val="footer"/>
    <w:basedOn w:val="1"/>
    <w:link w:val="50"/>
    <w:unhideWhenUsed/>
    <w:qFormat/>
    <w:uiPriority w:val="0"/>
    <w:pPr>
      <w:tabs>
        <w:tab w:val="center" w:pos="4153"/>
        <w:tab w:val="right" w:pos="8306"/>
      </w:tabs>
      <w:snapToGrid w:val="0"/>
      <w:jc w:val="left"/>
    </w:pPr>
    <w:rPr>
      <w:sz w:val="18"/>
      <w:szCs w:val="18"/>
    </w:rPr>
  </w:style>
  <w:style w:type="paragraph" w:styleId="19">
    <w:name w:val="header"/>
    <w:basedOn w:val="1"/>
    <w:link w:val="49"/>
    <w:unhideWhenUsed/>
    <w:qFormat/>
    <w:uiPriority w:val="0"/>
    <w:pPr>
      <w:pBdr>
        <w:bottom w:val="single" w:color="auto" w:sz="6" w:space="1"/>
      </w:pBdr>
      <w:tabs>
        <w:tab w:val="center" w:pos="4153"/>
        <w:tab w:val="right" w:pos="8306"/>
      </w:tabs>
      <w:snapToGrid w:val="0"/>
      <w:jc w:val="center"/>
    </w:pPr>
    <w:rPr>
      <w:sz w:val="18"/>
      <w:szCs w:val="18"/>
    </w:rPr>
  </w:style>
  <w:style w:type="paragraph" w:styleId="20">
    <w:name w:val="toc 1"/>
    <w:basedOn w:val="1"/>
    <w:next w:val="1"/>
    <w:autoRedefine/>
    <w:unhideWhenUsed/>
    <w:qFormat/>
    <w:uiPriority w:val="39"/>
    <w:pPr>
      <w:tabs>
        <w:tab w:val="right" w:leader="dot" w:pos="9060"/>
      </w:tabs>
      <w:spacing w:before="120" w:after="120"/>
      <w:jc w:val="left"/>
    </w:pPr>
    <w:rPr>
      <w:rFonts w:eastAsia="黑体"/>
      <w:bCs/>
      <w:caps/>
    </w:rPr>
  </w:style>
  <w:style w:type="paragraph" w:styleId="21">
    <w:name w:val="toc 4"/>
    <w:basedOn w:val="1"/>
    <w:next w:val="1"/>
    <w:autoRedefine/>
    <w:unhideWhenUsed/>
    <w:qFormat/>
    <w:uiPriority w:val="39"/>
    <w:pPr>
      <w:ind w:left="720"/>
      <w:jc w:val="left"/>
    </w:pPr>
    <w:rPr>
      <w:rFonts w:eastAsiaTheme="minorHAnsi"/>
      <w:sz w:val="18"/>
      <w:szCs w:val="18"/>
    </w:rPr>
  </w:style>
  <w:style w:type="paragraph" w:styleId="22">
    <w:name w:val="Subtitle"/>
    <w:basedOn w:val="1"/>
    <w:next w:val="1"/>
    <w:link w:val="73"/>
    <w:qFormat/>
    <w:uiPriority w:val="11"/>
    <w:pPr>
      <w:spacing w:before="240" w:after="60" w:line="312" w:lineRule="atLeast"/>
      <w:jc w:val="center"/>
      <w:outlineLvl w:val="1"/>
    </w:pPr>
    <w:rPr>
      <w:rFonts w:asciiTheme="majorHAnsi" w:hAnsiTheme="majorHAnsi" w:cstheme="majorBidi"/>
      <w:b/>
      <w:bCs/>
      <w:kern w:val="28"/>
      <w:sz w:val="32"/>
      <w:szCs w:val="32"/>
    </w:rPr>
  </w:style>
  <w:style w:type="paragraph" w:styleId="23">
    <w:name w:val="footnote text"/>
    <w:basedOn w:val="1"/>
    <w:link w:val="68"/>
    <w:semiHidden/>
    <w:unhideWhenUsed/>
    <w:qFormat/>
    <w:uiPriority w:val="0"/>
    <w:pPr>
      <w:widowControl/>
      <w:spacing w:line="240" w:lineRule="auto"/>
      <w:ind w:firstLine="202"/>
    </w:pPr>
    <w:rPr>
      <w:rFonts w:eastAsiaTheme="minorEastAsia"/>
      <w:sz w:val="16"/>
      <w:szCs w:val="16"/>
      <w:lang w:eastAsia="en-US"/>
    </w:rPr>
  </w:style>
  <w:style w:type="paragraph" w:styleId="24">
    <w:name w:val="toc 6"/>
    <w:basedOn w:val="1"/>
    <w:next w:val="1"/>
    <w:autoRedefine/>
    <w:unhideWhenUsed/>
    <w:qFormat/>
    <w:uiPriority w:val="39"/>
    <w:pPr>
      <w:ind w:left="1200"/>
      <w:jc w:val="left"/>
    </w:pPr>
    <w:rPr>
      <w:rFonts w:eastAsiaTheme="minorHAnsi"/>
      <w:sz w:val="18"/>
      <w:szCs w:val="18"/>
    </w:rPr>
  </w:style>
  <w:style w:type="paragraph" w:styleId="25">
    <w:name w:val="table of figures"/>
    <w:basedOn w:val="1"/>
    <w:next w:val="1"/>
    <w:unhideWhenUsed/>
    <w:qFormat/>
    <w:uiPriority w:val="99"/>
    <w:pPr>
      <w:framePr w:wrap="notBeside" w:vAnchor="text" w:hAnchor="text" w:y="1"/>
      <w:spacing w:line="240" w:lineRule="auto"/>
    </w:pPr>
  </w:style>
  <w:style w:type="paragraph" w:styleId="26">
    <w:name w:val="toc 2"/>
    <w:basedOn w:val="1"/>
    <w:next w:val="1"/>
    <w:autoRedefine/>
    <w:unhideWhenUsed/>
    <w:qFormat/>
    <w:uiPriority w:val="39"/>
    <w:pPr>
      <w:tabs>
        <w:tab w:val="right" w:leader="dot" w:pos="9060"/>
      </w:tabs>
      <w:ind w:left="240"/>
      <w:jc w:val="left"/>
    </w:pPr>
    <w:rPr>
      <w:smallCaps/>
    </w:rPr>
  </w:style>
  <w:style w:type="paragraph" w:styleId="27">
    <w:name w:val="toc 9"/>
    <w:basedOn w:val="1"/>
    <w:next w:val="1"/>
    <w:autoRedefine/>
    <w:unhideWhenUsed/>
    <w:qFormat/>
    <w:uiPriority w:val="39"/>
    <w:pPr>
      <w:ind w:left="1920"/>
      <w:jc w:val="left"/>
    </w:pPr>
    <w:rPr>
      <w:rFonts w:eastAsiaTheme="minorHAnsi"/>
      <w:sz w:val="18"/>
      <w:szCs w:val="18"/>
    </w:rPr>
  </w:style>
  <w:style w:type="paragraph" w:styleId="2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szCs w:val="24"/>
    </w:rPr>
  </w:style>
  <w:style w:type="paragraph" w:styleId="29">
    <w:name w:val="Normal (Web)"/>
    <w:basedOn w:val="1"/>
    <w:qFormat/>
    <w:uiPriority w:val="99"/>
    <w:pPr>
      <w:spacing w:beforeAutospacing="1" w:afterAutospacing="1" w:line="240" w:lineRule="auto"/>
      <w:jc w:val="left"/>
    </w:pPr>
    <w:rPr>
      <w:rFonts w:asciiTheme="minorHAnsi" w:hAnsiTheme="minorHAnsi" w:eastAsiaTheme="minorEastAsia"/>
      <w:szCs w:val="24"/>
    </w:rPr>
  </w:style>
  <w:style w:type="paragraph" w:styleId="30">
    <w:name w:val="Title"/>
    <w:basedOn w:val="1"/>
    <w:next w:val="1"/>
    <w:link w:val="85"/>
    <w:qFormat/>
    <w:uiPriority w:val="10"/>
    <w:pPr>
      <w:spacing w:before="240" w:after="60" w:line="240" w:lineRule="auto"/>
      <w:ind w:firstLine="200" w:firstLineChars="200"/>
      <w:jc w:val="center"/>
      <w:outlineLvl w:val="0"/>
    </w:pPr>
    <w:rPr>
      <w:rFonts w:asciiTheme="majorHAnsi" w:hAnsiTheme="majorHAnsi" w:cstheme="majorBidi"/>
      <w:b/>
      <w:bCs/>
      <w:sz w:val="32"/>
      <w:szCs w:val="32"/>
    </w:rPr>
  </w:style>
  <w:style w:type="paragraph" w:styleId="31">
    <w:name w:val="annotation subject"/>
    <w:basedOn w:val="9"/>
    <w:next w:val="9"/>
    <w:link w:val="72"/>
    <w:unhideWhenUsed/>
    <w:qFormat/>
    <w:uiPriority w:val="0"/>
    <w:rPr>
      <w:b/>
      <w:bCs/>
    </w:rPr>
  </w:style>
  <w:style w:type="table" w:styleId="33">
    <w:name w:val="Table Grid"/>
    <w:basedOn w:val="3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22"/>
    <w:rPr>
      <w:b/>
    </w:rPr>
  </w:style>
  <w:style w:type="character" w:styleId="36">
    <w:name w:val="endnote reference"/>
    <w:basedOn w:val="34"/>
    <w:semiHidden/>
    <w:unhideWhenUsed/>
    <w:qFormat/>
    <w:uiPriority w:val="99"/>
    <w:rPr>
      <w:rFonts w:ascii="Times New Roman" w:hAnsi="Times New Roman" w:eastAsia="宋体"/>
      <w:sz w:val="24"/>
      <w:szCs w:val="24"/>
      <w:vertAlign w:val="superscript"/>
    </w:rPr>
  </w:style>
  <w:style w:type="character" w:styleId="37">
    <w:name w:val="page number"/>
    <w:basedOn w:val="34"/>
    <w:qFormat/>
    <w:uiPriority w:val="0"/>
  </w:style>
  <w:style w:type="character" w:styleId="38">
    <w:name w:val="FollowedHyperlink"/>
    <w:basedOn w:val="34"/>
    <w:semiHidden/>
    <w:unhideWhenUsed/>
    <w:qFormat/>
    <w:uiPriority w:val="99"/>
    <w:rPr>
      <w:color w:val="954F72" w:themeColor="followedHyperlink"/>
      <w:u w:val="single"/>
      <w14:textFill>
        <w14:solidFill>
          <w14:schemeClr w14:val="folHlink"/>
        </w14:solidFill>
      </w14:textFill>
    </w:rPr>
  </w:style>
  <w:style w:type="character" w:styleId="39">
    <w:name w:val="Emphasis"/>
    <w:basedOn w:val="34"/>
    <w:qFormat/>
    <w:uiPriority w:val="20"/>
    <w:rPr>
      <w:i/>
      <w:iCs/>
    </w:rPr>
  </w:style>
  <w:style w:type="character" w:styleId="40">
    <w:name w:val="Hyperlink"/>
    <w:basedOn w:val="34"/>
    <w:unhideWhenUsed/>
    <w:qFormat/>
    <w:uiPriority w:val="99"/>
    <w:rPr>
      <w:color w:val="0563C1" w:themeColor="hyperlink"/>
      <w:u w:val="single"/>
      <w14:textFill>
        <w14:solidFill>
          <w14:schemeClr w14:val="hlink"/>
        </w14:solidFill>
      </w14:textFill>
    </w:rPr>
  </w:style>
  <w:style w:type="character" w:styleId="41">
    <w:name w:val="HTML Code"/>
    <w:basedOn w:val="34"/>
    <w:semiHidden/>
    <w:unhideWhenUsed/>
    <w:qFormat/>
    <w:uiPriority w:val="99"/>
    <w:rPr>
      <w:rFonts w:ascii="宋体" w:hAnsi="宋体" w:eastAsia="宋体" w:cs="宋体"/>
      <w:sz w:val="24"/>
      <w:szCs w:val="24"/>
    </w:rPr>
  </w:style>
  <w:style w:type="character" w:styleId="42">
    <w:name w:val="annotation reference"/>
    <w:basedOn w:val="34"/>
    <w:unhideWhenUsed/>
    <w:qFormat/>
    <w:uiPriority w:val="0"/>
    <w:rPr>
      <w:sz w:val="21"/>
      <w:szCs w:val="21"/>
    </w:rPr>
  </w:style>
  <w:style w:type="character" w:styleId="43">
    <w:name w:val="footnote reference"/>
    <w:basedOn w:val="34"/>
    <w:semiHidden/>
    <w:unhideWhenUsed/>
    <w:qFormat/>
    <w:uiPriority w:val="0"/>
    <w:rPr>
      <w:position w:val="0"/>
      <w:vertAlign w:val="superscript"/>
    </w:rPr>
  </w:style>
  <w:style w:type="paragraph" w:customStyle="1" w:styleId="44">
    <w:name w:val="公式"/>
    <w:basedOn w:val="1"/>
    <w:link w:val="66"/>
    <w:qFormat/>
    <w:uiPriority w:val="0"/>
    <w:pPr>
      <w:widowControl/>
      <w:tabs>
        <w:tab w:val="center" w:pos="4403"/>
        <w:tab w:val="right" w:pos="9065"/>
      </w:tabs>
      <w:overflowPunct w:val="0"/>
      <w:autoSpaceDE w:val="0"/>
      <w:autoSpaceDN w:val="0"/>
      <w:snapToGrid w:val="0"/>
      <w:spacing w:before="50" w:beforeLines="50" w:after="50" w:afterLines="50" w:line="240" w:lineRule="atLeast"/>
    </w:pPr>
    <w:rPr>
      <w:rFonts w:eastAsia="Times New Roman"/>
    </w:rPr>
  </w:style>
  <w:style w:type="character" w:customStyle="1" w:styleId="45">
    <w:name w:val="标题 1 字符"/>
    <w:basedOn w:val="34"/>
    <w:link w:val="2"/>
    <w:qFormat/>
    <w:uiPriority w:val="9"/>
    <w:rPr>
      <w:rFonts w:ascii="Times New Roman" w:hAnsi="Times New Roman" w:eastAsia="黑体"/>
      <w:kern w:val="44"/>
      <w:sz w:val="36"/>
      <w:szCs w:val="44"/>
    </w:rPr>
  </w:style>
  <w:style w:type="character" w:customStyle="1" w:styleId="46">
    <w:name w:val="标题 2 字符"/>
    <w:basedOn w:val="34"/>
    <w:link w:val="4"/>
    <w:qFormat/>
    <w:uiPriority w:val="9"/>
    <w:rPr>
      <w:rFonts w:eastAsia="黑体" w:asciiTheme="majorHAnsi" w:hAnsiTheme="majorHAnsi" w:cstheme="majorBidi"/>
      <w:b/>
      <w:bCs/>
      <w:sz w:val="30"/>
      <w:szCs w:val="32"/>
    </w:rPr>
  </w:style>
  <w:style w:type="character" w:customStyle="1" w:styleId="47">
    <w:name w:val="标题 3 字符"/>
    <w:basedOn w:val="34"/>
    <w:link w:val="5"/>
    <w:semiHidden/>
    <w:qFormat/>
    <w:uiPriority w:val="0"/>
    <w:rPr>
      <w:rFonts w:ascii="Times New Roman" w:hAnsi="Times New Roman" w:eastAsia="宋体"/>
      <w:b/>
      <w:bCs/>
      <w:sz w:val="32"/>
      <w:szCs w:val="32"/>
    </w:rPr>
  </w:style>
  <w:style w:type="character" w:customStyle="1" w:styleId="48">
    <w:name w:val="标题 4 字符"/>
    <w:basedOn w:val="34"/>
    <w:link w:val="6"/>
    <w:semiHidden/>
    <w:qFormat/>
    <w:uiPriority w:val="9"/>
    <w:rPr>
      <w:rFonts w:asciiTheme="majorHAnsi" w:hAnsiTheme="majorHAnsi" w:eastAsiaTheme="majorEastAsia" w:cstheme="majorBidi"/>
      <w:b/>
      <w:bCs/>
      <w:sz w:val="28"/>
      <w:szCs w:val="28"/>
    </w:rPr>
  </w:style>
  <w:style w:type="character" w:customStyle="1" w:styleId="49">
    <w:name w:val="页眉 字符"/>
    <w:basedOn w:val="34"/>
    <w:link w:val="19"/>
    <w:qFormat/>
    <w:uiPriority w:val="0"/>
    <w:rPr>
      <w:rFonts w:ascii="Times New Roman" w:hAnsi="Times New Roman" w:eastAsia="宋体"/>
      <w:sz w:val="18"/>
      <w:szCs w:val="18"/>
    </w:rPr>
  </w:style>
  <w:style w:type="character" w:customStyle="1" w:styleId="50">
    <w:name w:val="页脚 字符"/>
    <w:basedOn w:val="34"/>
    <w:link w:val="18"/>
    <w:qFormat/>
    <w:uiPriority w:val="0"/>
    <w:rPr>
      <w:rFonts w:ascii="Times New Roman" w:hAnsi="Times New Roman" w:eastAsia="宋体"/>
      <w:sz w:val="18"/>
      <w:szCs w:val="18"/>
    </w:rPr>
  </w:style>
  <w:style w:type="paragraph" w:customStyle="1" w:styleId="51">
    <w:name w:val="节一级题序"/>
    <w:link w:val="54"/>
    <w:qFormat/>
    <w:uiPriority w:val="0"/>
    <w:pPr>
      <w:widowControl w:val="0"/>
      <w:adjustRightInd w:val="0"/>
      <w:spacing w:before="240" w:after="240" w:line="360" w:lineRule="atLeast"/>
      <w:jc w:val="both"/>
      <w:textAlignment w:val="baseline"/>
      <w:outlineLvl w:val="1"/>
    </w:pPr>
    <w:rPr>
      <w:rFonts w:ascii="Times New Roman" w:hAnsi="Times New Roman" w:eastAsia="黑体" w:cs="Times New Roman"/>
      <w:bCs/>
      <w:kern w:val="44"/>
      <w:sz w:val="30"/>
      <w:szCs w:val="44"/>
      <w:lang w:val="en-US" w:eastAsia="zh-CN" w:bidi="ar-SA"/>
    </w:rPr>
  </w:style>
  <w:style w:type="character" w:customStyle="1" w:styleId="52">
    <w:name w:val="各章题序 字符"/>
    <w:basedOn w:val="45"/>
    <w:link w:val="3"/>
    <w:qFormat/>
    <w:uiPriority w:val="0"/>
    <w:rPr>
      <w:rFonts w:ascii="Times New Roman" w:hAnsi="Times New Roman" w:eastAsia="黑体"/>
      <w:b/>
      <w:bCs/>
      <w:kern w:val="44"/>
      <w:sz w:val="36"/>
      <w:szCs w:val="44"/>
    </w:rPr>
  </w:style>
  <w:style w:type="paragraph" w:customStyle="1" w:styleId="53">
    <w:name w:val="节二级题序"/>
    <w:link w:val="56"/>
    <w:qFormat/>
    <w:uiPriority w:val="0"/>
    <w:pPr>
      <w:widowControl w:val="0"/>
      <w:adjustRightInd w:val="0"/>
      <w:spacing w:before="120" w:after="120" w:line="360" w:lineRule="atLeast"/>
      <w:jc w:val="both"/>
      <w:textAlignment w:val="baseline"/>
      <w:outlineLvl w:val="2"/>
    </w:pPr>
    <w:rPr>
      <w:rFonts w:ascii="Times New Roman" w:hAnsi="Times New Roman" w:eastAsia="黑体" w:cs="Times New Roman"/>
      <w:bCs/>
      <w:kern w:val="44"/>
      <w:sz w:val="28"/>
      <w:szCs w:val="44"/>
      <w:lang w:val="en-US" w:eastAsia="zh-CN" w:bidi="ar-SA"/>
    </w:rPr>
  </w:style>
  <w:style w:type="character" w:customStyle="1" w:styleId="54">
    <w:name w:val="节一级题序 字符"/>
    <w:basedOn w:val="52"/>
    <w:link w:val="51"/>
    <w:qFormat/>
    <w:uiPriority w:val="0"/>
    <w:rPr>
      <w:rFonts w:ascii="Times New Roman" w:hAnsi="Times New Roman" w:eastAsia="黑体"/>
      <w:b w:val="0"/>
      <w:kern w:val="44"/>
      <w:sz w:val="30"/>
      <w:szCs w:val="44"/>
    </w:rPr>
  </w:style>
  <w:style w:type="paragraph" w:customStyle="1" w:styleId="55">
    <w:name w:val="节三级题序"/>
    <w:link w:val="58"/>
    <w:qFormat/>
    <w:uiPriority w:val="0"/>
    <w:pPr>
      <w:widowControl w:val="0"/>
      <w:adjustRightInd w:val="0"/>
      <w:spacing w:before="120" w:after="120" w:line="360" w:lineRule="atLeast"/>
      <w:jc w:val="both"/>
      <w:textAlignment w:val="baseline"/>
      <w:outlineLvl w:val="3"/>
    </w:pPr>
    <w:rPr>
      <w:rFonts w:ascii="Times New Roman" w:hAnsi="Times New Roman" w:eastAsia="黑体" w:cs="Times New Roman"/>
      <w:bCs/>
      <w:kern w:val="44"/>
      <w:sz w:val="24"/>
      <w:szCs w:val="44"/>
      <w:lang w:val="en-US" w:eastAsia="zh-CN" w:bidi="ar-SA"/>
    </w:rPr>
  </w:style>
  <w:style w:type="character" w:customStyle="1" w:styleId="56">
    <w:name w:val="节二级题序 字符"/>
    <w:basedOn w:val="34"/>
    <w:link w:val="53"/>
    <w:qFormat/>
    <w:uiPriority w:val="0"/>
    <w:rPr>
      <w:rFonts w:ascii="Times New Roman" w:hAnsi="Times New Roman" w:eastAsia="黑体"/>
      <w:bCs/>
      <w:kern w:val="44"/>
      <w:sz w:val="28"/>
      <w:szCs w:val="44"/>
    </w:rPr>
  </w:style>
  <w:style w:type="paragraph" w:customStyle="1" w:styleId="57">
    <w:name w:val="论文正文"/>
    <w:link w:val="60"/>
    <w:qFormat/>
    <w:uiPriority w:val="0"/>
    <w:pPr>
      <w:widowControl w:val="0"/>
      <w:adjustRightInd w:val="0"/>
      <w:snapToGrid w:val="0"/>
      <w:spacing w:line="400" w:lineRule="exact"/>
      <w:jc w:val="both"/>
      <w:textAlignment w:val="baseline"/>
    </w:pPr>
    <w:rPr>
      <w:rFonts w:ascii="Times New Roman" w:hAnsi="Times New Roman" w:eastAsia="宋体" w:cs="Times New Roman"/>
      <w:bCs/>
      <w:kern w:val="44"/>
      <w:sz w:val="24"/>
      <w:szCs w:val="44"/>
      <w:lang w:val="en-US" w:eastAsia="zh-CN" w:bidi="ar-SA"/>
    </w:rPr>
  </w:style>
  <w:style w:type="character" w:customStyle="1" w:styleId="58">
    <w:name w:val="节三级题序 字符"/>
    <w:basedOn w:val="34"/>
    <w:link w:val="55"/>
    <w:qFormat/>
    <w:uiPriority w:val="0"/>
    <w:rPr>
      <w:rFonts w:ascii="Times New Roman" w:hAnsi="Times New Roman" w:eastAsia="黑体"/>
      <w:bCs/>
      <w:kern w:val="44"/>
      <w:sz w:val="24"/>
      <w:szCs w:val="44"/>
    </w:rPr>
  </w:style>
  <w:style w:type="paragraph" w:customStyle="1" w:styleId="59">
    <w:name w:val="论文页眉"/>
    <w:link w:val="62"/>
    <w:qFormat/>
    <w:uiPriority w:val="0"/>
    <w:pPr>
      <w:widowControl w:val="0"/>
      <w:adjustRightInd w:val="0"/>
      <w:spacing w:line="360" w:lineRule="atLeast"/>
      <w:jc w:val="both"/>
      <w:textAlignment w:val="baseline"/>
    </w:pPr>
    <w:rPr>
      <w:rFonts w:ascii="Times New Roman" w:hAnsi="Times New Roman" w:eastAsia="宋体" w:cs="Times New Roman"/>
      <w:bCs/>
      <w:kern w:val="44"/>
      <w:sz w:val="18"/>
      <w:szCs w:val="44"/>
      <w:lang w:val="en-US" w:eastAsia="zh-CN" w:bidi="ar-SA"/>
    </w:rPr>
  </w:style>
  <w:style w:type="character" w:customStyle="1" w:styleId="60">
    <w:name w:val="论文正文 字符"/>
    <w:basedOn w:val="34"/>
    <w:link w:val="57"/>
    <w:qFormat/>
    <w:uiPriority w:val="0"/>
    <w:rPr>
      <w:rFonts w:ascii="Times New Roman" w:hAnsi="Times New Roman" w:eastAsia="宋体"/>
      <w:bCs/>
      <w:kern w:val="44"/>
      <w:sz w:val="24"/>
      <w:szCs w:val="44"/>
    </w:rPr>
  </w:style>
  <w:style w:type="paragraph" w:customStyle="1" w:styleId="61">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bCs/>
      <w:color w:val="2F5597" w:themeColor="accent1" w:themeShade="BF"/>
      <w:kern w:val="0"/>
      <w:sz w:val="32"/>
      <w:szCs w:val="32"/>
    </w:rPr>
  </w:style>
  <w:style w:type="character" w:customStyle="1" w:styleId="62">
    <w:name w:val="论文页眉 字符"/>
    <w:basedOn w:val="34"/>
    <w:link w:val="59"/>
    <w:qFormat/>
    <w:uiPriority w:val="0"/>
    <w:rPr>
      <w:rFonts w:eastAsia="宋体"/>
      <w:bCs/>
      <w:kern w:val="44"/>
      <w:sz w:val="18"/>
      <w:szCs w:val="44"/>
    </w:rPr>
  </w:style>
  <w:style w:type="paragraph" w:styleId="63">
    <w:name w:val="List Paragraph"/>
    <w:basedOn w:val="1"/>
    <w:qFormat/>
    <w:uiPriority w:val="99"/>
    <w:pPr>
      <w:ind w:firstLine="420" w:firstLineChars="200"/>
    </w:pPr>
    <w:rPr>
      <w:rFonts w:eastAsiaTheme="minorEastAsia"/>
      <w:sz w:val="21"/>
    </w:rPr>
  </w:style>
  <w:style w:type="character" w:styleId="64">
    <w:name w:val="Placeholder Text"/>
    <w:basedOn w:val="34"/>
    <w:semiHidden/>
    <w:qFormat/>
    <w:uiPriority w:val="99"/>
    <w:rPr>
      <w:color w:val="808080"/>
    </w:rPr>
  </w:style>
  <w:style w:type="character" w:customStyle="1" w:styleId="65">
    <w:name w:val="批注框文本 字符"/>
    <w:basedOn w:val="34"/>
    <w:link w:val="17"/>
    <w:qFormat/>
    <w:uiPriority w:val="0"/>
    <w:rPr>
      <w:rFonts w:ascii="Times New Roman" w:hAnsi="Times New Roman" w:eastAsia="宋体"/>
      <w:sz w:val="18"/>
      <w:szCs w:val="18"/>
    </w:rPr>
  </w:style>
  <w:style w:type="character" w:customStyle="1" w:styleId="66">
    <w:name w:val="公式 Char"/>
    <w:basedOn w:val="34"/>
    <w:link w:val="44"/>
    <w:qFormat/>
    <w:uiPriority w:val="0"/>
    <w:rPr>
      <w:rFonts w:ascii="Times New Roman" w:hAnsi="Times New Roman" w:eastAsia="Times New Roman" w:cs="Times New Roman"/>
      <w:kern w:val="0"/>
      <w:sz w:val="24"/>
      <w:szCs w:val="20"/>
    </w:rPr>
  </w:style>
  <w:style w:type="paragraph" w:customStyle="1" w:styleId="67">
    <w:name w:val="Text"/>
    <w:basedOn w:val="1"/>
    <w:qFormat/>
    <w:uiPriority w:val="0"/>
    <w:pPr>
      <w:spacing w:line="252" w:lineRule="auto"/>
      <w:ind w:firstLine="202"/>
    </w:pPr>
    <w:rPr>
      <w:rFonts w:eastAsiaTheme="minorEastAsia"/>
      <w:sz w:val="20"/>
      <w:lang w:eastAsia="en-US"/>
    </w:rPr>
  </w:style>
  <w:style w:type="character" w:customStyle="1" w:styleId="68">
    <w:name w:val="脚注文本 字符"/>
    <w:basedOn w:val="34"/>
    <w:link w:val="23"/>
    <w:semiHidden/>
    <w:qFormat/>
    <w:uiPriority w:val="0"/>
    <w:rPr>
      <w:rFonts w:ascii="Times New Roman" w:hAnsi="Times New Roman" w:cs="Times New Roman"/>
      <w:kern w:val="0"/>
      <w:sz w:val="16"/>
      <w:szCs w:val="16"/>
      <w:lang w:eastAsia="en-US"/>
    </w:rPr>
  </w:style>
  <w:style w:type="character" w:customStyle="1" w:styleId="69">
    <w:name w:val="p1a Char"/>
    <w:basedOn w:val="34"/>
    <w:link w:val="70"/>
    <w:qFormat/>
    <w:locked/>
    <w:uiPriority w:val="0"/>
    <w:rPr>
      <w:rFonts w:ascii="Times New Roman" w:hAnsi="Times New Roman" w:eastAsia="Times New Roman" w:cs="Times New Roman"/>
      <w:lang w:eastAsia="en-US"/>
    </w:rPr>
  </w:style>
  <w:style w:type="paragraph" w:customStyle="1" w:styleId="70">
    <w:name w:val="p1a"/>
    <w:basedOn w:val="1"/>
    <w:next w:val="1"/>
    <w:link w:val="69"/>
    <w:qFormat/>
    <w:uiPriority w:val="0"/>
    <w:pPr>
      <w:widowControl/>
      <w:overflowPunct w:val="0"/>
      <w:autoSpaceDE w:val="0"/>
      <w:autoSpaceDN w:val="0"/>
      <w:spacing w:line="240" w:lineRule="atLeast"/>
    </w:pPr>
    <w:rPr>
      <w:rFonts w:eastAsia="Times New Roman"/>
      <w:sz w:val="21"/>
      <w:lang w:eastAsia="en-US"/>
    </w:rPr>
  </w:style>
  <w:style w:type="character" w:customStyle="1" w:styleId="71">
    <w:name w:val="批注文字 字符"/>
    <w:basedOn w:val="34"/>
    <w:link w:val="9"/>
    <w:qFormat/>
    <w:uiPriority w:val="0"/>
    <w:rPr>
      <w:rFonts w:ascii="Times New Roman" w:hAnsi="Times New Roman" w:eastAsia="宋体"/>
      <w:sz w:val="24"/>
    </w:rPr>
  </w:style>
  <w:style w:type="character" w:customStyle="1" w:styleId="72">
    <w:name w:val="批注主题 字符"/>
    <w:basedOn w:val="71"/>
    <w:link w:val="31"/>
    <w:qFormat/>
    <w:uiPriority w:val="0"/>
    <w:rPr>
      <w:rFonts w:ascii="Times New Roman" w:hAnsi="Times New Roman" w:eastAsia="宋体"/>
      <w:b/>
      <w:bCs/>
      <w:sz w:val="24"/>
    </w:rPr>
  </w:style>
  <w:style w:type="character" w:customStyle="1" w:styleId="73">
    <w:name w:val="副标题 字符"/>
    <w:basedOn w:val="34"/>
    <w:link w:val="22"/>
    <w:qFormat/>
    <w:uiPriority w:val="11"/>
    <w:rPr>
      <w:rFonts w:eastAsia="宋体" w:asciiTheme="majorHAnsi" w:hAnsiTheme="majorHAnsi" w:cstheme="majorBidi"/>
      <w:b/>
      <w:bCs/>
      <w:kern w:val="28"/>
      <w:sz w:val="32"/>
      <w:szCs w:val="32"/>
    </w:rPr>
  </w:style>
  <w:style w:type="character" w:customStyle="1" w:styleId="74">
    <w:name w:val="论文正文 Char"/>
    <w:basedOn w:val="34"/>
    <w:qFormat/>
    <w:uiPriority w:val="0"/>
    <w:rPr>
      <w:kern w:val="2"/>
      <w:sz w:val="24"/>
      <w:szCs w:val="24"/>
    </w:rPr>
  </w:style>
  <w:style w:type="paragraph" w:customStyle="1" w:styleId="75">
    <w:name w:val="公式排序"/>
    <w:basedOn w:val="1"/>
    <w:next w:val="1"/>
    <w:qFormat/>
    <w:uiPriority w:val="0"/>
    <w:pPr>
      <w:tabs>
        <w:tab w:val="center" w:pos="4080"/>
        <w:tab w:val="center" w:pos="8400"/>
      </w:tabs>
      <w:spacing w:line="360" w:lineRule="auto"/>
      <w:textAlignment w:val="center"/>
    </w:pPr>
    <w:rPr>
      <w:rFonts w:eastAsiaTheme="minorEastAsia"/>
      <w:szCs w:val="24"/>
    </w:rPr>
  </w:style>
  <w:style w:type="paragraph" w:styleId="76">
    <w:name w:val="No Spacing"/>
    <w:qFormat/>
    <w:uiPriority w:val="1"/>
    <w:pPr>
      <w:widowControl w:val="0"/>
      <w:adjustRightInd w:val="0"/>
      <w:spacing w:line="360" w:lineRule="atLeast"/>
      <w:jc w:val="both"/>
      <w:textAlignment w:val="baseline"/>
    </w:pPr>
    <w:rPr>
      <w:rFonts w:ascii="Times New Roman" w:hAnsi="Times New Roman" w:eastAsia="宋体" w:cs="Times New Roman"/>
      <w:sz w:val="24"/>
      <w:lang w:val="en-US" w:eastAsia="zh-CN" w:bidi="ar-SA"/>
    </w:rPr>
  </w:style>
  <w:style w:type="paragraph" w:customStyle="1" w:styleId="77">
    <w:name w:val="numitem"/>
    <w:basedOn w:val="1"/>
    <w:qFormat/>
    <w:uiPriority w:val="0"/>
    <w:pPr>
      <w:widowControl/>
      <w:tabs>
        <w:tab w:val="left" w:pos="-170"/>
      </w:tabs>
      <w:overflowPunct w:val="0"/>
      <w:autoSpaceDE w:val="0"/>
      <w:autoSpaceDN w:val="0"/>
      <w:spacing w:before="160" w:after="160" w:line="240" w:lineRule="atLeast"/>
      <w:ind w:left="57" w:hanging="57"/>
      <w:contextualSpacing/>
    </w:pPr>
    <w:rPr>
      <w:rFonts w:eastAsia="微软雅黑"/>
      <w:sz w:val="20"/>
      <w:lang w:eastAsia="en-US"/>
    </w:rPr>
  </w:style>
  <w:style w:type="paragraph" w:customStyle="1" w:styleId="78">
    <w:name w:val="figurecaption"/>
    <w:basedOn w:val="1"/>
    <w:next w:val="1"/>
    <w:qFormat/>
    <w:uiPriority w:val="0"/>
    <w:pPr>
      <w:keepNext/>
      <w:keepLines/>
      <w:widowControl/>
      <w:overflowPunct w:val="0"/>
      <w:autoSpaceDE w:val="0"/>
      <w:autoSpaceDN w:val="0"/>
      <w:spacing w:before="120" w:after="240" w:line="220" w:lineRule="atLeast"/>
      <w:ind w:firstLine="200" w:firstLineChars="200"/>
      <w:jc w:val="center"/>
    </w:pPr>
    <w:rPr>
      <w:sz w:val="18"/>
      <w:lang w:eastAsia="en-US"/>
    </w:rPr>
  </w:style>
  <w:style w:type="paragraph" w:customStyle="1" w:styleId="79">
    <w:name w:val="heading1"/>
    <w:next w:val="70"/>
    <w:qFormat/>
    <w:uiPriority w:val="0"/>
    <w:pPr>
      <w:keepNext/>
      <w:keepLines/>
      <w:widowControl w:val="0"/>
      <w:numPr>
        <w:ilvl w:val="0"/>
        <w:numId w:val="3"/>
      </w:numPr>
      <w:suppressAutoHyphens/>
      <w:adjustRightInd w:val="0"/>
      <w:spacing w:before="360" w:after="240" w:line="300" w:lineRule="atLeast"/>
      <w:ind w:right="567"/>
      <w:jc w:val="both"/>
      <w:textAlignment w:val="baseline"/>
      <w:outlineLvl w:val="0"/>
    </w:pPr>
    <w:rPr>
      <w:rFonts w:ascii="Times New Roman" w:hAnsi="Times New Roman" w:eastAsia="宋体" w:cs="Times New Roman"/>
      <w:b/>
      <w:sz w:val="24"/>
      <w:lang w:val="en-US" w:eastAsia="zh-CN" w:bidi="ar-SA"/>
    </w:rPr>
  </w:style>
  <w:style w:type="paragraph" w:customStyle="1" w:styleId="80">
    <w:name w:val="heading2"/>
    <w:next w:val="70"/>
    <w:qFormat/>
    <w:uiPriority w:val="0"/>
    <w:pPr>
      <w:keepNext/>
      <w:keepLines/>
      <w:widowControl w:val="0"/>
      <w:numPr>
        <w:ilvl w:val="1"/>
        <w:numId w:val="3"/>
      </w:numPr>
      <w:suppressAutoHyphens/>
      <w:adjustRightInd w:val="0"/>
      <w:spacing w:before="360" w:after="160" w:line="240" w:lineRule="atLeast"/>
      <w:ind w:right="567"/>
      <w:jc w:val="both"/>
      <w:textAlignment w:val="baseline"/>
      <w:outlineLvl w:val="1"/>
    </w:pPr>
    <w:rPr>
      <w:rFonts w:ascii="Times New Roman" w:hAnsi="Times New Roman" w:eastAsia="宋体" w:cs="Times New Roman"/>
      <w:b/>
      <w:lang w:val="en-US" w:eastAsia="zh-CN" w:bidi="ar-SA"/>
    </w:rPr>
  </w:style>
  <w:style w:type="paragraph" w:customStyle="1" w:styleId="81">
    <w:name w:val="样式1"/>
    <w:link w:val="82"/>
    <w:qFormat/>
    <w:uiPriority w:val="0"/>
    <w:pPr>
      <w:widowControl w:val="0"/>
      <w:adjustRightInd w:val="0"/>
      <w:spacing w:line="360" w:lineRule="atLeast"/>
      <w:jc w:val="center"/>
      <w:textAlignment w:val="baseline"/>
    </w:pPr>
    <w:rPr>
      <w:rFonts w:ascii="Times New Roman" w:hAnsi="Times New Roman" w:eastAsia="宋体" w:cs="Times New Roman"/>
      <w:lang w:val="en-US" w:eastAsia="en-US" w:bidi="ar-SA"/>
    </w:rPr>
  </w:style>
  <w:style w:type="character" w:customStyle="1" w:styleId="82">
    <w:name w:val="样式1 Char"/>
    <w:basedOn w:val="34"/>
    <w:link w:val="81"/>
    <w:qFormat/>
    <w:uiPriority w:val="0"/>
    <w:rPr>
      <w:rFonts w:ascii="Times New Roman" w:hAnsi="Times New Roman" w:eastAsia="宋体" w:cs="Times New Roman"/>
      <w:kern w:val="0"/>
      <w:sz w:val="20"/>
      <w:szCs w:val="20"/>
      <w:lang w:eastAsia="en-US"/>
    </w:rPr>
  </w:style>
  <w:style w:type="character" w:customStyle="1" w:styleId="83">
    <w:name w:val="日期 字符"/>
    <w:basedOn w:val="34"/>
    <w:link w:val="15"/>
    <w:semiHidden/>
    <w:qFormat/>
    <w:uiPriority w:val="99"/>
    <w:rPr>
      <w:rFonts w:ascii="Times New Roman" w:hAnsi="Times New Roman" w:eastAsia="宋体"/>
      <w:sz w:val="24"/>
    </w:rPr>
  </w:style>
  <w:style w:type="character" w:customStyle="1" w:styleId="84">
    <w:name w:val="纯文本 字符"/>
    <w:basedOn w:val="34"/>
    <w:link w:val="13"/>
    <w:qFormat/>
    <w:uiPriority w:val="0"/>
    <w:rPr>
      <w:rFonts w:ascii="宋体" w:hAnsi="Courier New" w:eastAsia="宋体" w:cs="Courier New"/>
      <w:sz w:val="24"/>
      <w:szCs w:val="21"/>
    </w:rPr>
  </w:style>
  <w:style w:type="character" w:customStyle="1" w:styleId="85">
    <w:name w:val="标题 字符"/>
    <w:basedOn w:val="34"/>
    <w:link w:val="30"/>
    <w:qFormat/>
    <w:uiPriority w:val="10"/>
    <w:rPr>
      <w:rFonts w:eastAsia="宋体" w:asciiTheme="majorHAnsi" w:hAnsiTheme="majorHAnsi" w:cstheme="majorBidi"/>
      <w:b/>
      <w:bCs/>
      <w:sz w:val="32"/>
      <w:szCs w:val="32"/>
    </w:rPr>
  </w:style>
  <w:style w:type="character" w:customStyle="1" w:styleId="86">
    <w:name w:val="修改部分 Char"/>
    <w:basedOn w:val="34"/>
    <w:link w:val="87"/>
    <w:qFormat/>
    <w:locked/>
    <w:uiPriority w:val="0"/>
    <w:rPr>
      <w:color w:val="FF0000"/>
    </w:rPr>
  </w:style>
  <w:style w:type="paragraph" w:customStyle="1" w:styleId="87">
    <w:name w:val="修改部分"/>
    <w:basedOn w:val="1"/>
    <w:link w:val="86"/>
    <w:qFormat/>
    <w:uiPriority w:val="0"/>
    <w:pPr>
      <w:snapToGrid w:val="0"/>
      <w:spacing w:line="240" w:lineRule="auto"/>
    </w:pPr>
    <w:rPr>
      <w:rFonts w:asciiTheme="minorHAnsi" w:hAnsiTheme="minorHAnsi" w:eastAsiaTheme="minorEastAsia"/>
      <w:color w:val="FF0000"/>
      <w:sz w:val="21"/>
    </w:rPr>
  </w:style>
  <w:style w:type="character" w:customStyle="1" w:styleId="88">
    <w:name w:val="EndNote Bibliography Title Char"/>
    <w:basedOn w:val="34"/>
    <w:link w:val="89"/>
    <w:qFormat/>
    <w:locked/>
    <w:uiPriority w:val="0"/>
    <w:rPr>
      <w:rFonts w:ascii="Times New Roman" w:hAnsi="Times New Roman" w:eastAsia="宋体" w:cs="Times New Roman"/>
      <w:sz w:val="24"/>
    </w:rPr>
  </w:style>
  <w:style w:type="paragraph" w:customStyle="1" w:styleId="89">
    <w:name w:val="EndNote Bibliography Title"/>
    <w:basedOn w:val="1"/>
    <w:link w:val="88"/>
    <w:qFormat/>
    <w:uiPriority w:val="0"/>
    <w:pPr>
      <w:spacing w:line="240" w:lineRule="auto"/>
      <w:ind w:firstLine="200" w:firstLineChars="200"/>
      <w:jc w:val="center"/>
    </w:pPr>
  </w:style>
  <w:style w:type="character" w:customStyle="1" w:styleId="90">
    <w:name w:val="EndNote Bibliography Char"/>
    <w:basedOn w:val="34"/>
    <w:link w:val="91"/>
    <w:qFormat/>
    <w:locked/>
    <w:uiPriority w:val="0"/>
    <w:rPr>
      <w:rFonts w:ascii="Times New Roman" w:hAnsi="Times New Roman" w:eastAsia="宋体" w:cs="Times New Roman"/>
      <w:sz w:val="24"/>
    </w:rPr>
  </w:style>
  <w:style w:type="paragraph" w:customStyle="1" w:styleId="91">
    <w:name w:val="EndNote Bibliography"/>
    <w:basedOn w:val="1"/>
    <w:link w:val="90"/>
    <w:qFormat/>
    <w:uiPriority w:val="0"/>
    <w:pPr>
      <w:spacing w:line="240" w:lineRule="auto"/>
      <w:ind w:firstLine="200" w:firstLineChars="200"/>
    </w:pPr>
  </w:style>
  <w:style w:type="paragraph" w:customStyle="1" w:styleId="92">
    <w:name w:val="paragraph"/>
    <w:basedOn w:val="1"/>
    <w:qFormat/>
    <w:uiPriority w:val="0"/>
    <w:pPr>
      <w:widowControl/>
      <w:spacing w:before="100" w:beforeAutospacing="1" w:after="100" w:afterAutospacing="1" w:line="240" w:lineRule="auto"/>
      <w:jc w:val="left"/>
    </w:pPr>
    <w:rPr>
      <w:rFonts w:ascii="宋体" w:hAnsi="宋体" w:cs="宋体"/>
      <w:szCs w:val="24"/>
    </w:rPr>
  </w:style>
  <w:style w:type="character" w:customStyle="1" w:styleId="93">
    <w:name w:val="标题 Char1"/>
    <w:basedOn w:val="34"/>
    <w:qFormat/>
    <w:uiPriority w:val="10"/>
    <w:rPr>
      <w:rFonts w:hint="default" w:eastAsia="宋体" w:asciiTheme="majorHAnsi" w:hAnsiTheme="majorHAnsi" w:cstheme="majorBidi"/>
      <w:b/>
      <w:bCs/>
      <w:sz w:val="32"/>
      <w:szCs w:val="32"/>
    </w:rPr>
  </w:style>
  <w:style w:type="character" w:customStyle="1" w:styleId="94">
    <w:name w:val="副标题 Char1"/>
    <w:basedOn w:val="34"/>
    <w:qFormat/>
    <w:uiPriority w:val="11"/>
    <w:rPr>
      <w:rFonts w:hint="default" w:eastAsia="宋体" w:asciiTheme="majorHAnsi" w:hAnsiTheme="majorHAnsi" w:cstheme="majorBidi"/>
      <w:b/>
      <w:bCs/>
      <w:kern w:val="28"/>
      <w:sz w:val="32"/>
      <w:szCs w:val="32"/>
    </w:rPr>
  </w:style>
  <w:style w:type="character" w:customStyle="1" w:styleId="95">
    <w:name w:val="纯文本 Char1"/>
    <w:basedOn w:val="34"/>
    <w:semiHidden/>
    <w:qFormat/>
    <w:uiPriority w:val="99"/>
    <w:rPr>
      <w:rFonts w:hint="eastAsia" w:ascii="宋体" w:hAnsi="Courier New" w:eastAsia="宋体" w:cs="Courier New"/>
      <w:szCs w:val="21"/>
    </w:rPr>
  </w:style>
  <w:style w:type="character" w:customStyle="1" w:styleId="96">
    <w:name w:val="批注主题 Char1"/>
    <w:basedOn w:val="71"/>
    <w:semiHidden/>
    <w:qFormat/>
    <w:uiPriority w:val="99"/>
    <w:rPr>
      <w:rFonts w:ascii="Times New Roman" w:hAnsi="Times New Roman" w:eastAsia="宋体"/>
      <w:b/>
      <w:bCs/>
      <w:sz w:val="24"/>
    </w:rPr>
  </w:style>
  <w:style w:type="paragraph" w:customStyle="1" w:styleId="97">
    <w:name w:val="正文1"/>
    <w:qFormat/>
    <w:uiPriority w:val="0"/>
    <w:pPr>
      <w:widowControl w:val="0"/>
      <w:adjustRightInd w:val="0"/>
      <w:spacing w:line="360" w:lineRule="atLeast"/>
      <w:jc w:val="both"/>
      <w:textAlignment w:val="baseline"/>
    </w:pPr>
    <w:rPr>
      <w:rFonts w:ascii="等线" w:hAnsi="等线" w:eastAsia="宋体" w:cs="Times New Roman"/>
      <w:szCs w:val="21"/>
      <w:lang w:val="en-US" w:eastAsia="zh-CN" w:bidi="ar-SA"/>
    </w:rPr>
  </w:style>
  <w:style w:type="character" w:customStyle="1" w:styleId="98">
    <w:name w:val="EndNote Bibliography Title 字符"/>
    <w:basedOn w:val="34"/>
    <w:qFormat/>
    <w:uiPriority w:val="0"/>
    <w:rPr>
      <w:rFonts w:ascii="等线" w:hAnsi="等线" w:eastAsia="等线"/>
      <w:sz w:val="20"/>
      <w:szCs w:val="24"/>
    </w:rPr>
  </w:style>
  <w:style w:type="character" w:customStyle="1" w:styleId="99">
    <w:name w:val="EndNote Bibliography 字符"/>
    <w:basedOn w:val="34"/>
    <w:qFormat/>
    <w:uiPriority w:val="0"/>
    <w:rPr>
      <w:rFonts w:ascii="等线" w:hAnsi="等线" w:eastAsia="等线"/>
      <w:sz w:val="20"/>
      <w:szCs w:val="24"/>
    </w:rPr>
  </w:style>
  <w:style w:type="character" w:customStyle="1" w:styleId="100">
    <w:name w:val="font31"/>
    <w:basedOn w:val="34"/>
    <w:autoRedefine/>
    <w:qFormat/>
    <w:uiPriority w:val="0"/>
    <w:rPr>
      <w:rFonts w:hint="eastAsia" w:ascii="宋体" w:hAnsi="宋体" w:eastAsia="宋体" w:cs="宋体"/>
      <w:color w:val="000000"/>
      <w:sz w:val="22"/>
      <w:szCs w:val="22"/>
      <w:u w:val="none"/>
    </w:rPr>
  </w:style>
  <w:style w:type="character" w:customStyle="1" w:styleId="101">
    <w:name w:val="尾注文本 字符"/>
    <w:basedOn w:val="34"/>
    <w:link w:val="16"/>
    <w:semiHidden/>
    <w:qFormat/>
    <w:uiPriority w:val="99"/>
    <w:rPr>
      <w:rFonts w:ascii="Times New Roman" w:hAnsi="Times New Roman" w:eastAsia="宋体"/>
      <w:sz w:val="24"/>
    </w:rPr>
  </w:style>
  <w:style w:type="paragraph" w:customStyle="1" w:styleId="102">
    <w:name w:val="修订1"/>
    <w:hidden/>
    <w:semiHidden/>
    <w:qFormat/>
    <w:uiPriority w:val="99"/>
    <w:pPr>
      <w:widowControl w:val="0"/>
      <w:adjustRightInd w:val="0"/>
      <w:spacing w:line="360" w:lineRule="atLeast"/>
      <w:jc w:val="both"/>
      <w:textAlignment w:val="baseline"/>
    </w:pPr>
    <w:rPr>
      <w:rFonts w:ascii="Times New Roman" w:hAnsi="Times New Roman" w:eastAsia="宋体" w:cs="Times New Roman"/>
      <w:sz w:val="24"/>
      <w:lang w:val="en-US" w:eastAsia="zh-CN" w:bidi="ar-SA"/>
    </w:rPr>
  </w:style>
  <w:style w:type="paragraph" w:customStyle="1" w:styleId="103">
    <w:name w:val="正文2"/>
    <w:qFormat/>
    <w:uiPriority w:val="0"/>
    <w:pPr>
      <w:widowControl w:val="0"/>
      <w:adjustRightInd w:val="0"/>
      <w:spacing w:line="360" w:lineRule="atLeast"/>
      <w:jc w:val="both"/>
      <w:textAlignment w:val="baseline"/>
    </w:pPr>
    <w:rPr>
      <w:rFonts w:ascii="等线" w:hAnsi="等线" w:eastAsia="宋体" w:cs="Times New Roman"/>
      <w:szCs w:val="21"/>
      <w:lang w:val="en-US" w:eastAsia="zh-CN" w:bidi="ar-SA"/>
    </w:rPr>
  </w:style>
  <w:style w:type="paragraph" w:customStyle="1" w:styleId="104">
    <w:name w:val="Other|1"/>
    <w:basedOn w:val="1"/>
    <w:autoRedefine/>
    <w:qFormat/>
    <w:uiPriority w:val="0"/>
    <w:pPr>
      <w:widowControl/>
      <w:spacing w:line="379" w:lineRule="auto"/>
      <w:jc w:val="left"/>
    </w:pPr>
    <w:rPr>
      <w:rFonts w:ascii="宋体" w:hAnsi="宋体"/>
      <w:sz w:val="20"/>
      <w:lang w:val="zh-TW" w:eastAsia="zh-TW" w:bidi="zh-TW"/>
    </w:rPr>
  </w:style>
  <w:style w:type="paragraph" w:customStyle="1" w:styleId="105">
    <w:name w:val="Body text|2"/>
    <w:basedOn w:val="1"/>
    <w:autoRedefine/>
    <w:qFormat/>
    <w:uiPriority w:val="0"/>
    <w:pPr>
      <w:widowControl/>
      <w:spacing w:line="379" w:lineRule="auto"/>
      <w:jc w:val="left"/>
    </w:pPr>
    <w:rPr>
      <w:rFonts w:ascii="宋体" w:hAnsi="宋体"/>
      <w:sz w:val="20"/>
    </w:rPr>
  </w:style>
  <w:style w:type="paragraph" w:customStyle="1" w:styleId="106">
    <w:name w:val="Body text|1"/>
    <w:basedOn w:val="1"/>
    <w:autoRedefine/>
    <w:qFormat/>
    <w:uiPriority w:val="0"/>
    <w:pPr>
      <w:widowControl/>
      <w:spacing w:line="364" w:lineRule="exact"/>
      <w:ind w:firstLine="460"/>
      <w:jc w:val="left"/>
    </w:pPr>
    <w:rPr>
      <w:rFonts w:ascii="宋体" w:hAnsi="宋体" w:cs="宋体"/>
      <w:sz w:val="20"/>
      <w:lang w:val="zh-TW" w:eastAsia="zh-TW" w:bidi="zh-TW"/>
    </w:rPr>
  </w:style>
  <w:style w:type="paragraph" w:customStyle="1" w:styleId="107">
    <w:name w:val="Body text|8"/>
    <w:basedOn w:val="1"/>
    <w:autoRedefine/>
    <w:qFormat/>
    <w:uiPriority w:val="0"/>
    <w:pPr>
      <w:widowControl/>
      <w:spacing w:after="360" w:line="240" w:lineRule="auto"/>
      <w:jc w:val="center"/>
    </w:pPr>
    <w:rPr>
      <w:rFonts w:ascii="宋体" w:hAnsi="宋体" w:cs="宋体"/>
      <w:sz w:val="30"/>
      <w:szCs w:val="30"/>
      <w:lang w:val="zh-TW" w:eastAsia="zh-TW" w:bidi="zh-TW"/>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image" Target="media/image39.wmf"/><Relationship Id="rId97" Type="http://schemas.openxmlformats.org/officeDocument/2006/relationships/oleObject" Target="embeddings/oleObject37.bin"/><Relationship Id="rId96" Type="http://schemas.openxmlformats.org/officeDocument/2006/relationships/image" Target="media/image38.wmf"/><Relationship Id="rId95" Type="http://schemas.openxmlformats.org/officeDocument/2006/relationships/oleObject" Target="embeddings/oleObject36.bin"/><Relationship Id="rId94" Type="http://schemas.openxmlformats.org/officeDocument/2006/relationships/image" Target="media/image37.wmf"/><Relationship Id="rId93" Type="http://schemas.openxmlformats.org/officeDocument/2006/relationships/oleObject" Target="embeddings/oleObject35.bin"/><Relationship Id="rId92" Type="http://schemas.openxmlformats.org/officeDocument/2006/relationships/image" Target="media/image36.wmf"/><Relationship Id="rId91" Type="http://schemas.openxmlformats.org/officeDocument/2006/relationships/oleObject" Target="embeddings/oleObject34.bin"/><Relationship Id="rId90" Type="http://schemas.openxmlformats.org/officeDocument/2006/relationships/image" Target="media/image35.wmf"/><Relationship Id="rId9" Type="http://schemas.openxmlformats.org/officeDocument/2006/relationships/footer" Target="footer1.xml"/><Relationship Id="rId89" Type="http://schemas.openxmlformats.org/officeDocument/2006/relationships/oleObject" Target="embeddings/oleObject33.bin"/><Relationship Id="rId88" Type="http://schemas.openxmlformats.org/officeDocument/2006/relationships/image" Target="media/image34.wmf"/><Relationship Id="rId87" Type="http://schemas.openxmlformats.org/officeDocument/2006/relationships/oleObject" Target="embeddings/oleObject32.bin"/><Relationship Id="rId86" Type="http://schemas.openxmlformats.org/officeDocument/2006/relationships/image" Target="media/image33.wmf"/><Relationship Id="rId85" Type="http://schemas.openxmlformats.org/officeDocument/2006/relationships/oleObject" Target="embeddings/oleObject31.bin"/><Relationship Id="rId84" Type="http://schemas.openxmlformats.org/officeDocument/2006/relationships/image" Target="media/image32.wmf"/><Relationship Id="rId83" Type="http://schemas.openxmlformats.org/officeDocument/2006/relationships/oleObject" Target="embeddings/oleObject30.bin"/><Relationship Id="rId82" Type="http://schemas.openxmlformats.org/officeDocument/2006/relationships/image" Target="media/image31.wmf"/><Relationship Id="rId81" Type="http://schemas.openxmlformats.org/officeDocument/2006/relationships/oleObject" Target="embeddings/oleObject29.bin"/><Relationship Id="rId80" Type="http://schemas.openxmlformats.org/officeDocument/2006/relationships/image" Target="media/image30.wmf"/><Relationship Id="rId8" Type="http://schemas.openxmlformats.org/officeDocument/2006/relationships/header" Target="header2.xml"/><Relationship Id="rId79" Type="http://schemas.openxmlformats.org/officeDocument/2006/relationships/oleObject" Target="embeddings/oleObject28.bin"/><Relationship Id="rId78" Type="http://schemas.openxmlformats.org/officeDocument/2006/relationships/image" Target="media/image29.wmf"/><Relationship Id="rId77" Type="http://schemas.openxmlformats.org/officeDocument/2006/relationships/oleObject" Target="embeddings/oleObject27.bin"/><Relationship Id="rId76" Type="http://schemas.openxmlformats.org/officeDocument/2006/relationships/image" Target="media/image28.wmf"/><Relationship Id="rId75" Type="http://schemas.openxmlformats.org/officeDocument/2006/relationships/oleObject" Target="embeddings/oleObject26.bin"/><Relationship Id="rId74" Type="http://schemas.openxmlformats.org/officeDocument/2006/relationships/image" Target="media/image27.wmf"/><Relationship Id="rId73" Type="http://schemas.openxmlformats.org/officeDocument/2006/relationships/oleObject" Target="embeddings/oleObject25.bin"/><Relationship Id="rId72" Type="http://schemas.openxmlformats.org/officeDocument/2006/relationships/image" Target="media/image26.wmf"/><Relationship Id="rId71" Type="http://schemas.openxmlformats.org/officeDocument/2006/relationships/oleObject" Target="embeddings/oleObject24.bin"/><Relationship Id="rId70" Type="http://schemas.openxmlformats.org/officeDocument/2006/relationships/image" Target="media/image25.wmf"/><Relationship Id="rId7" Type="http://schemas.openxmlformats.org/officeDocument/2006/relationships/header" Target="header1.xml"/><Relationship Id="rId69" Type="http://schemas.openxmlformats.org/officeDocument/2006/relationships/oleObject" Target="embeddings/oleObject23.bin"/><Relationship Id="rId68" Type="http://schemas.openxmlformats.org/officeDocument/2006/relationships/image" Target="media/image24.wmf"/><Relationship Id="rId67" Type="http://schemas.openxmlformats.org/officeDocument/2006/relationships/oleObject" Target="embeddings/oleObject22.bin"/><Relationship Id="rId66" Type="http://schemas.openxmlformats.org/officeDocument/2006/relationships/image" Target="media/image23.wmf"/><Relationship Id="rId65" Type="http://schemas.openxmlformats.org/officeDocument/2006/relationships/oleObject" Target="embeddings/oleObject21.bin"/><Relationship Id="rId64" Type="http://schemas.openxmlformats.org/officeDocument/2006/relationships/image" Target="media/image22.wmf"/><Relationship Id="rId63" Type="http://schemas.openxmlformats.org/officeDocument/2006/relationships/oleObject" Target="embeddings/oleObject20.bin"/><Relationship Id="rId62" Type="http://schemas.openxmlformats.org/officeDocument/2006/relationships/image" Target="media/image21.wmf"/><Relationship Id="rId61" Type="http://schemas.openxmlformats.org/officeDocument/2006/relationships/oleObject" Target="embeddings/oleObject19.bin"/><Relationship Id="rId60" Type="http://schemas.openxmlformats.org/officeDocument/2006/relationships/image" Target="media/image20.wmf"/><Relationship Id="rId6" Type="http://schemas.openxmlformats.org/officeDocument/2006/relationships/endnotes" Target="endnotes.xml"/><Relationship Id="rId59" Type="http://schemas.openxmlformats.org/officeDocument/2006/relationships/oleObject" Target="embeddings/oleObject18.bin"/><Relationship Id="rId58" Type="http://schemas.openxmlformats.org/officeDocument/2006/relationships/image" Target="media/image19.wmf"/><Relationship Id="rId57" Type="http://schemas.openxmlformats.org/officeDocument/2006/relationships/oleObject" Target="embeddings/oleObject17.bin"/><Relationship Id="rId56" Type="http://schemas.openxmlformats.org/officeDocument/2006/relationships/image" Target="media/image18.wmf"/><Relationship Id="rId55" Type="http://schemas.openxmlformats.org/officeDocument/2006/relationships/oleObject" Target="embeddings/oleObject16.bin"/><Relationship Id="rId54" Type="http://schemas.openxmlformats.org/officeDocument/2006/relationships/image" Target="media/image17.wmf"/><Relationship Id="rId53" Type="http://schemas.openxmlformats.org/officeDocument/2006/relationships/oleObject" Target="embeddings/oleObject15.bin"/><Relationship Id="rId52" Type="http://schemas.openxmlformats.org/officeDocument/2006/relationships/image" Target="media/image16.wmf"/><Relationship Id="rId51" Type="http://schemas.openxmlformats.org/officeDocument/2006/relationships/oleObject" Target="embeddings/oleObject14.bin"/><Relationship Id="rId50" Type="http://schemas.openxmlformats.org/officeDocument/2006/relationships/image" Target="media/image15.wmf"/><Relationship Id="rId5" Type="http://schemas.openxmlformats.org/officeDocument/2006/relationships/footnotes" Target="footnotes.xml"/><Relationship Id="rId49" Type="http://schemas.openxmlformats.org/officeDocument/2006/relationships/oleObject" Target="embeddings/oleObject13.bin"/><Relationship Id="rId48" Type="http://schemas.openxmlformats.org/officeDocument/2006/relationships/image" Target="media/image14.wmf"/><Relationship Id="rId47" Type="http://schemas.openxmlformats.org/officeDocument/2006/relationships/oleObject" Target="embeddings/oleObject12.bin"/><Relationship Id="rId46" Type="http://schemas.openxmlformats.org/officeDocument/2006/relationships/image" Target="media/image13.wmf"/><Relationship Id="rId45" Type="http://schemas.openxmlformats.org/officeDocument/2006/relationships/oleObject" Target="embeddings/oleObject11.bin"/><Relationship Id="rId44" Type="http://schemas.openxmlformats.org/officeDocument/2006/relationships/image" Target="media/image12.wmf"/><Relationship Id="rId43" Type="http://schemas.openxmlformats.org/officeDocument/2006/relationships/oleObject" Target="embeddings/oleObject10.bin"/><Relationship Id="rId42" Type="http://schemas.openxmlformats.org/officeDocument/2006/relationships/image" Target="media/image11.wmf"/><Relationship Id="rId41" Type="http://schemas.openxmlformats.org/officeDocument/2006/relationships/oleObject" Target="embeddings/oleObject9.bin"/><Relationship Id="rId40" Type="http://schemas.openxmlformats.org/officeDocument/2006/relationships/image" Target="media/image10.wmf"/><Relationship Id="rId4" Type="http://schemas.microsoft.com/office/2011/relationships/commentsExtended" Target="commentsExtended.xml"/><Relationship Id="rId39" Type="http://schemas.openxmlformats.org/officeDocument/2006/relationships/oleObject" Target="embeddings/oleObject8.bin"/><Relationship Id="rId38" Type="http://schemas.openxmlformats.org/officeDocument/2006/relationships/image" Target="media/image9.wmf"/><Relationship Id="rId37" Type="http://schemas.openxmlformats.org/officeDocument/2006/relationships/oleObject" Target="embeddings/oleObject7.bin"/><Relationship Id="rId36" Type="http://schemas.openxmlformats.org/officeDocument/2006/relationships/image" Target="media/image8.wmf"/><Relationship Id="rId35" Type="http://schemas.openxmlformats.org/officeDocument/2006/relationships/oleObject" Target="embeddings/oleObject6.bin"/><Relationship Id="rId34" Type="http://schemas.openxmlformats.org/officeDocument/2006/relationships/image" Target="media/image7.wmf"/><Relationship Id="rId33" Type="http://schemas.openxmlformats.org/officeDocument/2006/relationships/oleObject" Target="embeddings/oleObject5.bin"/><Relationship Id="rId32" Type="http://schemas.openxmlformats.org/officeDocument/2006/relationships/image" Target="media/image6.wmf"/><Relationship Id="rId31" Type="http://schemas.openxmlformats.org/officeDocument/2006/relationships/oleObject" Target="embeddings/oleObject4.bin"/><Relationship Id="rId30" Type="http://schemas.openxmlformats.org/officeDocument/2006/relationships/image" Target="media/image5.wmf"/><Relationship Id="rId3" Type="http://schemas.openxmlformats.org/officeDocument/2006/relationships/comments" Target="comments.xml"/><Relationship Id="rId29" Type="http://schemas.openxmlformats.org/officeDocument/2006/relationships/oleObject" Target="embeddings/oleObject3.bin"/><Relationship Id="rId284" Type="http://schemas.microsoft.com/office/2011/relationships/people" Target="people.xml"/><Relationship Id="rId283" Type="http://schemas.openxmlformats.org/officeDocument/2006/relationships/fontTable" Target="fontTable.xml"/><Relationship Id="rId282" Type="http://schemas.openxmlformats.org/officeDocument/2006/relationships/customXml" Target="../customXml/item1.xml"/><Relationship Id="rId281" Type="http://schemas.openxmlformats.org/officeDocument/2006/relationships/numbering" Target="numbering.xml"/><Relationship Id="rId280" Type="http://schemas.openxmlformats.org/officeDocument/2006/relationships/image" Target="media/image132.png"/><Relationship Id="rId28" Type="http://schemas.openxmlformats.org/officeDocument/2006/relationships/image" Target="media/image4.wmf"/><Relationship Id="rId279" Type="http://schemas.openxmlformats.org/officeDocument/2006/relationships/image" Target="media/image131.png"/><Relationship Id="rId278" Type="http://schemas.openxmlformats.org/officeDocument/2006/relationships/image" Target="media/image130.png"/><Relationship Id="rId277" Type="http://schemas.openxmlformats.org/officeDocument/2006/relationships/image" Target="media/image129.png"/><Relationship Id="rId276" Type="http://schemas.openxmlformats.org/officeDocument/2006/relationships/image" Target="media/image128.png"/><Relationship Id="rId275" Type="http://schemas.openxmlformats.org/officeDocument/2006/relationships/image" Target="media/image127.png"/><Relationship Id="rId274" Type="http://schemas.openxmlformats.org/officeDocument/2006/relationships/image" Target="media/image126.jpeg"/><Relationship Id="rId273" Type="http://schemas.openxmlformats.org/officeDocument/2006/relationships/image" Target="media/image125.jpeg"/><Relationship Id="rId272" Type="http://schemas.openxmlformats.org/officeDocument/2006/relationships/image" Target="media/image124.jpeg"/><Relationship Id="rId271" Type="http://schemas.openxmlformats.org/officeDocument/2006/relationships/image" Target="media/image123.jpeg"/><Relationship Id="rId270" Type="http://schemas.openxmlformats.org/officeDocument/2006/relationships/image" Target="media/image122.jpeg"/><Relationship Id="rId27" Type="http://schemas.openxmlformats.org/officeDocument/2006/relationships/oleObject" Target="embeddings/oleObject2.bin"/><Relationship Id="rId269" Type="http://schemas.openxmlformats.org/officeDocument/2006/relationships/oleObject" Target="embeddings/oleObject126.bin"/><Relationship Id="rId268" Type="http://schemas.openxmlformats.org/officeDocument/2006/relationships/oleObject" Target="embeddings/oleObject125.bin"/><Relationship Id="rId267" Type="http://schemas.openxmlformats.org/officeDocument/2006/relationships/oleObject" Target="embeddings/oleObject124.bin"/><Relationship Id="rId266" Type="http://schemas.openxmlformats.org/officeDocument/2006/relationships/oleObject" Target="embeddings/oleObject123.bin"/><Relationship Id="rId265" Type="http://schemas.openxmlformats.org/officeDocument/2006/relationships/oleObject" Target="embeddings/oleObject122.bin"/><Relationship Id="rId264" Type="http://schemas.openxmlformats.org/officeDocument/2006/relationships/oleObject" Target="embeddings/oleObject121.bin"/><Relationship Id="rId263" Type="http://schemas.openxmlformats.org/officeDocument/2006/relationships/oleObject" Target="embeddings/oleObject120.bin"/><Relationship Id="rId262" Type="http://schemas.openxmlformats.org/officeDocument/2006/relationships/oleObject" Target="embeddings/oleObject119.bin"/><Relationship Id="rId261" Type="http://schemas.openxmlformats.org/officeDocument/2006/relationships/oleObject" Target="embeddings/oleObject118.bin"/><Relationship Id="rId260" Type="http://schemas.openxmlformats.org/officeDocument/2006/relationships/oleObject" Target="embeddings/oleObject117.bin"/><Relationship Id="rId26" Type="http://schemas.openxmlformats.org/officeDocument/2006/relationships/image" Target="media/image3.wmf"/><Relationship Id="rId259" Type="http://schemas.openxmlformats.org/officeDocument/2006/relationships/oleObject" Target="embeddings/oleObject116.bin"/><Relationship Id="rId258" Type="http://schemas.openxmlformats.org/officeDocument/2006/relationships/oleObject" Target="embeddings/oleObject115.bin"/><Relationship Id="rId257" Type="http://schemas.openxmlformats.org/officeDocument/2006/relationships/oleObject" Target="embeddings/oleObject114.bin"/><Relationship Id="rId256" Type="http://schemas.openxmlformats.org/officeDocument/2006/relationships/oleObject" Target="embeddings/oleObject113.bin"/><Relationship Id="rId255" Type="http://schemas.openxmlformats.org/officeDocument/2006/relationships/oleObject" Target="embeddings/oleObject112.bin"/><Relationship Id="rId254" Type="http://schemas.openxmlformats.org/officeDocument/2006/relationships/image" Target="media/image121.wmf"/><Relationship Id="rId253" Type="http://schemas.openxmlformats.org/officeDocument/2006/relationships/oleObject" Target="embeddings/oleObject111.bin"/><Relationship Id="rId252" Type="http://schemas.openxmlformats.org/officeDocument/2006/relationships/image" Target="media/image120.wmf"/><Relationship Id="rId251" Type="http://schemas.openxmlformats.org/officeDocument/2006/relationships/oleObject" Target="embeddings/oleObject110.bin"/><Relationship Id="rId250" Type="http://schemas.openxmlformats.org/officeDocument/2006/relationships/oleObject" Target="embeddings/oleObject109.bin"/><Relationship Id="rId25" Type="http://schemas.openxmlformats.org/officeDocument/2006/relationships/oleObject" Target="embeddings/oleObject1.bin"/><Relationship Id="rId249" Type="http://schemas.openxmlformats.org/officeDocument/2006/relationships/image" Target="media/image119.wmf"/><Relationship Id="rId248" Type="http://schemas.openxmlformats.org/officeDocument/2006/relationships/oleObject" Target="embeddings/oleObject108.bin"/><Relationship Id="rId247" Type="http://schemas.openxmlformats.org/officeDocument/2006/relationships/oleObject" Target="embeddings/oleObject107.bin"/><Relationship Id="rId246" Type="http://schemas.openxmlformats.org/officeDocument/2006/relationships/image" Target="media/image118.wmf"/><Relationship Id="rId245" Type="http://schemas.openxmlformats.org/officeDocument/2006/relationships/oleObject" Target="embeddings/oleObject106.bin"/><Relationship Id="rId244" Type="http://schemas.openxmlformats.org/officeDocument/2006/relationships/image" Target="media/image117.jpeg"/><Relationship Id="rId243" Type="http://schemas.openxmlformats.org/officeDocument/2006/relationships/image" Target="media/image116.wmf"/><Relationship Id="rId242" Type="http://schemas.openxmlformats.org/officeDocument/2006/relationships/oleObject" Target="embeddings/oleObject105.bin"/><Relationship Id="rId241" Type="http://schemas.openxmlformats.org/officeDocument/2006/relationships/image" Target="media/image115.wmf"/><Relationship Id="rId240" Type="http://schemas.openxmlformats.org/officeDocument/2006/relationships/oleObject" Target="embeddings/oleObject104.bin"/><Relationship Id="rId24" Type="http://schemas.openxmlformats.org/officeDocument/2006/relationships/image" Target="media/image2.png"/><Relationship Id="rId239" Type="http://schemas.openxmlformats.org/officeDocument/2006/relationships/image" Target="media/image114.wmf"/><Relationship Id="rId238" Type="http://schemas.openxmlformats.org/officeDocument/2006/relationships/oleObject" Target="embeddings/oleObject103.bin"/><Relationship Id="rId237" Type="http://schemas.openxmlformats.org/officeDocument/2006/relationships/image" Target="media/image113.wmf"/><Relationship Id="rId236" Type="http://schemas.openxmlformats.org/officeDocument/2006/relationships/oleObject" Target="embeddings/oleObject102.bin"/><Relationship Id="rId235" Type="http://schemas.openxmlformats.org/officeDocument/2006/relationships/image" Target="media/image112.wmf"/><Relationship Id="rId234" Type="http://schemas.openxmlformats.org/officeDocument/2006/relationships/oleObject" Target="embeddings/oleObject101.bin"/><Relationship Id="rId233" Type="http://schemas.openxmlformats.org/officeDocument/2006/relationships/image" Target="media/image111.wmf"/><Relationship Id="rId232" Type="http://schemas.openxmlformats.org/officeDocument/2006/relationships/oleObject" Target="embeddings/oleObject100.bin"/><Relationship Id="rId231" Type="http://schemas.openxmlformats.org/officeDocument/2006/relationships/image" Target="media/image110.wmf"/><Relationship Id="rId230" Type="http://schemas.openxmlformats.org/officeDocument/2006/relationships/oleObject" Target="embeddings/oleObject99.bin"/><Relationship Id="rId23" Type="http://schemas.openxmlformats.org/officeDocument/2006/relationships/image" Target="media/image1.png"/><Relationship Id="rId229" Type="http://schemas.openxmlformats.org/officeDocument/2006/relationships/image" Target="media/image109.wmf"/><Relationship Id="rId228" Type="http://schemas.openxmlformats.org/officeDocument/2006/relationships/oleObject" Target="embeddings/oleObject98.bin"/><Relationship Id="rId227" Type="http://schemas.openxmlformats.org/officeDocument/2006/relationships/image" Target="media/image108.wmf"/><Relationship Id="rId226" Type="http://schemas.openxmlformats.org/officeDocument/2006/relationships/oleObject" Target="embeddings/oleObject97.bin"/><Relationship Id="rId225" Type="http://schemas.openxmlformats.org/officeDocument/2006/relationships/image" Target="media/image107.png"/><Relationship Id="rId224" Type="http://schemas.openxmlformats.org/officeDocument/2006/relationships/image" Target="media/image106.wmf"/><Relationship Id="rId223" Type="http://schemas.openxmlformats.org/officeDocument/2006/relationships/oleObject" Target="embeddings/oleObject96.bin"/><Relationship Id="rId222" Type="http://schemas.openxmlformats.org/officeDocument/2006/relationships/image" Target="media/image105.wmf"/><Relationship Id="rId221" Type="http://schemas.openxmlformats.org/officeDocument/2006/relationships/oleObject" Target="embeddings/oleObject95.bin"/><Relationship Id="rId220" Type="http://schemas.openxmlformats.org/officeDocument/2006/relationships/image" Target="media/image104.wmf"/><Relationship Id="rId22" Type="http://schemas.openxmlformats.org/officeDocument/2006/relationships/theme" Target="theme/theme1.xml"/><Relationship Id="rId219" Type="http://schemas.openxmlformats.org/officeDocument/2006/relationships/oleObject" Target="embeddings/oleObject94.bin"/><Relationship Id="rId218" Type="http://schemas.openxmlformats.org/officeDocument/2006/relationships/image" Target="media/image103.wmf"/><Relationship Id="rId217" Type="http://schemas.openxmlformats.org/officeDocument/2006/relationships/oleObject" Target="embeddings/oleObject93.bin"/><Relationship Id="rId216" Type="http://schemas.openxmlformats.org/officeDocument/2006/relationships/image" Target="media/image102.wmf"/><Relationship Id="rId215" Type="http://schemas.openxmlformats.org/officeDocument/2006/relationships/oleObject" Target="embeddings/oleObject92.bin"/><Relationship Id="rId214" Type="http://schemas.openxmlformats.org/officeDocument/2006/relationships/image" Target="media/image101.wmf"/><Relationship Id="rId213" Type="http://schemas.openxmlformats.org/officeDocument/2006/relationships/oleObject" Target="embeddings/oleObject91.bin"/><Relationship Id="rId212" Type="http://schemas.openxmlformats.org/officeDocument/2006/relationships/image" Target="media/image100.wmf"/><Relationship Id="rId211" Type="http://schemas.openxmlformats.org/officeDocument/2006/relationships/oleObject" Target="embeddings/oleObject90.bin"/><Relationship Id="rId210" Type="http://schemas.openxmlformats.org/officeDocument/2006/relationships/image" Target="media/image99.wmf"/><Relationship Id="rId21" Type="http://schemas.openxmlformats.org/officeDocument/2006/relationships/footer" Target="footer11.xml"/><Relationship Id="rId209" Type="http://schemas.openxmlformats.org/officeDocument/2006/relationships/oleObject" Target="embeddings/oleObject89.bin"/><Relationship Id="rId208" Type="http://schemas.openxmlformats.org/officeDocument/2006/relationships/image" Target="media/image98.wmf"/><Relationship Id="rId207" Type="http://schemas.openxmlformats.org/officeDocument/2006/relationships/oleObject" Target="embeddings/oleObject88.bin"/><Relationship Id="rId206" Type="http://schemas.openxmlformats.org/officeDocument/2006/relationships/image" Target="media/image97.wmf"/><Relationship Id="rId205" Type="http://schemas.openxmlformats.org/officeDocument/2006/relationships/oleObject" Target="embeddings/oleObject87.bin"/><Relationship Id="rId204" Type="http://schemas.openxmlformats.org/officeDocument/2006/relationships/image" Target="media/image96.png"/><Relationship Id="rId203" Type="http://schemas.openxmlformats.org/officeDocument/2006/relationships/image" Target="media/image95.jpeg"/><Relationship Id="rId202" Type="http://schemas.openxmlformats.org/officeDocument/2006/relationships/image" Target="media/image94.png"/><Relationship Id="rId201" Type="http://schemas.openxmlformats.org/officeDocument/2006/relationships/image" Target="media/image93.png"/><Relationship Id="rId200" Type="http://schemas.openxmlformats.org/officeDocument/2006/relationships/image" Target="media/image92.wmf"/><Relationship Id="rId20" Type="http://schemas.openxmlformats.org/officeDocument/2006/relationships/header" Target="header4.xml"/><Relationship Id="rId2" Type="http://schemas.openxmlformats.org/officeDocument/2006/relationships/settings" Target="settings.xml"/><Relationship Id="rId199" Type="http://schemas.openxmlformats.org/officeDocument/2006/relationships/oleObject" Target="embeddings/oleObject86.bin"/><Relationship Id="rId198" Type="http://schemas.openxmlformats.org/officeDocument/2006/relationships/oleObject" Target="embeddings/oleObject85.bin"/><Relationship Id="rId197" Type="http://schemas.openxmlformats.org/officeDocument/2006/relationships/image" Target="media/image91.wmf"/><Relationship Id="rId196" Type="http://schemas.openxmlformats.org/officeDocument/2006/relationships/oleObject" Target="embeddings/oleObject84.bin"/><Relationship Id="rId195" Type="http://schemas.openxmlformats.org/officeDocument/2006/relationships/image" Target="media/image90.wmf"/><Relationship Id="rId194" Type="http://schemas.openxmlformats.org/officeDocument/2006/relationships/oleObject" Target="embeddings/oleObject83.bin"/><Relationship Id="rId193" Type="http://schemas.openxmlformats.org/officeDocument/2006/relationships/image" Target="media/image89.wmf"/><Relationship Id="rId192" Type="http://schemas.openxmlformats.org/officeDocument/2006/relationships/oleObject" Target="embeddings/oleObject82.bin"/><Relationship Id="rId191" Type="http://schemas.openxmlformats.org/officeDocument/2006/relationships/image" Target="media/image88.wmf"/><Relationship Id="rId190" Type="http://schemas.openxmlformats.org/officeDocument/2006/relationships/oleObject" Target="embeddings/oleObject81.bin"/><Relationship Id="rId19" Type="http://schemas.openxmlformats.org/officeDocument/2006/relationships/header" Target="header3.xml"/><Relationship Id="rId189" Type="http://schemas.openxmlformats.org/officeDocument/2006/relationships/image" Target="media/image87.wmf"/><Relationship Id="rId188" Type="http://schemas.openxmlformats.org/officeDocument/2006/relationships/oleObject" Target="embeddings/oleObject80.bin"/><Relationship Id="rId187" Type="http://schemas.openxmlformats.org/officeDocument/2006/relationships/image" Target="media/image86.wmf"/><Relationship Id="rId186" Type="http://schemas.openxmlformats.org/officeDocument/2006/relationships/oleObject" Target="embeddings/oleObject79.bin"/><Relationship Id="rId185" Type="http://schemas.openxmlformats.org/officeDocument/2006/relationships/image" Target="media/image85.wmf"/><Relationship Id="rId184" Type="http://schemas.openxmlformats.org/officeDocument/2006/relationships/oleObject" Target="embeddings/oleObject78.bin"/><Relationship Id="rId183" Type="http://schemas.openxmlformats.org/officeDocument/2006/relationships/image" Target="media/image84.wmf"/><Relationship Id="rId182" Type="http://schemas.openxmlformats.org/officeDocument/2006/relationships/oleObject" Target="embeddings/oleObject77.bin"/><Relationship Id="rId181" Type="http://schemas.openxmlformats.org/officeDocument/2006/relationships/image" Target="media/image83.wmf"/><Relationship Id="rId180" Type="http://schemas.openxmlformats.org/officeDocument/2006/relationships/oleObject" Target="embeddings/oleObject76.bin"/><Relationship Id="rId18" Type="http://schemas.openxmlformats.org/officeDocument/2006/relationships/footer" Target="footer10.xml"/><Relationship Id="rId179" Type="http://schemas.openxmlformats.org/officeDocument/2006/relationships/image" Target="media/image82.wmf"/><Relationship Id="rId178" Type="http://schemas.openxmlformats.org/officeDocument/2006/relationships/oleObject" Target="embeddings/oleObject75.bin"/><Relationship Id="rId177" Type="http://schemas.openxmlformats.org/officeDocument/2006/relationships/image" Target="media/image81.wmf"/><Relationship Id="rId176" Type="http://schemas.openxmlformats.org/officeDocument/2006/relationships/oleObject" Target="embeddings/oleObject74.bin"/><Relationship Id="rId175" Type="http://schemas.openxmlformats.org/officeDocument/2006/relationships/image" Target="media/image80.wmf"/><Relationship Id="rId174" Type="http://schemas.openxmlformats.org/officeDocument/2006/relationships/oleObject" Target="embeddings/oleObject73.bin"/><Relationship Id="rId173" Type="http://schemas.openxmlformats.org/officeDocument/2006/relationships/image" Target="media/image79.wmf"/><Relationship Id="rId172" Type="http://schemas.openxmlformats.org/officeDocument/2006/relationships/oleObject" Target="embeddings/oleObject72.bin"/><Relationship Id="rId171" Type="http://schemas.openxmlformats.org/officeDocument/2006/relationships/image" Target="media/image78.wmf"/><Relationship Id="rId170" Type="http://schemas.openxmlformats.org/officeDocument/2006/relationships/oleObject" Target="embeddings/oleObject71.bin"/><Relationship Id="rId17" Type="http://schemas.openxmlformats.org/officeDocument/2006/relationships/footer" Target="footer9.xml"/><Relationship Id="rId169" Type="http://schemas.openxmlformats.org/officeDocument/2006/relationships/image" Target="media/image77.wmf"/><Relationship Id="rId168" Type="http://schemas.openxmlformats.org/officeDocument/2006/relationships/oleObject" Target="embeddings/oleObject70.bin"/><Relationship Id="rId167" Type="http://schemas.openxmlformats.org/officeDocument/2006/relationships/image" Target="media/image76.wmf"/><Relationship Id="rId166" Type="http://schemas.openxmlformats.org/officeDocument/2006/relationships/oleObject" Target="embeddings/oleObject69.bin"/><Relationship Id="rId165" Type="http://schemas.openxmlformats.org/officeDocument/2006/relationships/image" Target="media/image75.wmf"/><Relationship Id="rId164" Type="http://schemas.openxmlformats.org/officeDocument/2006/relationships/oleObject" Target="embeddings/oleObject68.bin"/><Relationship Id="rId163" Type="http://schemas.openxmlformats.org/officeDocument/2006/relationships/image" Target="media/image74.wmf"/><Relationship Id="rId162" Type="http://schemas.openxmlformats.org/officeDocument/2006/relationships/oleObject" Target="embeddings/oleObject67.bin"/><Relationship Id="rId161" Type="http://schemas.openxmlformats.org/officeDocument/2006/relationships/image" Target="media/image73.wmf"/><Relationship Id="rId160" Type="http://schemas.openxmlformats.org/officeDocument/2006/relationships/oleObject" Target="embeddings/oleObject66.bin"/><Relationship Id="rId16" Type="http://schemas.openxmlformats.org/officeDocument/2006/relationships/footer" Target="footer8.xml"/><Relationship Id="rId159" Type="http://schemas.openxmlformats.org/officeDocument/2006/relationships/image" Target="media/image72.wmf"/><Relationship Id="rId158" Type="http://schemas.openxmlformats.org/officeDocument/2006/relationships/oleObject" Target="embeddings/oleObject65.bin"/><Relationship Id="rId157" Type="http://schemas.openxmlformats.org/officeDocument/2006/relationships/image" Target="media/image71.wmf"/><Relationship Id="rId156" Type="http://schemas.openxmlformats.org/officeDocument/2006/relationships/oleObject" Target="embeddings/oleObject64.bin"/><Relationship Id="rId155" Type="http://schemas.openxmlformats.org/officeDocument/2006/relationships/image" Target="media/image70.wmf"/><Relationship Id="rId154" Type="http://schemas.openxmlformats.org/officeDocument/2006/relationships/oleObject" Target="embeddings/oleObject63.bin"/><Relationship Id="rId153" Type="http://schemas.openxmlformats.org/officeDocument/2006/relationships/image" Target="media/image69.wmf"/><Relationship Id="rId152" Type="http://schemas.openxmlformats.org/officeDocument/2006/relationships/oleObject" Target="embeddings/oleObject62.bin"/><Relationship Id="rId151" Type="http://schemas.openxmlformats.org/officeDocument/2006/relationships/image" Target="media/image68.wmf"/><Relationship Id="rId150" Type="http://schemas.openxmlformats.org/officeDocument/2006/relationships/oleObject" Target="embeddings/oleObject61.bin"/><Relationship Id="rId15" Type="http://schemas.openxmlformats.org/officeDocument/2006/relationships/footer" Target="footer7.xml"/><Relationship Id="rId149" Type="http://schemas.openxmlformats.org/officeDocument/2006/relationships/image" Target="media/image67.wmf"/><Relationship Id="rId148" Type="http://schemas.openxmlformats.org/officeDocument/2006/relationships/oleObject" Target="embeddings/oleObject60.bin"/><Relationship Id="rId147" Type="http://schemas.openxmlformats.org/officeDocument/2006/relationships/image" Target="media/image66.wmf"/><Relationship Id="rId146" Type="http://schemas.openxmlformats.org/officeDocument/2006/relationships/oleObject" Target="embeddings/oleObject59.bin"/><Relationship Id="rId145" Type="http://schemas.openxmlformats.org/officeDocument/2006/relationships/image" Target="media/image65.wmf"/><Relationship Id="rId144" Type="http://schemas.openxmlformats.org/officeDocument/2006/relationships/oleObject" Target="embeddings/oleObject58.bin"/><Relationship Id="rId143" Type="http://schemas.openxmlformats.org/officeDocument/2006/relationships/image" Target="media/image64.wmf"/><Relationship Id="rId142" Type="http://schemas.openxmlformats.org/officeDocument/2006/relationships/oleObject" Target="embeddings/oleObject57.bin"/><Relationship Id="rId141" Type="http://schemas.openxmlformats.org/officeDocument/2006/relationships/image" Target="media/image63.wmf"/><Relationship Id="rId140" Type="http://schemas.openxmlformats.org/officeDocument/2006/relationships/oleObject" Target="embeddings/oleObject56.bin"/><Relationship Id="rId14" Type="http://schemas.openxmlformats.org/officeDocument/2006/relationships/footer" Target="footer6.xml"/><Relationship Id="rId139" Type="http://schemas.openxmlformats.org/officeDocument/2006/relationships/image" Target="media/image62.wmf"/><Relationship Id="rId138" Type="http://schemas.openxmlformats.org/officeDocument/2006/relationships/oleObject" Target="embeddings/oleObject55.bin"/><Relationship Id="rId137" Type="http://schemas.openxmlformats.org/officeDocument/2006/relationships/image" Target="media/image61.wmf"/><Relationship Id="rId136" Type="http://schemas.openxmlformats.org/officeDocument/2006/relationships/oleObject" Target="embeddings/oleObject54.bin"/><Relationship Id="rId135" Type="http://schemas.openxmlformats.org/officeDocument/2006/relationships/image" Target="media/image60.wmf"/><Relationship Id="rId134" Type="http://schemas.openxmlformats.org/officeDocument/2006/relationships/oleObject" Target="embeddings/oleObject53.bin"/><Relationship Id="rId133" Type="http://schemas.openxmlformats.org/officeDocument/2006/relationships/image" Target="media/image59.wmf"/><Relationship Id="rId132" Type="http://schemas.openxmlformats.org/officeDocument/2006/relationships/oleObject" Target="embeddings/oleObject52.bin"/><Relationship Id="rId131" Type="http://schemas.openxmlformats.org/officeDocument/2006/relationships/image" Target="media/image58.wmf"/><Relationship Id="rId130" Type="http://schemas.openxmlformats.org/officeDocument/2006/relationships/oleObject" Target="embeddings/oleObject51.bin"/><Relationship Id="rId13" Type="http://schemas.openxmlformats.org/officeDocument/2006/relationships/footer" Target="footer5.xml"/><Relationship Id="rId129" Type="http://schemas.openxmlformats.org/officeDocument/2006/relationships/image" Target="media/image57.wmf"/><Relationship Id="rId128" Type="http://schemas.openxmlformats.org/officeDocument/2006/relationships/oleObject" Target="embeddings/oleObject50.bin"/><Relationship Id="rId127" Type="http://schemas.openxmlformats.org/officeDocument/2006/relationships/image" Target="media/image56.wmf"/><Relationship Id="rId126" Type="http://schemas.openxmlformats.org/officeDocument/2006/relationships/oleObject" Target="embeddings/oleObject49.bin"/><Relationship Id="rId125" Type="http://schemas.openxmlformats.org/officeDocument/2006/relationships/image" Target="media/image55.wmf"/><Relationship Id="rId124" Type="http://schemas.openxmlformats.org/officeDocument/2006/relationships/oleObject" Target="embeddings/oleObject48.bin"/><Relationship Id="rId123" Type="http://schemas.openxmlformats.org/officeDocument/2006/relationships/image" Target="media/image54.wmf"/><Relationship Id="rId122" Type="http://schemas.openxmlformats.org/officeDocument/2006/relationships/oleObject" Target="embeddings/oleObject47.bin"/><Relationship Id="rId121" Type="http://schemas.openxmlformats.org/officeDocument/2006/relationships/image" Target="media/image53.wmf"/><Relationship Id="rId120" Type="http://schemas.openxmlformats.org/officeDocument/2006/relationships/oleObject" Target="embeddings/oleObject46.bin"/><Relationship Id="rId12" Type="http://schemas.openxmlformats.org/officeDocument/2006/relationships/footer" Target="footer4.xml"/><Relationship Id="rId119" Type="http://schemas.openxmlformats.org/officeDocument/2006/relationships/image" Target="media/image52.wmf"/><Relationship Id="rId118" Type="http://schemas.openxmlformats.org/officeDocument/2006/relationships/oleObject" Target="embeddings/oleObject45.bin"/><Relationship Id="rId117" Type="http://schemas.openxmlformats.org/officeDocument/2006/relationships/image" Target="media/image51.wmf"/><Relationship Id="rId116" Type="http://schemas.openxmlformats.org/officeDocument/2006/relationships/oleObject" Target="embeddings/oleObject44.bin"/><Relationship Id="rId115" Type="http://schemas.openxmlformats.org/officeDocument/2006/relationships/image" Target="media/image50.wmf"/><Relationship Id="rId114" Type="http://schemas.openxmlformats.org/officeDocument/2006/relationships/oleObject" Target="embeddings/oleObject43.bin"/><Relationship Id="rId113" Type="http://schemas.openxmlformats.org/officeDocument/2006/relationships/image" Target="media/image49.png"/><Relationship Id="rId112" Type="http://schemas.openxmlformats.org/officeDocument/2006/relationships/image" Target="media/image48.png"/><Relationship Id="rId111" Type="http://schemas.openxmlformats.org/officeDocument/2006/relationships/image" Target="media/image47.png"/><Relationship Id="rId110" Type="http://schemas.openxmlformats.org/officeDocument/2006/relationships/image" Target="media/image46.wmf"/><Relationship Id="rId11" Type="http://schemas.openxmlformats.org/officeDocument/2006/relationships/footer" Target="footer3.xml"/><Relationship Id="rId109" Type="http://schemas.openxmlformats.org/officeDocument/2006/relationships/oleObject" Target="embeddings/oleObject42.bin"/><Relationship Id="rId108" Type="http://schemas.openxmlformats.org/officeDocument/2006/relationships/image" Target="media/image45.wmf"/><Relationship Id="rId107" Type="http://schemas.openxmlformats.org/officeDocument/2006/relationships/oleObject" Target="embeddings/oleObject41.bin"/><Relationship Id="rId106" Type="http://schemas.openxmlformats.org/officeDocument/2006/relationships/image" Target="media/image44.wmf"/><Relationship Id="rId105" Type="http://schemas.openxmlformats.org/officeDocument/2006/relationships/oleObject" Target="embeddings/oleObject40.bin"/><Relationship Id="rId104" Type="http://schemas.openxmlformats.org/officeDocument/2006/relationships/image" Target="media/image43.wmf"/><Relationship Id="rId103" Type="http://schemas.openxmlformats.org/officeDocument/2006/relationships/oleObject" Target="embeddings/oleObject39.bin"/><Relationship Id="rId102" Type="http://schemas.openxmlformats.org/officeDocument/2006/relationships/image" Target="media/image42.png"/><Relationship Id="rId101" Type="http://schemas.openxmlformats.org/officeDocument/2006/relationships/image" Target="media/image41.png"/><Relationship Id="rId100" Type="http://schemas.openxmlformats.org/officeDocument/2006/relationships/image" Target="media/image40.wmf"/><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0F91051C-2C5C-408D-9F6E-387D8B3C18BF}">
  <ds:schemaRefs/>
</ds:datastoreItem>
</file>

<file path=docProps/app.xml><?xml version="1.0" encoding="utf-8"?>
<Properties xmlns="http://schemas.openxmlformats.org/officeDocument/2006/extended-properties" xmlns:vt="http://schemas.openxmlformats.org/officeDocument/2006/docPropsVTypes">
  <Template>Normal.dotm</Template>
  <Pages>75</Pages>
  <Words>32978</Words>
  <Characters>49529</Characters>
  <Lines>416</Lines>
  <Paragraphs>117</Paragraphs>
  <TotalTime>10266</TotalTime>
  <ScaleCrop>false</ScaleCrop>
  <LinksUpToDate>false</LinksUpToDate>
  <CharactersWithSpaces>52773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2024-05-29T02:29:00Z</dcterms:created>
  <dc:creator>蒲子文</dc:creator>
  <cp:lastModifiedBy>Trisha</cp:lastModifiedBy>
  <cp:lastPrinted>2024-05-29T02:30:00Z</cp:lastPrinted>
  <dcterms:modified xsi:type="dcterms:W3CDTF">2025-10-09T13:30:41Z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BCC9D3AB03C14F87A001B612A1D586D8_13</vt:lpwstr>
  </property>
  <property fmtid="{D5CDD505-2E9C-101B-9397-08002B2CF9AE}" pid="4" name="KSOTemplateDocerSaveRecord">
    <vt:lpwstr>eyJoZGlkIjoiZWY0MzliOTQ4N2NmMzEyNTE3ZTgzYjRjYjE0NzYwNzgiLCJ1c2VySWQiOiIxMDE4NTc1NjY2In0=</vt:lpwstr>
  </property>
</Properties>
</file>